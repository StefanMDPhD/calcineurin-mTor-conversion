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2823C" w14:textId="77777777" w:rsidR="00770B7D" w:rsidRPr="00770B7D" w:rsidRDefault="00770B7D">
      <w:r w:rsidRPr="00770B7D">
        <w:t>Protocol Numbers:</w:t>
      </w:r>
    </w:p>
    <w:p w14:paraId="703AFF47" w14:textId="77777777" w:rsidR="00770B7D" w:rsidRPr="00770B7D" w:rsidRDefault="00065E39">
      <w:r>
        <w:t>M</w:t>
      </w:r>
      <w:r w:rsidR="00770B7D" w:rsidRPr="00770B7D">
        <w:t>e</w:t>
      </w:r>
      <w:r>
        <w:t>d</w:t>
      </w:r>
      <w:r w:rsidR="00770B7D" w:rsidRPr="00770B7D">
        <w:t>icine Branch # MB-XXX</w:t>
      </w:r>
    </w:p>
    <w:p w14:paraId="22602B93" w14:textId="77777777" w:rsidR="00770B7D" w:rsidRDefault="0062623E">
      <w:r>
        <w:t>Clinical Center # 16</w:t>
      </w:r>
      <w:r w:rsidR="00770B7D" w:rsidRPr="00770B7D">
        <w:t>-H-XXXX</w:t>
      </w:r>
    </w:p>
    <w:p w14:paraId="5E7465B7" w14:textId="77777777" w:rsidR="00065E39" w:rsidRPr="00770B7D" w:rsidRDefault="00065E39"/>
    <w:p w14:paraId="326F09FA" w14:textId="77777777" w:rsidR="00770B7D" w:rsidRDefault="00770B7D">
      <w:pPr>
        <w:rPr>
          <w:b/>
        </w:rPr>
      </w:pPr>
    </w:p>
    <w:p w14:paraId="68DE9642" w14:textId="77777777" w:rsidR="00770B7D" w:rsidRDefault="00770B7D">
      <w:pPr>
        <w:rPr>
          <w:b/>
        </w:rPr>
      </w:pPr>
    </w:p>
    <w:p w14:paraId="3E374508" w14:textId="25D3EC2E" w:rsidR="00770B7D" w:rsidRDefault="00770B7D" w:rsidP="00770B7D">
      <w:pPr>
        <w:jc w:val="center"/>
        <w:rPr>
          <w:b/>
        </w:rPr>
      </w:pPr>
      <w:r>
        <w:rPr>
          <w:b/>
        </w:rPr>
        <w:t xml:space="preserve">Calcineurin Inhibitor to mTOR Inhibitor Conversion </w:t>
      </w:r>
      <w:r w:rsidR="00136E46">
        <w:rPr>
          <w:b/>
        </w:rPr>
        <w:t xml:space="preserve">to Improve the Relapse Rate </w:t>
      </w:r>
      <w:r>
        <w:rPr>
          <w:b/>
        </w:rPr>
        <w:t xml:space="preserve">in Immunosuppressive Therapy for </w:t>
      </w:r>
      <w:r w:rsidR="00941A93">
        <w:rPr>
          <w:b/>
        </w:rPr>
        <w:t xml:space="preserve">Acquired </w:t>
      </w:r>
      <w:r w:rsidR="003B5165">
        <w:rPr>
          <w:b/>
        </w:rPr>
        <w:t xml:space="preserve">Severe </w:t>
      </w:r>
      <w:r>
        <w:rPr>
          <w:b/>
        </w:rPr>
        <w:t>Aplastic Anemia</w:t>
      </w:r>
    </w:p>
    <w:p w14:paraId="281FB186" w14:textId="77777777" w:rsidR="00770B7D" w:rsidRDefault="00770B7D">
      <w:pPr>
        <w:rPr>
          <w:b/>
        </w:rPr>
      </w:pPr>
    </w:p>
    <w:p w14:paraId="62EA379F" w14:textId="77777777" w:rsidR="00770B7D" w:rsidRDefault="00770B7D">
      <w:pPr>
        <w:rPr>
          <w:b/>
        </w:rPr>
      </w:pPr>
    </w:p>
    <w:p w14:paraId="089BF6FD" w14:textId="709C0A1D" w:rsidR="00B61A4B" w:rsidRDefault="005E7237">
      <w:r>
        <w:rPr>
          <w:b/>
        </w:rPr>
        <w:t>Protocol Principal Investigator</w:t>
      </w:r>
      <w:r>
        <w:t>:</w:t>
      </w:r>
    </w:p>
    <w:p w14:paraId="625F02A7" w14:textId="7EC0170E" w:rsidR="006B158E" w:rsidRDefault="00897B00">
      <w:r>
        <w:t>Danielle Townsley,</w:t>
      </w:r>
      <w:r w:rsidRPr="00770B7D">
        <w:t xml:space="preserve"> M.D., </w:t>
      </w:r>
      <w:r>
        <w:t xml:space="preserve">HB, </w:t>
      </w:r>
      <w:r w:rsidRPr="00770B7D">
        <w:t>NHLBI</w:t>
      </w:r>
      <w:r>
        <w:tab/>
        <w:t>496-3477</w:t>
      </w:r>
      <w:r>
        <w:tab/>
        <w:t>Bldg 10, CRC 3E-5132</w:t>
      </w:r>
    </w:p>
    <w:p w14:paraId="71F5AA17" w14:textId="77777777" w:rsidR="00770B7D" w:rsidRDefault="00770B7D">
      <w:pPr>
        <w:rPr>
          <w:b/>
        </w:rPr>
      </w:pPr>
    </w:p>
    <w:p w14:paraId="788B23FF" w14:textId="77777777" w:rsidR="005E7237" w:rsidRDefault="00171E7D">
      <w:r>
        <w:rPr>
          <w:b/>
        </w:rPr>
        <w:t>Medically an</w:t>
      </w:r>
      <w:r w:rsidR="005E7237" w:rsidRPr="005E7237">
        <w:rPr>
          <w:b/>
        </w:rPr>
        <w:t>d Scientifically Responsible Investigator</w:t>
      </w:r>
      <w:r w:rsidR="005E7237">
        <w:t>:</w:t>
      </w:r>
    </w:p>
    <w:p w14:paraId="0CF0E05B" w14:textId="77777777" w:rsidR="00E077AB" w:rsidRDefault="00770B7D">
      <w:r w:rsidRPr="00770B7D">
        <w:t>Neal S. Young, M.D.</w:t>
      </w:r>
      <w:r w:rsidR="005E7237">
        <w:t>, Chief, HB, NHLBI</w:t>
      </w:r>
      <w:r w:rsidR="005E7237">
        <w:tab/>
        <w:t>496-5093</w:t>
      </w:r>
      <w:r w:rsidR="005E7237">
        <w:tab/>
        <w:t>Bldg 10, CRC 3E-5142</w:t>
      </w:r>
    </w:p>
    <w:p w14:paraId="0FDBBA22" w14:textId="77777777" w:rsidR="00065E39" w:rsidRPr="00770B7D" w:rsidRDefault="00065E39"/>
    <w:p w14:paraId="7B80713B" w14:textId="77777777" w:rsidR="00E077AB" w:rsidRDefault="00770B7D">
      <w:r w:rsidRPr="00E077AB">
        <w:rPr>
          <w:b/>
        </w:rPr>
        <w:t>Associate Investigator</w:t>
      </w:r>
      <w:r w:rsidR="0023728A" w:rsidRPr="00E077AB">
        <w:rPr>
          <w:b/>
        </w:rPr>
        <w:t>s</w:t>
      </w:r>
      <w:r w:rsidR="00E077AB">
        <w:t>:</w:t>
      </w:r>
    </w:p>
    <w:p w14:paraId="0984DE32" w14:textId="77777777" w:rsidR="005E7237" w:rsidRDefault="005E7237" w:rsidP="00CE4CDE">
      <w:r>
        <w:t>Jan Davidson-Moncada, M.D.</w:t>
      </w:r>
    </w:p>
    <w:p w14:paraId="494CDE15" w14:textId="2D3CE948" w:rsidR="00171E7D" w:rsidRDefault="00171E7D" w:rsidP="00CE4CDE">
      <w:r>
        <w:t>Cy</w:t>
      </w:r>
      <w:r w:rsidR="00B61A4B">
        <w:t>n</w:t>
      </w:r>
      <w:r>
        <w:t>thia E. Dunbar, M.D., HB, NHLBI</w:t>
      </w:r>
      <w:r>
        <w:tab/>
        <w:t>496-1434</w:t>
      </w:r>
      <w:r>
        <w:tab/>
        <w:t>Bldg 10, CRC 4E-5132</w:t>
      </w:r>
    </w:p>
    <w:p w14:paraId="24F0B521" w14:textId="77777777" w:rsidR="005E7237" w:rsidRDefault="005E7237">
      <w:r>
        <w:t>Jennifer Lotter, MSHS, PA-C, HB, NHLBI</w:t>
      </w:r>
      <w:r>
        <w:tab/>
        <w:t>443-3481</w:t>
      </w:r>
      <w:r>
        <w:tab/>
        <w:t>Bldg 10, CRC 4E-3121</w:t>
      </w:r>
    </w:p>
    <w:p w14:paraId="4161833D" w14:textId="77777777" w:rsidR="00E077AB" w:rsidRDefault="00E077AB">
      <w:r>
        <w:t xml:space="preserve">Olga Rios, R.N., </w:t>
      </w:r>
      <w:r w:rsidR="00CE4CDE">
        <w:t>HB, NHLBI</w:t>
      </w:r>
      <w:r w:rsidR="00CE4CDE">
        <w:tab/>
      </w:r>
      <w:r w:rsidR="00CE4CDE">
        <w:tab/>
      </w:r>
      <w:r w:rsidR="00CE4CDE">
        <w:tab/>
        <w:t>496-4462</w:t>
      </w:r>
      <w:r w:rsidR="00CE4CDE">
        <w:tab/>
        <w:t>Bldg 10, CRC 4E-5362</w:t>
      </w:r>
      <w:r w:rsidR="00CE4CDE">
        <w:tab/>
      </w:r>
    </w:p>
    <w:p w14:paraId="54F4833D" w14:textId="77777777" w:rsidR="00770B7D" w:rsidRDefault="00770B7D">
      <w:r w:rsidRPr="00770B7D">
        <w:t xml:space="preserve">Danielle Townsley, M.D., </w:t>
      </w:r>
      <w:r w:rsidR="00CE4CDE">
        <w:t xml:space="preserve">HB, </w:t>
      </w:r>
      <w:r w:rsidRPr="00770B7D">
        <w:t>NHLBI</w:t>
      </w:r>
      <w:r w:rsidR="00586D19">
        <w:tab/>
        <w:t>496-3477</w:t>
      </w:r>
      <w:r w:rsidR="00CE4CDE">
        <w:tab/>
        <w:t>Bldg 10, CRC 3E-5132</w:t>
      </w:r>
    </w:p>
    <w:p w14:paraId="435BB152" w14:textId="77777777" w:rsidR="00CE4CDE" w:rsidRDefault="00CE4CDE">
      <w:r>
        <w:t>Janet Valdez, MPAS, PA-C, HB, NHLBI</w:t>
      </w:r>
      <w:r>
        <w:tab/>
        <w:t>496-0632</w:t>
      </w:r>
      <w:r>
        <w:tab/>
        <w:t>Bldg 10, CRC 3E-5140</w:t>
      </w:r>
    </w:p>
    <w:p w14:paraId="2FAE81CA" w14:textId="77777777" w:rsidR="00497289" w:rsidRDefault="00CE4CDE">
      <w:r>
        <w:t>Barbara Weinstein, R.N., HB</w:t>
      </w:r>
      <w:r w:rsidR="001F2108">
        <w:t>, NHLBI</w:t>
      </w:r>
      <w:r>
        <w:tab/>
        <w:t>594-4180</w:t>
      </w:r>
      <w:r>
        <w:tab/>
        <w:t>Bldg 10, CRC 4E-5362</w:t>
      </w:r>
    </w:p>
    <w:p w14:paraId="54B5E48B" w14:textId="77777777" w:rsidR="001F2108" w:rsidRDefault="001F2108">
      <w:r>
        <w:t>Thomas Winkler, M.D., NHLBI</w:t>
      </w:r>
      <w:r>
        <w:tab/>
      </w:r>
      <w:r>
        <w:tab/>
        <w:t>451-7143</w:t>
      </w:r>
      <w:r>
        <w:tab/>
        <w:t>Bldg 10, CRC 4E-5130</w:t>
      </w:r>
    </w:p>
    <w:p w14:paraId="610D913F" w14:textId="77777777" w:rsidR="00941A93" w:rsidRDefault="00941A93"/>
    <w:p w14:paraId="6089F52D" w14:textId="77777777" w:rsidR="005E7237" w:rsidRDefault="005E7237">
      <w:r w:rsidRPr="005E7237">
        <w:rPr>
          <w:b/>
        </w:rPr>
        <w:t>Associate Investigators</w:t>
      </w:r>
      <w:r>
        <w:t>:</w:t>
      </w:r>
    </w:p>
    <w:p w14:paraId="278FB0A4" w14:textId="77777777" w:rsidR="005E7237" w:rsidRPr="00770B7D" w:rsidRDefault="005E7237" w:rsidP="005E7237">
      <w:r>
        <w:t>Xingmin Feng, Ph.D.</w:t>
      </w:r>
    </w:p>
    <w:p w14:paraId="4E784FA1" w14:textId="77777777" w:rsidR="005E7237" w:rsidRDefault="005E7237">
      <w:r>
        <w:t>Colin Wu, Ph.D., OBR, NHLBI</w:t>
      </w:r>
      <w:r>
        <w:tab/>
      </w:r>
      <w:r>
        <w:tab/>
        <w:t>435-0440</w:t>
      </w:r>
      <w:r>
        <w:tab/>
        <w:t>RKL2, Room 8218</w:t>
      </w:r>
    </w:p>
    <w:p w14:paraId="7893BB56" w14:textId="77777777" w:rsidR="00941A93" w:rsidRDefault="00941A93"/>
    <w:p w14:paraId="5686C901" w14:textId="77777777" w:rsidR="005E7237" w:rsidRDefault="005E7237">
      <w:r w:rsidRPr="00171E7D">
        <w:rPr>
          <w:b/>
        </w:rPr>
        <w:t>Collaborator(s)</w:t>
      </w:r>
      <w:r>
        <w:t>:</w:t>
      </w:r>
    </w:p>
    <w:p w14:paraId="0BDA0176" w14:textId="77777777" w:rsidR="005E7237" w:rsidRDefault="005E7237">
      <w:r>
        <w:t>Philip Scheinberg, M.D., HB, NHLBI</w:t>
      </w:r>
      <w:r>
        <w:tab/>
        <w:t>55-11-3758-0765 / 55-11-3758-0853</w:t>
      </w:r>
    </w:p>
    <w:p w14:paraId="4576B407" w14:textId="77777777" w:rsidR="005E7237" w:rsidRDefault="005E7237">
      <w:r>
        <w:t>Rua Conto Popular 101, Sao Paulo, SP, Brazil</w:t>
      </w:r>
      <w:r w:rsidR="00171E7D">
        <w:t xml:space="preserve"> – 05692-080</w:t>
      </w:r>
    </w:p>
    <w:p w14:paraId="75E5582A" w14:textId="77777777" w:rsidR="00171E7D" w:rsidRDefault="00171E7D"/>
    <w:p w14:paraId="7A744B79" w14:textId="77777777" w:rsidR="00171E7D" w:rsidRDefault="00171E7D">
      <w:r w:rsidRPr="00171E7D">
        <w:rPr>
          <w:b/>
          <w:u w:val="single"/>
        </w:rPr>
        <w:t>Subjects of Study</w:t>
      </w:r>
      <w:r>
        <w:t>:</w:t>
      </w:r>
      <w:r>
        <w:tab/>
      </w:r>
      <w:r w:rsidRPr="00171E7D">
        <w:rPr>
          <w:b/>
          <w:u w:val="single"/>
        </w:rPr>
        <w:t>Number</w:t>
      </w:r>
      <w:r>
        <w:t>:</w:t>
      </w:r>
      <w:r>
        <w:tab/>
      </w:r>
      <w:r w:rsidRPr="00171E7D">
        <w:rPr>
          <w:b/>
          <w:u w:val="single"/>
        </w:rPr>
        <w:t>Sex</w:t>
      </w:r>
      <w:r>
        <w:t>:</w:t>
      </w:r>
      <w:r>
        <w:tab/>
      </w:r>
      <w:r>
        <w:tab/>
      </w:r>
      <w:r w:rsidRPr="00171E7D">
        <w:rPr>
          <w:b/>
          <w:u w:val="single"/>
        </w:rPr>
        <w:t>Age-Range</w:t>
      </w:r>
      <w:r>
        <w:t>:</w:t>
      </w:r>
    </w:p>
    <w:p w14:paraId="5A8069DA" w14:textId="77777777" w:rsidR="00171E7D" w:rsidRDefault="00171E7D">
      <w:r>
        <w:tab/>
        <w:t>Cohort 1</w:t>
      </w:r>
      <w:r>
        <w:tab/>
      </w:r>
      <w:r>
        <w:tab/>
        <w:t>98</w:t>
      </w:r>
      <w:r>
        <w:tab/>
        <w:t>Either</w:t>
      </w:r>
      <w:r>
        <w:tab/>
      </w:r>
      <w:r>
        <w:tab/>
      </w:r>
      <w:r>
        <w:sym w:font="Symbol" w:char="F0B3"/>
      </w:r>
      <w:r>
        <w:t xml:space="preserve"> 2 years and weight &gt; 12 kg</w:t>
      </w:r>
    </w:p>
    <w:p w14:paraId="0B69A4A5" w14:textId="77777777" w:rsidR="00171E7D" w:rsidRDefault="00171E7D">
      <w:r>
        <w:tab/>
        <w:t>Cohort 2</w:t>
      </w:r>
      <w:r>
        <w:tab/>
      </w:r>
      <w:r>
        <w:tab/>
        <w:t>49</w:t>
      </w:r>
      <w:r>
        <w:tab/>
        <w:t>Either</w:t>
      </w:r>
      <w:r>
        <w:tab/>
      </w:r>
      <w:r>
        <w:tab/>
      </w:r>
      <w:r>
        <w:sym w:font="Symbol" w:char="F0B3"/>
      </w:r>
      <w:r>
        <w:t xml:space="preserve"> 2 years and weight &gt; 12 kg</w:t>
      </w:r>
    </w:p>
    <w:p w14:paraId="6EDDF640" w14:textId="77777777" w:rsidR="00171E7D" w:rsidRDefault="00171E7D">
      <w:r>
        <w:tab/>
        <w:t>Extended cohort</w:t>
      </w:r>
      <w:r w:rsidR="001F2108">
        <w:tab/>
        <w:t>40</w:t>
      </w:r>
      <w:r w:rsidR="001F2108">
        <w:tab/>
        <w:t>Either</w:t>
      </w:r>
      <w:r w:rsidR="001F2108">
        <w:tab/>
      </w:r>
      <w:r w:rsidR="001F2108">
        <w:tab/>
      </w:r>
      <w:r w:rsidR="001F2108">
        <w:sym w:font="Symbol" w:char="F0B3"/>
      </w:r>
      <w:r w:rsidR="001F2108">
        <w:t xml:space="preserve"> 2 years and weight &gt; 12 kg</w:t>
      </w:r>
    </w:p>
    <w:p w14:paraId="543CEAD0" w14:textId="77777777" w:rsidR="00065E39" w:rsidRPr="00770B7D" w:rsidRDefault="0023728A">
      <w:r>
        <w:tab/>
      </w:r>
      <w:r>
        <w:tab/>
      </w:r>
      <w:r>
        <w:tab/>
      </w:r>
    </w:p>
    <w:p w14:paraId="40090741" w14:textId="77777777" w:rsidR="00770B7D" w:rsidRDefault="00171E7D">
      <w:r>
        <w:t>Project Involves Ionizing Radiation?</w:t>
      </w:r>
      <w:r>
        <w:tab/>
      </w:r>
      <w:r>
        <w:tab/>
        <w:t>No</w:t>
      </w:r>
    </w:p>
    <w:p w14:paraId="35680C59" w14:textId="77777777" w:rsidR="00171E7D" w:rsidRDefault="00171E7D">
      <w:r>
        <w:t>Off-Site Project?</w:t>
      </w:r>
      <w:r>
        <w:tab/>
      </w:r>
      <w:r>
        <w:tab/>
      </w:r>
      <w:r>
        <w:tab/>
      </w:r>
      <w:r>
        <w:tab/>
      </w:r>
      <w:r>
        <w:tab/>
        <w:t>No</w:t>
      </w:r>
    </w:p>
    <w:p w14:paraId="73AE93F6" w14:textId="77777777" w:rsidR="00171E7D" w:rsidRDefault="00171E7D">
      <w:r>
        <w:t>Multi-center trial?</w:t>
      </w:r>
      <w:r>
        <w:tab/>
      </w:r>
      <w:r>
        <w:tab/>
      </w:r>
      <w:r>
        <w:tab/>
      </w:r>
      <w:r>
        <w:tab/>
      </w:r>
      <w:r>
        <w:tab/>
        <w:t>No</w:t>
      </w:r>
    </w:p>
    <w:p w14:paraId="0B6F3836" w14:textId="77777777" w:rsidR="00171E7D" w:rsidRPr="00770B7D" w:rsidRDefault="00171E7D">
      <w:r>
        <w:t>D</w:t>
      </w:r>
      <w:r w:rsidR="001F2108">
        <w:t>SMB Involvement?</w:t>
      </w:r>
      <w:r w:rsidR="001F2108">
        <w:tab/>
      </w:r>
      <w:r w:rsidR="001F2108">
        <w:tab/>
      </w:r>
      <w:r w:rsidR="001F2108">
        <w:tab/>
      </w:r>
      <w:r w:rsidR="001F2108">
        <w:tab/>
      </w:r>
      <w:r w:rsidR="001F2108">
        <w:tab/>
        <w:t>Yes</w:t>
      </w:r>
    </w:p>
    <w:p w14:paraId="44CC1C33" w14:textId="77777777" w:rsidR="00770B7D" w:rsidRDefault="00770B7D">
      <w:pPr>
        <w:rPr>
          <w:b/>
        </w:rPr>
      </w:pPr>
      <w:r>
        <w:rPr>
          <w:b/>
        </w:rPr>
        <w:br w:type="page"/>
      </w:r>
    </w:p>
    <w:p w14:paraId="6562AD49" w14:textId="77777777" w:rsidR="00770B7D" w:rsidRPr="00770B7D" w:rsidRDefault="00770B7D">
      <w:r w:rsidRPr="00770B7D">
        <w:lastRenderedPageBreak/>
        <w:t>PRECIS</w:t>
      </w:r>
    </w:p>
    <w:p w14:paraId="159EC4C8" w14:textId="77777777" w:rsidR="00770B7D" w:rsidRPr="00770B7D" w:rsidRDefault="00770B7D"/>
    <w:p w14:paraId="06EFD86B" w14:textId="77777777" w:rsidR="00770B7D" w:rsidRDefault="00770B7D">
      <w:r w:rsidRPr="00770B7D">
        <w:rPr>
          <w:b/>
        </w:rPr>
        <w:t>Background</w:t>
      </w:r>
      <w:r w:rsidRPr="00770B7D">
        <w:t>:</w:t>
      </w:r>
    </w:p>
    <w:p w14:paraId="3A4E3758" w14:textId="40AE2F81" w:rsidR="00952540" w:rsidRDefault="008B7D99" w:rsidP="00CB0EE4">
      <w:pPr>
        <w:pStyle w:val="ListParagraph"/>
        <w:numPr>
          <w:ilvl w:val="0"/>
          <w:numId w:val="9"/>
        </w:numPr>
      </w:pPr>
      <w:r>
        <w:t>M</w:t>
      </w:r>
      <w:r w:rsidR="00AB3C21">
        <w:t xml:space="preserve">ost acquired aplastic anemia </w:t>
      </w:r>
      <w:r>
        <w:t>ensues from</w:t>
      </w:r>
      <w:r w:rsidR="00AB3C21">
        <w:t xml:space="preserve"> i</w:t>
      </w:r>
      <w:r w:rsidR="00952540">
        <w:t xml:space="preserve">mmune-mediated destruction of </w:t>
      </w:r>
      <w:r w:rsidR="004342AE">
        <w:t>hematopoietic</w:t>
      </w:r>
      <w:r w:rsidR="00952540">
        <w:t xml:space="preserve"> stem</w:t>
      </w:r>
      <w:r w:rsidR="00065E39">
        <w:t xml:space="preserve"> and progenitor</w:t>
      </w:r>
      <w:r w:rsidR="00952540">
        <w:t xml:space="preserve"> cells</w:t>
      </w:r>
      <w:r w:rsidR="009536C7">
        <w:fldChar w:fldCharType="begin"/>
      </w:r>
      <w:r w:rsidR="009536C7">
        <w:instrText xml:space="preserve"> ADDIN EN.CITE &lt;EndNote&gt;&lt;Cite&gt;&lt;Author&gt;Young&lt;/Author&gt;&lt;Year&gt;2013&lt;/Year&gt;&lt;RecNum&gt;16452&lt;/RecNum&gt;&lt;DisplayText&gt;(Young, 2013)&lt;/DisplayText&gt;&lt;record&gt;&lt;rec-number&gt;16452&lt;/rec-number&gt;&lt;foreign-keys&gt;&lt;key app="EN" db-id="0rfwvwe0ovwasbe9xv15aas4sd50srtwewvt" timestamp="1443894160"&gt;16452&lt;/key&gt;&lt;/foreign-keys&gt;&lt;ref-type name="Journal Article"&gt;17&lt;/ref-type&gt;&lt;contributors&gt;&lt;authors&gt;&lt;author&gt;Young, N. S.&lt;/author&gt;&lt;/authors&gt;&lt;/contributors&gt;&lt;auth-address&gt;1Hematology Branch, National Heart, Lung, and Blood Institute, National Institutes of Health, Bethesda, MD.&lt;/auth-address&gt;&lt;titles&gt;&lt;title&gt;Current concepts in the pathophysiology and treatment of aplastic anemia&lt;/title&gt;&lt;secondary-title&gt;Hematology Am Soc Hematol Educ Program&lt;/secondary-title&gt;&lt;/titles&gt;&lt;periodical&gt;&lt;full-title&gt;Hematology Am Soc Hematol Educ Program&lt;/full-title&gt;&lt;abbr-1&gt;Hematology / the Education Program of the American Society of Hematology. American Society of Hematology. Education Program&lt;/abbr-1&gt;&lt;/periodical&gt;&lt;pages&gt;76-81&lt;/pages&gt;&lt;volume&gt;2013&lt;/volume&gt;&lt;keywords&gt;&lt;keyword&gt;Anemia, Aplastic/*immunology/mortality/pathology/physiopathology/*therapy&lt;/keyword&gt;&lt;keyword&gt;Disease-Free Survival&lt;/keyword&gt;&lt;keyword&gt;Female&lt;/keyword&gt;&lt;keyword&gt;Hematopoietic Stem Cells/*immunology/pathology&lt;/keyword&gt;&lt;keyword&gt;Humans&lt;/keyword&gt;&lt;keyword&gt;Immunosuppression/*methods&lt;/keyword&gt;&lt;keyword&gt;Male&lt;/keyword&gt;&lt;keyword&gt;*Stem Cell Transplantation&lt;/keyword&gt;&lt;/keywords&gt;&lt;dates&gt;&lt;year&gt;2013&lt;/year&gt;&lt;/dates&gt;&lt;isbn&gt;1520-4383 (Electronic)&amp;#xD;1520-4383 (Linking)&lt;/isbn&gt;&lt;accession-num&gt;24319166&lt;/accession-num&gt;&lt;urls&gt;&lt;related-urls&gt;&lt;url&gt;http://www.ncbi.nlm.nih.gov/pubmed/24319166&lt;/url&gt;&lt;url&gt;http://asheducationbook.hematologylibrary.org/content/2013/1/76.full.pdf&lt;/url&gt;&lt;/related-urls&gt;&lt;/urls&gt;&lt;electronic-resource-num&gt;10.1182/asheducation-2013.1.76&lt;/electronic-resource-num&gt;&lt;/record&gt;&lt;/Cite&gt;&lt;/EndNote&gt;</w:instrText>
      </w:r>
      <w:r w:rsidR="009536C7">
        <w:fldChar w:fldCharType="separate"/>
      </w:r>
      <w:r w:rsidR="009536C7">
        <w:rPr>
          <w:noProof/>
        </w:rPr>
        <w:t>(</w:t>
      </w:r>
      <w:hyperlink w:anchor="_ENREF_76" w:tooltip="Young, 2013 #16452" w:history="1">
        <w:r w:rsidR="00D84C0C">
          <w:rPr>
            <w:noProof/>
          </w:rPr>
          <w:t>Young, 2013</w:t>
        </w:r>
      </w:hyperlink>
      <w:r w:rsidR="009536C7">
        <w:rPr>
          <w:noProof/>
        </w:rPr>
        <w:t>)</w:t>
      </w:r>
      <w:r w:rsidR="009536C7">
        <w:fldChar w:fldCharType="end"/>
      </w:r>
      <w:r w:rsidR="00952540">
        <w:t>.</w:t>
      </w:r>
    </w:p>
    <w:p w14:paraId="65AE06D4" w14:textId="0F798FB9" w:rsidR="00952540" w:rsidRPr="00770B7D" w:rsidRDefault="00AB3C21" w:rsidP="00CB0EE4">
      <w:pPr>
        <w:pStyle w:val="ListParagraph"/>
        <w:numPr>
          <w:ilvl w:val="0"/>
          <w:numId w:val="9"/>
        </w:numPr>
      </w:pPr>
      <w:r>
        <w:t>I</w:t>
      </w:r>
      <w:r w:rsidR="00952540">
        <w:t xml:space="preserve">mmunosuppression </w:t>
      </w:r>
      <w:r w:rsidR="00E67204">
        <w:t>is definitive</w:t>
      </w:r>
      <w:r w:rsidR="00952540">
        <w:t xml:space="preserve"> </w:t>
      </w:r>
      <w:r w:rsidR="00E67204">
        <w:t xml:space="preserve">treatment </w:t>
      </w:r>
      <w:r w:rsidR="00952540">
        <w:t xml:space="preserve">of </w:t>
      </w:r>
      <w:r>
        <w:t xml:space="preserve">patients </w:t>
      </w:r>
      <w:r w:rsidR="00941A93">
        <w:t xml:space="preserve">with acquired aplastic </w:t>
      </w:r>
      <w:r w:rsidR="004342AE">
        <w:t>anemia</w:t>
      </w:r>
      <w:r w:rsidR="00941A93">
        <w:t xml:space="preserve"> </w:t>
      </w:r>
      <w:r>
        <w:t xml:space="preserve">who are </w:t>
      </w:r>
      <w:r w:rsidR="00560DF5">
        <w:t xml:space="preserve">not </w:t>
      </w:r>
      <w:r w:rsidR="00941A93">
        <w:t>candidates</w:t>
      </w:r>
      <w:r>
        <w:t xml:space="preserve"> for </w:t>
      </w:r>
      <w:r w:rsidR="00560DF5">
        <w:t xml:space="preserve">immediate </w:t>
      </w:r>
      <w:r w:rsidR="004342AE">
        <w:t>hematopoietic</w:t>
      </w:r>
      <w:r>
        <w:t xml:space="preserve"> stem cell </w:t>
      </w:r>
      <w:r w:rsidR="0078091E">
        <w:t>transplantation</w:t>
      </w:r>
      <w:r>
        <w:t>.</w:t>
      </w:r>
    </w:p>
    <w:p w14:paraId="6048E761" w14:textId="77777777" w:rsidR="000C54D1" w:rsidRDefault="00042890" w:rsidP="00042890">
      <w:pPr>
        <w:pStyle w:val="ListParagraph"/>
        <w:numPr>
          <w:ilvl w:val="0"/>
          <w:numId w:val="9"/>
        </w:numPr>
      </w:pPr>
      <w:r w:rsidRPr="00042890">
        <w:t xml:space="preserve">Horse ATG combined with </w:t>
      </w:r>
      <w:r w:rsidR="000C54D1">
        <w:t>calcineurin inhibition</w:t>
      </w:r>
      <w:r w:rsidRPr="00042890">
        <w:t xml:space="preserve"> </w:t>
      </w:r>
      <w:r w:rsidR="002520D4">
        <w:t>(CNI</w:t>
      </w:r>
      <w:r w:rsidR="00B61A4B">
        <w:t>, usually</w:t>
      </w:r>
      <w:r w:rsidR="002520D4">
        <w:t xml:space="preserve"> </w:t>
      </w:r>
      <w:r w:rsidR="00560DF5">
        <w:t>as cyclosporine</w:t>
      </w:r>
      <w:r w:rsidR="00B61A4B">
        <w:t xml:space="preserve"> (CsA)</w:t>
      </w:r>
      <w:r w:rsidR="001618EC">
        <w:t>)</w:t>
      </w:r>
      <w:r w:rsidR="00B61A4B">
        <w:t>,</w:t>
      </w:r>
      <w:r w:rsidR="00560DF5">
        <w:t xml:space="preserve"> </w:t>
      </w:r>
      <w:r w:rsidRPr="00042890">
        <w:t>remains standard as first-line immunosuppressive therapy</w:t>
      </w:r>
      <w:r w:rsidR="000C54D1">
        <w:t>.</w:t>
      </w:r>
    </w:p>
    <w:p w14:paraId="67E15172" w14:textId="77777777" w:rsidR="000C54D1" w:rsidRDefault="00042890" w:rsidP="00042890">
      <w:pPr>
        <w:pStyle w:val="ListParagraph"/>
        <w:numPr>
          <w:ilvl w:val="0"/>
          <w:numId w:val="9"/>
        </w:numPr>
      </w:pPr>
      <w:r w:rsidRPr="00042890">
        <w:t xml:space="preserve">Hematologic responses to transfusion independence </w:t>
      </w:r>
      <w:r w:rsidR="000C54D1">
        <w:t xml:space="preserve">occur in about two thirds of patients with standard immunosuppressive therapy (IST) and </w:t>
      </w:r>
      <w:r w:rsidR="00560DF5">
        <w:t>in &gt; 90</w:t>
      </w:r>
      <w:r w:rsidR="004919FD">
        <w:t>%</w:t>
      </w:r>
      <w:r w:rsidR="000C54D1">
        <w:t xml:space="preserve"> </w:t>
      </w:r>
      <w:r w:rsidR="00560DF5">
        <w:t>of</w:t>
      </w:r>
      <w:r w:rsidR="000C54D1">
        <w:t xml:space="preserve"> patients </w:t>
      </w:r>
      <w:r w:rsidR="004919FD">
        <w:t xml:space="preserve">treated </w:t>
      </w:r>
      <w:r w:rsidR="000C54D1">
        <w:t>with IST in combination with stem cell stimulation</w:t>
      </w:r>
      <w:r w:rsidR="00560DF5">
        <w:t xml:space="preserve"> as eltrombopag</w:t>
      </w:r>
      <w:r w:rsidR="000C54D1">
        <w:t>.</w:t>
      </w:r>
    </w:p>
    <w:p w14:paraId="49FE811E" w14:textId="77777777" w:rsidR="00AB3C21" w:rsidRDefault="000C54D1" w:rsidP="00CB0EE4">
      <w:pPr>
        <w:pStyle w:val="ListParagraph"/>
        <w:numPr>
          <w:ilvl w:val="0"/>
          <w:numId w:val="9"/>
        </w:numPr>
      </w:pPr>
      <w:r>
        <w:t>About</w:t>
      </w:r>
      <w:r w:rsidR="005259FE">
        <w:t xml:space="preserve"> 30</w:t>
      </w:r>
      <w:r w:rsidR="00002AD7">
        <w:t xml:space="preserve">% </w:t>
      </w:r>
      <w:r>
        <w:t xml:space="preserve">to 40% </w:t>
      </w:r>
      <w:r w:rsidR="00002AD7">
        <w:t xml:space="preserve">of patients relapse after </w:t>
      </w:r>
      <w:r>
        <w:t>discontinuation</w:t>
      </w:r>
      <w:r w:rsidR="00002AD7">
        <w:t xml:space="preserve"> of CNI</w:t>
      </w:r>
      <w:r w:rsidR="00AB3C21">
        <w:t>.</w:t>
      </w:r>
      <w:r w:rsidR="00560DF5">
        <w:t xml:space="preserve">  Many </w:t>
      </w:r>
      <w:r w:rsidR="0078091E">
        <w:t>achieve disease control after</w:t>
      </w:r>
      <w:r w:rsidR="00560DF5">
        <w:t xml:space="preserve"> the reinitiation of CNI, but </w:t>
      </w:r>
      <w:r w:rsidR="00136E46">
        <w:t>re</w:t>
      </w:r>
      <w:r w:rsidR="0078091E">
        <w:t>m</w:t>
      </w:r>
      <w:r w:rsidR="00136E46">
        <w:t>a</w:t>
      </w:r>
      <w:r w:rsidR="0078091E">
        <w:t>in CNI dependent</w:t>
      </w:r>
      <w:r w:rsidR="00560DF5">
        <w:t xml:space="preserve"> indefinitely</w:t>
      </w:r>
      <w:r w:rsidR="0078091E">
        <w:t>.</w:t>
      </w:r>
    </w:p>
    <w:p w14:paraId="43AC3BA8" w14:textId="77777777" w:rsidR="00AB3C21" w:rsidRDefault="00560DF5" w:rsidP="00CB0EE4">
      <w:pPr>
        <w:pStyle w:val="ListParagraph"/>
        <w:numPr>
          <w:ilvl w:val="0"/>
          <w:numId w:val="9"/>
        </w:numPr>
      </w:pPr>
      <w:r>
        <w:t>E</w:t>
      </w:r>
      <w:r w:rsidR="00AB3C21">
        <w:t xml:space="preserve">vidence </w:t>
      </w:r>
      <w:r w:rsidR="00A65A27">
        <w:t>from</w:t>
      </w:r>
      <w:r w:rsidR="00AB3C21">
        <w:t xml:space="preserve"> mouse models of bone marrow failure </w:t>
      </w:r>
      <w:r>
        <w:t xml:space="preserve">indicates </w:t>
      </w:r>
      <w:r w:rsidR="00E67204">
        <w:t>that conversion from a CNI to an</w:t>
      </w:r>
      <w:r w:rsidR="00AB3C21">
        <w:t xml:space="preserve"> mTOR inhibitor </w:t>
      </w:r>
      <w:r w:rsidR="002520D4">
        <w:t xml:space="preserve">(mTORi) </w:t>
      </w:r>
      <w:r w:rsidR="00AB3C21">
        <w:t>results in immune tolerance</w:t>
      </w:r>
      <w:r w:rsidR="007B4313">
        <w:t>,</w:t>
      </w:r>
      <w:r w:rsidR="00AB3C21">
        <w:t xml:space="preserve"> which </w:t>
      </w:r>
      <w:r w:rsidR="007B4313">
        <w:t>can endure</w:t>
      </w:r>
      <w:r w:rsidR="00AB3C21">
        <w:t xml:space="preserve"> </w:t>
      </w:r>
      <w:r w:rsidR="00D244D8">
        <w:t>the eventual</w:t>
      </w:r>
      <w:r w:rsidR="00AB3C21">
        <w:t xml:space="preserve"> withdrawal of the mTOR inhibitor.</w:t>
      </w:r>
    </w:p>
    <w:p w14:paraId="41797B1E" w14:textId="77777777" w:rsidR="007B4313" w:rsidRDefault="007B4313" w:rsidP="00CB0EE4">
      <w:pPr>
        <w:pStyle w:val="ListParagraph"/>
        <w:numPr>
          <w:ilvl w:val="0"/>
          <w:numId w:val="9"/>
        </w:numPr>
      </w:pPr>
      <w:r>
        <w:t xml:space="preserve">We hypothesize that </w:t>
      </w:r>
      <w:r w:rsidR="00A65A27">
        <w:t xml:space="preserve">CNI to </w:t>
      </w:r>
      <w:r>
        <w:t>mTOR</w:t>
      </w:r>
      <w:r w:rsidR="002520D4">
        <w:t>i</w:t>
      </w:r>
      <w:r>
        <w:t xml:space="preserve"> conversion will significantly decrease the relapse rate after immunosuppressive therapy for acquired aplastic </w:t>
      </w:r>
      <w:r w:rsidR="004342AE">
        <w:t>anemia</w:t>
      </w:r>
      <w:r>
        <w:t>.</w:t>
      </w:r>
    </w:p>
    <w:p w14:paraId="6C74F4A1" w14:textId="77777777" w:rsidR="007B4313" w:rsidRPr="00C63263" w:rsidRDefault="007B4313" w:rsidP="00CB0EE4">
      <w:pPr>
        <w:pStyle w:val="ListParagraph"/>
        <w:numPr>
          <w:ilvl w:val="0"/>
          <w:numId w:val="9"/>
        </w:numPr>
      </w:pPr>
      <w:r>
        <w:t xml:space="preserve">Possible </w:t>
      </w:r>
      <w:r w:rsidR="004342AE">
        <w:t xml:space="preserve">toxicities </w:t>
      </w:r>
      <w:r w:rsidR="002520D4">
        <w:t xml:space="preserve">of mTORi </w:t>
      </w:r>
      <w:r w:rsidR="004342AE">
        <w:t xml:space="preserve">include </w:t>
      </w:r>
      <w:r w:rsidR="003B556E">
        <w:t xml:space="preserve">anemia, </w:t>
      </w:r>
      <w:r w:rsidR="004342AE">
        <w:t>metabolic changes (hyperlipidemia, hypertriglyceridemia), gastrointestinal symptoms (nausea, diarrhea), musculoskeletal symptoms (arthralgia, myalgia)</w:t>
      </w:r>
      <w:r w:rsidR="00F40D94">
        <w:t>, neurologic (headache) and cancer.</w:t>
      </w:r>
    </w:p>
    <w:p w14:paraId="5DD9B04F" w14:textId="77777777" w:rsidR="00002AD7" w:rsidRDefault="00002AD7">
      <w:pPr>
        <w:rPr>
          <w:b/>
        </w:rPr>
      </w:pPr>
    </w:p>
    <w:p w14:paraId="034DAF3A" w14:textId="77777777" w:rsidR="00770B7D" w:rsidRDefault="00770B7D">
      <w:r w:rsidRPr="00770B7D">
        <w:rPr>
          <w:b/>
        </w:rPr>
        <w:t>Objectives</w:t>
      </w:r>
      <w:r w:rsidRPr="00770B7D">
        <w:t>:</w:t>
      </w:r>
    </w:p>
    <w:p w14:paraId="56480675" w14:textId="77777777" w:rsidR="00AD75CC" w:rsidRDefault="00AD75CC">
      <w:r w:rsidRPr="00CB0EE4">
        <w:rPr>
          <w:b/>
        </w:rPr>
        <w:t>Primary</w:t>
      </w:r>
      <w:r>
        <w:t>:</w:t>
      </w:r>
    </w:p>
    <w:p w14:paraId="242C8DCD" w14:textId="2A415D49" w:rsidR="007B4313" w:rsidRDefault="007B4313" w:rsidP="00CB0EE4">
      <w:pPr>
        <w:pStyle w:val="ListParagraph"/>
        <w:numPr>
          <w:ilvl w:val="0"/>
          <w:numId w:val="10"/>
        </w:numPr>
      </w:pPr>
      <w:r>
        <w:t xml:space="preserve">Determine the rate of relapse </w:t>
      </w:r>
      <w:r w:rsidR="00897B00">
        <w:t xml:space="preserve">at 24 months </w:t>
      </w:r>
      <w:r w:rsidR="004D3AFA">
        <w:t xml:space="preserve">after CNI discontinuation is improved by </w:t>
      </w:r>
      <w:r w:rsidR="006E3BE2">
        <w:t>mTOR</w:t>
      </w:r>
      <w:r w:rsidR="002520D4">
        <w:t>i</w:t>
      </w:r>
      <w:r w:rsidR="006E3BE2">
        <w:t xml:space="preserve"> conversion in </w:t>
      </w:r>
      <w:r w:rsidR="00795E94">
        <w:t xml:space="preserve">acquired </w:t>
      </w:r>
      <w:r w:rsidR="006E3BE2">
        <w:t xml:space="preserve">severe aplastic </w:t>
      </w:r>
      <w:r w:rsidR="004342AE">
        <w:t>anemia</w:t>
      </w:r>
      <w:r w:rsidR="006E3BE2">
        <w:t xml:space="preserve"> patients treated with CNI.</w:t>
      </w:r>
    </w:p>
    <w:p w14:paraId="5C48AD0A" w14:textId="77777777" w:rsidR="00560DF5" w:rsidRDefault="00560DF5" w:rsidP="00CB0EE4">
      <w:pPr>
        <w:pStyle w:val="ListParagraph"/>
        <w:numPr>
          <w:ilvl w:val="0"/>
          <w:numId w:val="10"/>
        </w:numPr>
      </w:pPr>
      <w:r>
        <w:t>Determine toxicities, especially negative hematological effects, in patients with bone marrow failure.</w:t>
      </w:r>
    </w:p>
    <w:p w14:paraId="6B2341FB" w14:textId="77777777" w:rsidR="00AD75CC" w:rsidRDefault="00AD75CC"/>
    <w:p w14:paraId="42A722DC" w14:textId="77777777" w:rsidR="00AD75CC" w:rsidRDefault="00AD75CC">
      <w:r w:rsidRPr="00CB0EE4">
        <w:rPr>
          <w:b/>
        </w:rPr>
        <w:t>Secondary</w:t>
      </w:r>
      <w:r>
        <w:t>:</w:t>
      </w:r>
    </w:p>
    <w:p w14:paraId="20F12252" w14:textId="77777777" w:rsidR="00AD75CC" w:rsidRDefault="00AD75CC" w:rsidP="00CB0EE4">
      <w:pPr>
        <w:pStyle w:val="ListParagraph"/>
        <w:numPr>
          <w:ilvl w:val="0"/>
          <w:numId w:val="10"/>
        </w:numPr>
      </w:pPr>
      <w:r>
        <w:t xml:space="preserve">Determine whether there is a decrease in the rate at which patients evolve to a clonal </w:t>
      </w:r>
      <w:r w:rsidR="004342AE">
        <w:t>hematological</w:t>
      </w:r>
      <w:r>
        <w:t xml:space="preserve"> disease</w:t>
      </w:r>
      <w:r w:rsidR="00B61A4B">
        <w:t>, in particular myelodysplastic syndrome (MDS) and acute myeloid leukemia (AML)</w:t>
      </w:r>
      <w:r w:rsidR="00A71957">
        <w:t>.</w:t>
      </w:r>
    </w:p>
    <w:p w14:paraId="5DBE79CE" w14:textId="77777777" w:rsidR="00560DF5" w:rsidDel="001B6AC9" w:rsidRDefault="00560DF5" w:rsidP="00560DF5">
      <w:pPr>
        <w:rPr>
          <w:del w:id="0" w:author="Cordes, Stefan (NIH/NHLBI) [E]" w:date="2016-02-25T18:42:00Z"/>
        </w:rPr>
      </w:pPr>
    </w:p>
    <w:p w14:paraId="6F53C1C1" w14:textId="419760C1" w:rsidR="00770B7D" w:rsidDel="001B6AC9" w:rsidRDefault="00CC2B22">
      <w:pPr>
        <w:rPr>
          <w:del w:id="1" w:author="Cordes, Stefan (NIH/NHLBI) [E]" w:date="2016-02-25T18:42:00Z"/>
        </w:rPr>
      </w:pPr>
      <w:del w:id="2" w:author="Cordes, Stefan (NIH/NHLBI) [E]" w:date="2016-02-25T18:42:00Z">
        <w:r w:rsidRPr="00CC2B22" w:rsidDel="001B6AC9">
          <w:rPr>
            <w:b/>
          </w:rPr>
          <w:delText>Planned future cohort objectives</w:delText>
        </w:r>
        <w:r w:rsidDel="001B6AC9">
          <w:delText>:</w:delText>
        </w:r>
      </w:del>
    </w:p>
    <w:p w14:paraId="7B3CF4DB" w14:textId="56506E66" w:rsidR="00CC2B22" w:rsidDel="001B6AC9" w:rsidRDefault="00CC2B22" w:rsidP="00BE6098">
      <w:pPr>
        <w:pStyle w:val="ListParagraph"/>
        <w:numPr>
          <w:ilvl w:val="0"/>
          <w:numId w:val="23"/>
        </w:numPr>
        <w:rPr>
          <w:del w:id="3" w:author="Cordes, Stefan (NIH/NHLBI) [E]" w:date="2016-02-25T18:42:00Z"/>
        </w:rPr>
      </w:pPr>
      <w:del w:id="4" w:author="Cordes, Stefan (NIH/NHLBI) [E]" w:date="2016-02-25T18:42:00Z">
        <w:r w:rsidDel="001B6AC9">
          <w:delText xml:space="preserve">If interim analysis demonstrates efficacy of mTORi conversion, determine whether earlier mTORi conversion </w:delText>
        </w:r>
        <w:r w:rsidR="00BE6098" w:rsidDel="001B6AC9">
          <w:delText xml:space="preserve">(1 year post-ATG rather than 2 years post-ATG) </w:delText>
        </w:r>
        <w:r w:rsidDel="001B6AC9">
          <w:delText>is non-inferior.</w:delText>
        </w:r>
      </w:del>
    </w:p>
    <w:p w14:paraId="6C8A7D8D" w14:textId="77777777" w:rsidR="00CC2B22" w:rsidRDefault="00CC2B22"/>
    <w:p w14:paraId="17FF7E24" w14:textId="77777777" w:rsidR="00560DF5" w:rsidRDefault="00560DF5">
      <w:r w:rsidRPr="00560DF5">
        <w:rPr>
          <w:b/>
        </w:rPr>
        <w:t>Research Studies</w:t>
      </w:r>
      <w:r>
        <w:t>:</w:t>
      </w:r>
    </w:p>
    <w:p w14:paraId="3F96DE8E" w14:textId="77777777" w:rsidR="00BE6098" w:rsidRDefault="00BE6098" w:rsidP="00BE6098">
      <w:pPr>
        <w:pStyle w:val="ListParagraph"/>
        <w:numPr>
          <w:ilvl w:val="0"/>
          <w:numId w:val="10"/>
        </w:numPr>
      </w:pPr>
      <w:r>
        <w:t>Determine pre- and post-treatment changes in peripheral and bone marrow lymphocyte phenotypes via flow cytometry or CyTOF.</w:t>
      </w:r>
    </w:p>
    <w:p w14:paraId="19E4BF43" w14:textId="77777777" w:rsidR="00BE6098" w:rsidRDefault="00BE6098" w:rsidP="00BE6098">
      <w:pPr>
        <w:pStyle w:val="ListParagraph"/>
        <w:numPr>
          <w:ilvl w:val="0"/>
          <w:numId w:val="10"/>
        </w:numPr>
      </w:pPr>
      <w:r>
        <w:lastRenderedPageBreak/>
        <w:t>Determine pre- and post-treatment changes to T-cell receptor (TCR) repertoire.</w:t>
      </w:r>
    </w:p>
    <w:p w14:paraId="778A205D" w14:textId="77777777" w:rsidR="00BE6098" w:rsidRDefault="00BE6098" w:rsidP="00BE6098">
      <w:pPr>
        <w:pStyle w:val="ListParagraph"/>
        <w:numPr>
          <w:ilvl w:val="0"/>
          <w:numId w:val="10"/>
        </w:numPr>
      </w:pPr>
      <w:r>
        <w:t xml:space="preserve">Determine pre- and post-treatment changes to circulating cytokines </w:t>
      </w:r>
      <w:r w:rsidRPr="009B220C">
        <w:t>(IL-1</w:t>
      </w:r>
      <w:r w:rsidRPr="009B220C">
        <w:sym w:font="Symbol" w:char="F062"/>
      </w:r>
      <w:r w:rsidRPr="009B220C">
        <w:t>, IFN-</w:t>
      </w:r>
      <w:r w:rsidRPr="009B220C">
        <w:sym w:font="Symbol" w:char="F067"/>
      </w:r>
      <w:r w:rsidRPr="009B220C">
        <w:t>, IL-17, IL-6, IL-10, etc.)</w:t>
      </w:r>
    </w:p>
    <w:p w14:paraId="26CB22A1" w14:textId="77777777" w:rsidR="00CC2B22" w:rsidRPr="00770B7D" w:rsidRDefault="00CC2B22"/>
    <w:p w14:paraId="59FC4677" w14:textId="77777777" w:rsidR="00770B7D" w:rsidRPr="00770B7D" w:rsidRDefault="00770B7D">
      <w:r w:rsidRPr="00770B7D">
        <w:rPr>
          <w:b/>
        </w:rPr>
        <w:t>Eligibility</w:t>
      </w:r>
      <w:r w:rsidRPr="00770B7D">
        <w:t>:</w:t>
      </w:r>
    </w:p>
    <w:p w14:paraId="3E28241D" w14:textId="77777777" w:rsidR="00770B7D" w:rsidRDefault="00770B7D" w:rsidP="00BE6098">
      <w:pPr>
        <w:pStyle w:val="ListParagraph"/>
        <w:numPr>
          <w:ilvl w:val="0"/>
          <w:numId w:val="12"/>
        </w:numPr>
      </w:pPr>
      <w:r w:rsidRPr="00770B7D">
        <w:t xml:space="preserve">Patients </w:t>
      </w:r>
      <w:r w:rsidR="00B61A4B">
        <w:t>with</w:t>
      </w:r>
      <w:r w:rsidRPr="00770B7D">
        <w:t xml:space="preserve"> a diagnosis</w:t>
      </w:r>
      <w:r w:rsidR="00A13A6C">
        <w:t xml:space="preserve"> of </w:t>
      </w:r>
      <w:r w:rsidR="00B61A4B">
        <w:t xml:space="preserve">severe </w:t>
      </w:r>
      <w:r w:rsidR="00A13A6C">
        <w:t xml:space="preserve">aplastic </w:t>
      </w:r>
      <w:r w:rsidR="004342AE">
        <w:t>anemia</w:t>
      </w:r>
      <w:r w:rsidR="00A71957">
        <w:t xml:space="preserve">, must have achieved a </w:t>
      </w:r>
      <w:r w:rsidR="004342AE">
        <w:t>hematological</w:t>
      </w:r>
      <w:r w:rsidR="00A71957">
        <w:t xml:space="preserve"> re</w:t>
      </w:r>
      <w:r w:rsidR="004342AE">
        <w:t>s</w:t>
      </w:r>
      <w:r w:rsidR="00A71957">
        <w:t>ponse to</w:t>
      </w:r>
      <w:r w:rsidR="000629BA">
        <w:t xml:space="preserve"> </w:t>
      </w:r>
      <w:r w:rsidR="00A71957">
        <w:t>an immunosuppressive therapy and must currently be on maintenance therapy with a CNI.</w:t>
      </w:r>
    </w:p>
    <w:p w14:paraId="24FE410E" w14:textId="77777777" w:rsidR="00F40D94" w:rsidRPr="00770B7D" w:rsidRDefault="00F40D94"/>
    <w:p w14:paraId="49128BBB" w14:textId="77777777" w:rsidR="00770B7D" w:rsidRPr="00770B7D" w:rsidRDefault="00770B7D">
      <w:r w:rsidRPr="00770B7D">
        <w:rPr>
          <w:b/>
        </w:rPr>
        <w:t>Design</w:t>
      </w:r>
      <w:r w:rsidRPr="00770B7D">
        <w:t>:</w:t>
      </w:r>
    </w:p>
    <w:p w14:paraId="67875002" w14:textId="26CFDEB5" w:rsidR="00CC2B22" w:rsidRPr="00CC2B22" w:rsidRDefault="00CC2B22" w:rsidP="00CC2B22">
      <w:pPr>
        <w:pStyle w:val="ListParagraph"/>
        <w:numPr>
          <w:ilvl w:val="0"/>
          <w:numId w:val="11"/>
        </w:numPr>
      </w:pPr>
      <w:r w:rsidRPr="00CC2B22">
        <w:t xml:space="preserve">This protocol is designed as a controlled </w:t>
      </w:r>
      <w:ins w:id="5" w:author="Cordes, Stefan (NIH/NHLBI) [E]" w:date="2016-02-25T18:43:00Z">
        <w:r w:rsidR="001B6AC9">
          <w:t xml:space="preserve">trial with two interim analyses </w:t>
        </w:r>
      </w:ins>
      <w:del w:id="6" w:author="Cordes, Stefan (NIH/NHLBI) [E]" w:date="2016-02-25T18:43:00Z">
        <w:r w:rsidRPr="00CC2B22" w:rsidDel="001B6AC9">
          <w:delText xml:space="preserve">two-stage “minimax” study </w:delText>
        </w:r>
      </w:del>
      <w:r w:rsidRPr="00CC2B22">
        <w:t xml:space="preserve">in which we expect to randomize </w:t>
      </w:r>
      <w:ins w:id="7" w:author="Cordes, Stefan (NIH/NHLBI) [E]" w:date="2016-02-25T18:44:00Z">
        <w:r w:rsidR="001B6AC9">
          <w:t>120</w:t>
        </w:r>
      </w:ins>
      <w:del w:id="8" w:author="Cordes, Stefan (NIH/NHLBI) [E]" w:date="2016-02-25T18:44:00Z">
        <w:r w:rsidRPr="00CC2B22" w:rsidDel="001B6AC9">
          <w:delText>98</w:delText>
        </w:r>
      </w:del>
      <w:r w:rsidRPr="00CC2B22">
        <w:t xml:space="preserve"> patients in a balanced allocation to either the SRL or control arms. </w:t>
      </w:r>
    </w:p>
    <w:p w14:paraId="4D155D14" w14:textId="67B9F459" w:rsidR="00770B7D" w:rsidRDefault="00D244D8" w:rsidP="002A744F">
      <w:pPr>
        <w:pStyle w:val="ListParagraph"/>
        <w:numPr>
          <w:ilvl w:val="0"/>
          <w:numId w:val="11"/>
        </w:numPr>
      </w:pPr>
      <w:r>
        <w:t xml:space="preserve">Patients </w:t>
      </w:r>
      <w:r w:rsidR="00CC2B22">
        <w:t>on the treatment arm</w:t>
      </w:r>
      <w:r>
        <w:t xml:space="preserve"> will be initiated on </w:t>
      </w:r>
      <w:r w:rsidR="003B5165">
        <w:t>sirolimus</w:t>
      </w:r>
      <w:r>
        <w:t xml:space="preserve"> </w:t>
      </w:r>
      <w:r w:rsidR="00897B00">
        <w:t xml:space="preserve">(SRL) </w:t>
      </w:r>
      <w:r>
        <w:t>before discontinuation of their CNI.</w:t>
      </w:r>
    </w:p>
    <w:p w14:paraId="47A0A7E0" w14:textId="28A49442" w:rsidR="00D244D8" w:rsidRDefault="00D244D8" w:rsidP="002A744F">
      <w:pPr>
        <w:pStyle w:val="ListParagraph"/>
        <w:numPr>
          <w:ilvl w:val="0"/>
          <w:numId w:val="11"/>
        </w:numPr>
      </w:pPr>
      <w:r>
        <w:t xml:space="preserve">After </w:t>
      </w:r>
      <w:r w:rsidR="00C563ED">
        <w:t>7</w:t>
      </w:r>
      <w:r>
        <w:t>____ days of overlap</w:t>
      </w:r>
      <w:r w:rsidR="00586D19">
        <w:t xml:space="preserve"> treatment with both CNI and </w:t>
      </w:r>
      <w:r w:rsidR="00897B00">
        <w:t>SRL</w:t>
      </w:r>
      <w:r>
        <w:t>, the CNI will be discontinued.</w:t>
      </w:r>
    </w:p>
    <w:p w14:paraId="61F865B5" w14:textId="0BA1EF78" w:rsidR="00897B00" w:rsidRDefault="00897B00" w:rsidP="002A744F">
      <w:pPr>
        <w:pStyle w:val="ListParagraph"/>
        <w:numPr>
          <w:ilvl w:val="0"/>
          <w:numId w:val="11"/>
        </w:numPr>
      </w:pPr>
      <w:r>
        <w:t>SRL will be discontinued 3 months after its initiation.</w:t>
      </w:r>
    </w:p>
    <w:p w14:paraId="1DFFC51B" w14:textId="4442A1A3" w:rsidR="00897B00" w:rsidRDefault="00897B00" w:rsidP="002A744F">
      <w:pPr>
        <w:pStyle w:val="ListParagraph"/>
        <w:numPr>
          <w:ilvl w:val="0"/>
          <w:numId w:val="11"/>
        </w:numPr>
      </w:pPr>
      <w:r>
        <w:t>Patients on the control arm who relapse will cross-over to the SRL arm</w:t>
      </w:r>
      <w:r w:rsidR="004D3AFA">
        <w:t>.</w:t>
      </w:r>
    </w:p>
    <w:p w14:paraId="3157DD4B" w14:textId="6585F446" w:rsidR="001B6AC9" w:rsidRDefault="002A744F" w:rsidP="001B6AC9">
      <w:pPr>
        <w:pStyle w:val="ListParagraph"/>
        <w:numPr>
          <w:ilvl w:val="0"/>
          <w:numId w:val="11"/>
        </w:numPr>
      </w:pPr>
      <w:r>
        <w:t>CBC will be monitored monthly. In the event of a precipitous decline in cell line counts, patients will return to the NIH for bone marrow bio</w:t>
      </w:r>
      <w:r w:rsidR="004342AE">
        <w:t>p</w:t>
      </w:r>
      <w:r>
        <w:t>sy.</w:t>
      </w:r>
    </w:p>
    <w:p w14:paraId="4EF49CA7" w14:textId="20EBBED5" w:rsidR="00197798" w:rsidRDefault="00586D19" w:rsidP="000629BA">
      <w:pPr>
        <w:pStyle w:val="ListParagraph"/>
        <w:numPr>
          <w:ilvl w:val="0"/>
          <w:numId w:val="11"/>
        </w:numPr>
        <w:rPr>
          <w:ins w:id="9" w:author="Cordes, Stefan (NIH/NHLBI) [E]" w:date="2016-02-25T18:44:00Z"/>
        </w:rPr>
      </w:pPr>
      <w:r>
        <w:t>At the 3</w:t>
      </w:r>
      <w:r w:rsidR="002A744F">
        <w:t>-</w:t>
      </w:r>
      <w:r w:rsidR="004D3AFA">
        <w:t xml:space="preserve"> and 6-</w:t>
      </w:r>
      <w:r>
        <w:t>month</w:t>
      </w:r>
      <w:r w:rsidR="002A744F">
        <w:t>s</w:t>
      </w:r>
      <w:r>
        <w:t xml:space="preserve"> mark</w:t>
      </w:r>
      <w:r w:rsidR="004D3AFA">
        <w:t>s</w:t>
      </w:r>
      <w:r>
        <w:t xml:space="preserve"> </w:t>
      </w:r>
      <w:r w:rsidR="00B61A4B">
        <w:t>after</w:t>
      </w:r>
      <w:r>
        <w:t xml:space="preserve"> </w:t>
      </w:r>
      <w:r w:rsidR="004D3AFA">
        <w:t>SRL initiation</w:t>
      </w:r>
      <w:r>
        <w:t>, peripheral blood will be obtained for research studies including</w:t>
      </w:r>
      <w:r w:rsidR="000629BA">
        <w:t xml:space="preserve"> (i)</w:t>
      </w:r>
      <w:r>
        <w:t xml:space="preserve"> </w:t>
      </w:r>
      <w:r w:rsidR="002A744F">
        <w:t xml:space="preserve">flow </w:t>
      </w:r>
      <w:r w:rsidR="000629BA">
        <w:t>cytometry phenotyping of peripheral blood mononuclear cells for regulato</w:t>
      </w:r>
      <w:r w:rsidR="00270902">
        <w:t>ry T-cells (Tregs, e.g. CD4</w:t>
      </w:r>
      <w:r w:rsidR="00270902" w:rsidRPr="00270902">
        <w:rPr>
          <w:vertAlign w:val="superscript"/>
        </w:rPr>
        <w:t>+</w:t>
      </w:r>
      <w:r w:rsidR="00270902">
        <w:t xml:space="preserve"> CD2</w:t>
      </w:r>
      <w:r w:rsidR="000629BA">
        <w:t>5</w:t>
      </w:r>
      <w:r w:rsidR="00270902">
        <w:rPr>
          <w:vertAlign w:val="superscript"/>
        </w:rPr>
        <w:t>high</w:t>
      </w:r>
      <w:r w:rsidR="000629BA">
        <w:t xml:space="preserve"> FOXP3</w:t>
      </w:r>
      <w:r w:rsidR="000629BA" w:rsidRPr="00270902">
        <w:rPr>
          <w:vertAlign w:val="superscript"/>
        </w:rPr>
        <w:t>+</w:t>
      </w:r>
      <w:r w:rsidR="000629BA">
        <w:t xml:space="preserve">) </w:t>
      </w:r>
      <w:r w:rsidR="004342AE">
        <w:t>and (ii)</w:t>
      </w:r>
      <w:r w:rsidR="002A744F">
        <w:t xml:space="preserve"> proteomics assay.</w:t>
      </w:r>
      <w:r w:rsidR="002A744F" w:rsidRPr="00770B7D">
        <w:t xml:space="preserve"> </w:t>
      </w:r>
    </w:p>
    <w:p w14:paraId="2E56DD0D" w14:textId="27161782" w:rsidR="001B6AC9" w:rsidRDefault="001B6AC9" w:rsidP="000629BA">
      <w:pPr>
        <w:pStyle w:val="ListParagraph"/>
        <w:numPr>
          <w:ilvl w:val="0"/>
          <w:numId w:val="11"/>
        </w:numPr>
      </w:pPr>
      <w:ins w:id="10" w:author="Cordes, Stefan (NIH/NHLBI) [E]" w:date="2016-02-25T18:44:00Z">
        <w:r>
          <w:t xml:space="preserve">Interim analyses </w:t>
        </w:r>
      </w:ins>
      <w:ins w:id="11" w:author="Cordes, Stefan (NIH/NHLBI) [E]" w:date="2016-02-25T18:45:00Z">
        <w:r>
          <w:t xml:space="preserve">to determined </w:t>
        </w:r>
      </w:ins>
      <w:ins w:id="12" w:author="Cordes, Stefan (NIH/NHLBI) [E]" w:date="2016-02-25T18:46:00Z">
        <w:r>
          <w:t xml:space="preserve">efficacy or futility </w:t>
        </w:r>
      </w:ins>
      <w:ins w:id="13" w:author="Cordes, Stefan (NIH/NHLBI) [E]" w:date="2016-02-25T18:45:00Z">
        <w:r>
          <w:t>will be performed at two time points when 20 and 40 patients on each arm are evaluable.</w:t>
        </w:r>
      </w:ins>
    </w:p>
    <w:p w14:paraId="192A9DE5" w14:textId="77777777" w:rsidR="00197798" w:rsidRDefault="00197798"/>
    <w:p w14:paraId="12F80AE6" w14:textId="77777777" w:rsidR="0056626D" w:rsidRDefault="0056626D">
      <w:r>
        <w:br w:type="page"/>
      </w:r>
    </w:p>
    <w:p w14:paraId="50C6CF94" w14:textId="77777777" w:rsidR="00197798" w:rsidRDefault="00197798">
      <w:r>
        <w:lastRenderedPageBreak/>
        <w:t>TABLE OF CONTENTS</w:t>
      </w:r>
    </w:p>
    <w:p w14:paraId="7616392E" w14:textId="77777777" w:rsidR="00197798" w:rsidRDefault="00197798" w:rsidP="00197798">
      <w:pPr>
        <w:pStyle w:val="ListParagraph"/>
        <w:numPr>
          <w:ilvl w:val="0"/>
          <w:numId w:val="1"/>
        </w:numPr>
      </w:pPr>
      <w:r>
        <w:t>Objectives</w:t>
      </w:r>
    </w:p>
    <w:p w14:paraId="4D9C8070" w14:textId="77777777" w:rsidR="007658FA" w:rsidRDefault="00CC2B22" w:rsidP="007658FA">
      <w:pPr>
        <w:pStyle w:val="ListParagraph"/>
        <w:numPr>
          <w:ilvl w:val="1"/>
          <w:numId w:val="1"/>
        </w:numPr>
      </w:pPr>
      <w:r>
        <w:t>Primary o</w:t>
      </w:r>
      <w:r w:rsidR="007658FA">
        <w:t>bjective</w:t>
      </w:r>
    </w:p>
    <w:p w14:paraId="07F823BB" w14:textId="77777777" w:rsidR="007658FA" w:rsidRDefault="00CC2B22" w:rsidP="007658FA">
      <w:pPr>
        <w:pStyle w:val="ListParagraph"/>
        <w:numPr>
          <w:ilvl w:val="1"/>
          <w:numId w:val="1"/>
        </w:numPr>
      </w:pPr>
      <w:r>
        <w:t>Secondary o</w:t>
      </w:r>
      <w:r w:rsidR="007658FA">
        <w:t>bjectives</w:t>
      </w:r>
    </w:p>
    <w:p w14:paraId="557F64A5" w14:textId="77777777" w:rsidR="00CC2B22" w:rsidRDefault="00CC2B22" w:rsidP="007658FA">
      <w:pPr>
        <w:pStyle w:val="ListParagraph"/>
        <w:numPr>
          <w:ilvl w:val="1"/>
          <w:numId w:val="1"/>
        </w:numPr>
      </w:pPr>
      <w:r>
        <w:t>Objectives of planned future cohorts</w:t>
      </w:r>
    </w:p>
    <w:p w14:paraId="1344F220" w14:textId="77777777" w:rsidR="008E135D" w:rsidRDefault="008E135D" w:rsidP="007658FA">
      <w:pPr>
        <w:pStyle w:val="ListParagraph"/>
        <w:numPr>
          <w:ilvl w:val="1"/>
          <w:numId w:val="1"/>
        </w:numPr>
      </w:pPr>
      <w:r>
        <w:t>Research studies</w:t>
      </w:r>
    </w:p>
    <w:p w14:paraId="5709637B" w14:textId="77777777" w:rsidR="00197798" w:rsidRDefault="00CC2B22" w:rsidP="00197798">
      <w:pPr>
        <w:pStyle w:val="ListParagraph"/>
        <w:numPr>
          <w:ilvl w:val="0"/>
          <w:numId w:val="1"/>
        </w:numPr>
      </w:pPr>
      <w:r>
        <w:t>Background and scientific j</w:t>
      </w:r>
      <w:r w:rsidR="00197798">
        <w:t>ustification</w:t>
      </w:r>
    </w:p>
    <w:p w14:paraId="1E3A45D2" w14:textId="77777777" w:rsidR="007658FA" w:rsidRDefault="00CC2B22" w:rsidP="007658FA">
      <w:pPr>
        <w:pStyle w:val="ListParagraph"/>
        <w:numPr>
          <w:ilvl w:val="1"/>
          <w:numId w:val="1"/>
        </w:numPr>
      </w:pPr>
      <w:r>
        <w:t>Acquired aplastic a</w:t>
      </w:r>
      <w:r w:rsidR="00BE24FC">
        <w:t>n</w:t>
      </w:r>
      <w:r w:rsidR="007658FA">
        <w:t>emia</w:t>
      </w:r>
    </w:p>
    <w:p w14:paraId="3C953E7D" w14:textId="77777777" w:rsidR="007658FA" w:rsidRDefault="00CC2B22" w:rsidP="007658FA">
      <w:pPr>
        <w:pStyle w:val="ListParagraph"/>
        <w:numPr>
          <w:ilvl w:val="1"/>
          <w:numId w:val="1"/>
        </w:numPr>
      </w:pPr>
      <w:r>
        <w:t>Mechanism of action of calcineurin i</w:t>
      </w:r>
      <w:r w:rsidR="007658FA">
        <w:t>nhibitors</w:t>
      </w:r>
    </w:p>
    <w:p w14:paraId="448B19E7" w14:textId="77777777" w:rsidR="007658FA" w:rsidRDefault="007658FA" w:rsidP="007658FA">
      <w:pPr>
        <w:pStyle w:val="ListParagraph"/>
        <w:numPr>
          <w:ilvl w:val="1"/>
          <w:numId w:val="1"/>
        </w:numPr>
      </w:pPr>
      <w:r>
        <w:t xml:space="preserve">Mechanism </w:t>
      </w:r>
      <w:r w:rsidR="00CC2B22">
        <w:t>of action of mTOR i</w:t>
      </w:r>
      <w:r>
        <w:t>nhibitors</w:t>
      </w:r>
    </w:p>
    <w:p w14:paraId="276D7A40" w14:textId="00D0EF38" w:rsidR="00CC2B22" w:rsidRDefault="00CC2B22" w:rsidP="007658FA">
      <w:pPr>
        <w:pStyle w:val="ListParagraph"/>
        <w:numPr>
          <w:ilvl w:val="1"/>
          <w:numId w:val="1"/>
        </w:numPr>
      </w:pPr>
      <w:r>
        <w:t xml:space="preserve">Sirolimus with CsA in </w:t>
      </w:r>
      <w:r w:rsidR="009346EC">
        <w:t>S</w:t>
      </w:r>
      <w:r>
        <w:t xml:space="preserve">evere </w:t>
      </w:r>
      <w:r w:rsidR="009346EC">
        <w:t>A</w:t>
      </w:r>
      <w:r>
        <w:t xml:space="preserve">plastic </w:t>
      </w:r>
      <w:r w:rsidR="009346EC">
        <w:t>A</w:t>
      </w:r>
      <w:r>
        <w:t>nemia</w:t>
      </w:r>
    </w:p>
    <w:p w14:paraId="2DF7C018" w14:textId="5EFFE89B" w:rsidR="00CC2B22" w:rsidRDefault="00CC2B22" w:rsidP="007658FA">
      <w:pPr>
        <w:pStyle w:val="ListParagraph"/>
        <w:numPr>
          <w:ilvl w:val="1"/>
          <w:numId w:val="1"/>
        </w:numPr>
      </w:pPr>
      <w:r>
        <w:t xml:space="preserve">Sirolimus in </w:t>
      </w:r>
      <w:r w:rsidR="009346EC">
        <w:t>N</w:t>
      </w:r>
      <w:r>
        <w:t>on-</w:t>
      </w:r>
      <w:r w:rsidR="009346EC">
        <w:t>M</w:t>
      </w:r>
      <w:r>
        <w:t xml:space="preserve">yeloablative </w:t>
      </w:r>
      <w:r w:rsidR="009346EC">
        <w:t>H</w:t>
      </w:r>
      <w:r>
        <w:t xml:space="preserve">ematopoietic </w:t>
      </w:r>
      <w:r w:rsidR="009346EC">
        <w:t>S</w:t>
      </w:r>
      <w:r>
        <w:t xml:space="preserve">tem </w:t>
      </w:r>
      <w:r w:rsidR="009346EC">
        <w:t>C</w:t>
      </w:r>
      <w:r>
        <w:t xml:space="preserve">ell </w:t>
      </w:r>
      <w:r w:rsidR="009346EC">
        <w:t>T</w:t>
      </w:r>
      <w:r>
        <w:t>ransplantation</w:t>
      </w:r>
    </w:p>
    <w:p w14:paraId="14912034" w14:textId="32085B3D" w:rsidR="00CC2B22" w:rsidRDefault="00CC2B22" w:rsidP="007658FA">
      <w:pPr>
        <w:pStyle w:val="ListParagraph"/>
        <w:numPr>
          <w:ilvl w:val="1"/>
          <w:numId w:val="1"/>
        </w:numPr>
      </w:pPr>
      <w:r>
        <w:t xml:space="preserve">CNI to mTORi </w:t>
      </w:r>
      <w:r w:rsidR="008B2276">
        <w:t xml:space="preserve">conversion </w:t>
      </w:r>
      <w:r>
        <w:t xml:space="preserve">in </w:t>
      </w:r>
      <w:r w:rsidR="009346EC">
        <w:t>s</w:t>
      </w:r>
      <w:r>
        <w:t xml:space="preserve">olid </w:t>
      </w:r>
      <w:r w:rsidR="009346EC">
        <w:t>o</w:t>
      </w:r>
      <w:r>
        <w:t xml:space="preserve">rgan </w:t>
      </w:r>
      <w:r w:rsidR="009346EC">
        <w:t>t</w:t>
      </w:r>
      <w:r>
        <w:t>ransplant</w:t>
      </w:r>
      <w:r w:rsidR="00D05D4B">
        <w:t>s</w:t>
      </w:r>
    </w:p>
    <w:p w14:paraId="1E8D294F" w14:textId="0C23C5B4" w:rsidR="007658FA" w:rsidRDefault="008B2276" w:rsidP="007658FA">
      <w:pPr>
        <w:pStyle w:val="ListParagraph"/>
        <w:numPr>
          <w:ilvl w:val="1"/>
          <w:numId w:val="1"/>
        </w:numPr>
      </w:pPr>
      <w:r>
        <w:t>Sirolimus in mouse m</w:t>
      </w:r>
      <w:r w:rsidR="007658FA" w:rsidRPr="007658FA">
        <w:t xml:space="preserve">odels of </w:t>
      </w:r>
      <w:r w:rsidR="00D05D4B">
        <w:t>A</w:t>
      </w:r>
      <w:r>
        <w:t xml:space="preserve">plastic </w:t>
      </w:r>
      <w:r w:rsidR="00D05D4B">
        <w:t>A</w:t>
      </w:r>
      <w:r w:rsidR="007658FA" w:rsidRPr="007658FA">
        <w:t>nemia</w:t>
      </w:r>
    </w:p>
    <w:p w14:paraId="28767AF1" w14:textId="77777777" w:rsidR="007658FA" w:rsidRDefault="008B2276" w:rsidP="007658FA">
      <w:pPr>
        <w:pStyle w:val="ListParagraph"/>
        <w:numPr>
          <w:ilvl w:val="1"/>
          <w:numId w:val="1"/>
        </w:numPr>
      </w:pPr>
      <w:r>
        <w:t>mTOR inhibitors in auto-immune diseases</w:t>
      </w:r>
    </w:p>
    <w:p w14:paraId="64572EB7" w14:textId="77777777" w:rsidR="008B2276" w:rsidRDefault="008B2276" w:rsidP="008B2276">
      <w:pPr>
        <w:pStyle w:val="ListParagraph"/>
        <w:numPr>
          <w:ilvl w:val="1"/>
          <w:numId w:val="1"/>
        </w:numPr>
      </w:pPr>
      <w:r>
        <w:t>Scientific and clinical justification of the protocol</w:t>
      </w:r>
    </w:p>
    <w:p w14:paraId="7E199FBC" w14:textId="53644EB9" w:rsidR="00D05D4B" w:rsidRDefault="008B2276" w:rsidP="00BA3F08">
      <w:pPr>
        <w:pStyle w:val="ListParagraph"/>
        <w:numPr>
          <w:ilvl w:val="2"/>
          <w:numId w:val="1"/>
        </w:numPr>
      </w:pPr>
      <w:r>
        <w:t>Justification for adding cohort 2</w:t>
      </w:r>
    </w:p>
    <w:p w14:paraId="30F03C62" w14:textId="37B356C6" w:rsidR="00D05D4B" w:rsidRDefault="00D05D4B" w:rsidP="00BA3F08">
      <w:pPr>
        <w:ind w:firstLine="360"/>
      </w:pPr>
      <w:r>
        <w:t>2.10. Rationale for dose selection and CNI overlap</w:t>
      </w:r>
    </w:p>
    <w:p w14:paraId="14844272" w14:textId="3BBB1794" w:rsidR="008B2276" w:rsidRDefault="00D05D4B" w:rsidP="00BA3F08">
      <w:pPr>
        <w:ind w:firstLine="360"/>
      </w:pPr>
      <w:r>
        <w:t>2.11. Sirolimus use in the pediatric population</w:t>
      </w:r>
    </w:p>
    <w:p w14:paraId="30F5D5EC" w14:textId="77777777" w:rsidR="00197798" w:rsidRDefault="00197798" w:rsidP="00197798">
      <w:pPr>
        <w:pStyle w:val="ListParagraph"/>
        <w:numPr>
          <w:ilvl w:val="0"/>
          <w:numId w:val="1"/>
        </w:numPr>
      </w:pPr>
      <w:r>
        <w:t>Study Design</w:t>
      </w:r>
    </w:p>
    <w:p w14:paraId="621C95A6" w14:textId="77777777" w:rsidR="008B2276" w:rsidRDefault="008B2276" w:rsidP="008B2276">
      <w:pPr>
        <w:pStyle w:val="ListParagraph"/>
        <w:numPr>
          <w:ilvl w:val="1"/>
          <w:numId w:val="1"/>
        </w:numPr>
      </w:pPr>
      <w:r>
        <w:t>CNI to mTORi conversion</w:t>
      </w:r>
    </w:p>
    <w:p w14:paraId="7DA5F61D" w14:textId="77777777" w:rsidR="008B2276" w:rsidRDefault="008B2276" w:rsidP="008B2276">
      <w:pPr>
        <w:pStyle w:val="ListParagraph"/>
        <w:numPr>
          <w:ilvl w:val="1"/>
          <w:numId w:val="1"/>
        </w:numPr>
      </w:pPr>
      <w:r>
        <w:t>Study size</w:t>
      </w:r>
    </w:p>
    <w:p w14:paraId="62DFBD8E" w14:textId="77777777" w:rsidR="008B2276" w:rsidRDefault="008B2276" w:rsidP="008B2276">
      <w:pPr>
        <w:pStyle w:val="ListParagraph"/>
        <w:numPr>
          <w:ilvl w:val="1"/>
          <w:numId w:val="1"/>
        </w:numPr>
      </w:pPr>
      <w:r>
        <w:t>Design considerations</w:t>
      </w:r>
    </w:p>
    <w:p w14:paraId="3C77D6B7" w14:textId="2CD9F9BE" w:rsidR="008B2276" w:rsidDel="001B6AC9" w:rsidRDefault="008B2276" w:rsidP="008B2276">
      <w:pPr>
        <w:pStyle w:val="ListParagraph"/>
        <w:numPr>
          <w:ilvl w:val="2"/>
          <w:numId w:val="1"/>
        </w:numPr>
        <w:rPr>
          <w:del w:id="14" w:author="Cordes, Stefan (NIH/NHLBI) [E]" w:date="2016-02-25T18:46:00Z"/>
        </w:rPr>
      </w:pPr>
      <w:del w:id="15" w:author="Cordes, Stefan (NIH/NHLBI) [E]" w:date="2016-02-25T18:46:00Z">
        <w:r w:rsidDel="001B6AC9">
          <w:delText>Uncontrolled phase II study design</w:delText>
        </w:r>
      </w:del>
    </w:p>
    <w:p w14:paraId="5C74F40F" w14:textId="414EBB20" w:rsidR="008B2276" w:rsidDel="001B6AC9" w:rsidRDefault="008B2276" w:rsidP="008B2276">
      <w:pPr>
        <w:pStyle w:val="ListParagraph"/>
        <w:numPr>
          <w:ilvl w:val="3"/>
          <w:numId w:val="1"/>
        </w:numPr>
        <w:rPr>
          <w:del w:id="16" w:author="Cordes, Stefan (NIH/NHLBI) [E]" w:date="2016-02-25T18:46:00Z"/>
        </w:rPr>
      </w:pPr>
      <w:del w:id="17" w:author="Cordes, Stefan (NIH/NHLBI) [E]" w:date="2016-02-25T18:46:00Z">
        <w:r w:rsidDel="001B6AC9">
          <w:delText>“Optimal” uncontrolled two stage phase II study design</w:delText>
        </w:r>
      </w:del>
    </w:p>
    <w:p w14:paraId="0DC3CB87" w14:textId="046D90F2" w:rsidR="008B2276" w:rsidDel="001B6AC9" w:rsidRDefault="008B2276" w:rsidP="008B2276">
      <w:pPr>
        <w:pStyle w:val="ListParagraph"/>
        <w:numPr>
          <w:ilvl w:val="3"/>
          <w:numId w:val="1"/>
        </w:numPr>
        <w:rPr>
          <w:del w:id="18" w:author="Cordes, Stefan (NIH/NHLBI) [E]" w:date="2016-02-25T18:46:00Z"/>
        </w:rPr>
      </w:pPr>
      <w:del w:id="19" w:author="Cordes, Stefan (NIH/NHLBI) [E]" w:date="2016-02-25T18:46:00Z">
        <w:r w:rsidDel="001B6AC9">
          <w:delText>“Minimax” uncontrolled two stage phase II study design</w:delText>
        </w:r>
      </w:del>
    </w:p>
    <w:p w14:paraId="2B63B8FC" w14:textId="7A5E50FA" w:rsidR="008B2276" w:rsidDel="001B6AC9" w:rsidRDefault="008B2276" w:rsidP="008B2276">
      <w:pPr>
        <w:pStyle w:val="ListParagraph"/>
        <w:numPr>
          <w:ilvl w:val="2"/>
          <w:numId w:val="1"/>
        </w:numPr>
        <w:rPr>
          <w:del w:id="20" w:author="Cordes, Stefan (NIH/NHLBI) [E]" w:date="2016-02-25T18:46:00Z"/>
        </w:rPr>
      </w:pPr>
      <w:del w:id="21" w:author="Cordes, Stefan (NIH/NHLBI) [E]" w:date="2016-02-25T18:46:00Z">
        <w:r w:rsidDel="001B6AC9">
          <w:delText>Controlled phase II study design</w:delText>
        </w:r>
      </w:del>
    </w:p>
    <w:p w14:paraId="2BBC6534" w14:textId="5F60608B" w:rsidR="008B2276" w:rsidDel="001B6AC9" w:rsidRDefault="008B2276" w:rsidP="008B2276">
      <w:pPr>
        <w:pStyle w:val="ListParagraph"/>
        <w:numPr>
          <w:ilvl w:val="3"/>
          <w:numId w:val="1"/>
        </w:numPr>
        <w:rPr>
          <w:del w:id="22" w:author="Cordes, Stefan (NIH/NHLBI) [E]" w:date="2016-02-25T18:46:00Z"/>
        </w:rPr>
      </w:pPr>
      <w:del w:id="23" w:author="Cordes, Stefan (NIH/NHLBI) [E]" w:date="2016-02-25T18:46:00Z">
        <w:r w:rsidDel="001B6AC9">
          <w:delText>Single stage controlled study design</w:delText>
        </w:r>
      </w:del>
    </w:p>
    <w:p w14:paraId="75834491" w14:textId="0F649A41" w:rsidR="008B2276" w:rsidDel="001B6AC9" w:rsidRDefault="008B2276" w:rsidP="008B2276">
      <w:pPr>
        <w:pStyle w:val="ListParagraph"/>
        <w:numPr>
          <w:ilvl w:val="3"/>
          <w:numId w:val="1"/>
        </w:numPr>
        <w:rPr>
          <w:del w:id="24" w:author="Cordes, Stefan (NIH/NHLBI) [E]" w:date="2016-02-25T18:46:00Z"/>
        </w:rPr>
      </w:pPr>
      <w:del w:id="25" w:author="Cordes, Stefan (NIH/NHLBI) [E]" w:date="2016-02-25T18:46:00Z">
        <w:r w:rsidDel="001B6AC9">
          <w:delText>Two-stage controlled study design</w:delText>
        </w:r>
      </w:del>
    </w:p>
    <w:p w14:paraId="47EA7639" w14:textId="217E565A" w:rsidR="008B2276" w:rsidDel="001B6AC9" w:rsidRDefault="008B2276" w:rsidP="008B2276">
      <w:pPr>
        <w:pStyle w:val="ListParagraph"/>
        <w:numPr>
          <w:ilvl w:val="4"/>
          <w:numId w:val="1"/>
        </w:numPr>
        <w:rPr>
          <w:del w:id="26" w:author="Cordes, Stefan (NIH/NHLBI) [E]" w:date="2016-02-25T18:46:00Z"/>
        </w:rPr>
      </w:pPr>
      <w:del w:id="27" w:author="Cordes, Stefan (NIH/NHLBI) [E]" w:date="2016-02-25T18:46:00Z">
        <w:r w:rsidDel="001B6AC9">
          <w:delText>“Optimal” uncontrolled two stage phase II study design</w:delText>
        </w:r>
      </w:del>
    </w:p>
    <w:p w14:paraId="08C632D1" w14:textId="06C39104" w:rsidR="008B2276" w:rsidDel="001B6AC9" w:rsidRDefault="008B2276" w:rsidP="008B2276">
      <w:pPr>
        <w:pStyle w:val="ListParagraph"/>
        <w:numPr>
          <w:ilvl w:val="4"/>
          <w:numId w:val="1"/>
        </w:numPr>
        <w:rPr>
          <w:del w:id="28" w:author="Cordes, Stefan (NIH/NHLBI) [E]" w:date="2016-02-25T18:46:00Z"/>
        </w:rPr>
      </w:pPr>
      <w:del w:id="29" w:author="Cordes, Stefan (NIH/NHLBI) [E]" w:date="2016-02-25T18:46:00Z">
        <w:r w:rsidDel="001B6AC9">
          <w:delText>“Minimax” uncontrolled two stage phase II study design</w:delText>
        </w:r>
      </w:del>
    </w:p>
    <w:p w14:paraId="369821B1" w14:textId="179F0386" w:rsidR="008B2276" w:rsidDel="001B6AC9" w:rsidRDefault="008B2276" w:rsidP="008B2276">
      <w:pPr>
        <w:pStyle w:val="ListParagraph"/>
        <w:numPr>
          <w:ilvl w:val="1"/>
          <w:numId w:val="1"/>
        </w:numPr>
        <w:rPr>
          <w:del w:id="30" w:author="Cordes, Stefan (NIH/NHLBI) [E]" w:date="2016-02-25T18:46:00Z"/>
        </w:rPr>
      </w:pPr>
      <w:del w:id="31" w:author="Cordes, Stefan (NIH/NHLBI) [E]" w:date="2016-02-25T18:46:00Z">
        <w:r w:rsidDel="001B6AC9">
          <w:delText>Planned cohorts</w:delText>
        </w:r>
      </w:del>
    </w:p>
    <w:p w14:paraId="05514BC3" w14:textId="4A56E094" w:rsidR="008B2276" w:rsidDel="001B6AC9" w:rsidRDefault="008B2276" w:rsidP="008B2276">
      <w:pPr>
        <w:pStyle w:val="ListParagraph"/>
        <w:numPr>
          <w:ilvl w:val="2"/>
          <w:numId w:val="1"/>
        </w:numPr>
        <w:rPr>
          <w:del w:id="32" w:author="Cordes, Stefan (NIH/NHLBI) [E]" w:date="2016-02-25T18:46:00Z"/>
        </w:rPr>
      </w:pPr>
      <w:del w:id="33" w:author="Cordes, Stefan (NIH/NHLBI) [E]" w:date="2016-02-25T18:46:00Z">
        <w:r w:rsidDel="001B6AC9">
          <w:delText>Earlier CNI to mTORi conversion</w:delText>
        </w:r>
      </w:del>
    </w:p>
    <w:p w14:paraId="56864B81" w14:textId="77777777" w:rsidR="00197798" w:rsidRDefault="00197798" w:rsidP="00197798">
      <w:pPr>
        <w:pStyle w:val="ListParagraph"/>
        <w:numPr>
          <w:ilvl w:val="0"/>
          <w:numId w:val="1"/>
        </w:numPr>
      </w:pPr>
      <w:r>
        <w:t>Eligibility Assessment</w:t>
      </w:r>
    </w:p>
    <w:p w14:paraId="790B7E42" w14:textId="77777777" w:rsidR="008B2276" w:rsidRDefault="008B2276" w:rsidP="008B2276">
      <w:pPr>
        <w:pStyle w:val="ListParagraph"/>
        <w:numPr>
          <w:ilvl w:val="1"/>
          <w:numId w:val="1"/>
        </w:numPr>
      </w:pPr>
      <w:r>
        <w:t>Eligibility criteria</w:t>
      </w:r>
    </w:p>
    <w:p w14:paraId="48F7A77B" w14:textId="77777777" w:rsidR="008B2276" w:rsidRDefault="008B2276" w:rsidP="008B2276">
      <w:pPr>
        <w:pStyle w:val="ListParagraph"/>
        <w:numPr>
          <w:ilvl w:val="2"/>
          <w:numId w:val="1"/>
        </w:numPr>
      </w:pPr>
      <w:r>
        <w:t>Inclusion Criteria</w:t>
      </w:r>
    </w:p>
    <w:p w14:paraId="5FE0FD1D" w14:textId="77777777" w:rsidR="008B2276" w:rsidRDefault="008B2276" w:rsidP="008B2276">
      <w:pPr>
        <w:pStyle w:val="ListParagraph"/>
        <w:numPr>
          <w:ilvl w:val="2"/>
          <w:numId w:val="1"/>
        </w:numPr>
      </w:pPr>
      <w:r>
        <w:t>Exclusion Criteria</w:t>
      </w:r>
    </w:p>
    <w:p w14:paraId="555B1CCC" w14:textId="77777777" w:rsidR="008B2276" w:rsidRDefault="008B2276" w:rsidP="008B2276">
      <w:pPr>
        <w:pStyle w:val="ListParagraph"/>
        <w:numPr>
          <w:ilvl w:val="1"/>
          <w:numId w:val="1"/>
        </w:numPr>
      </w:pPr>
      <w:r>
        <w:t>Screening evaluation</w:t>
      </w:r>
    </w:p>
    <w:p w14:paraId="1BCD0513" w14:textId="582C6CF6" w:rsidR="00D05D4B" w:rsidRDefault="00D05D4B" w:rsidP="00D05D4B">
      <w:pPr>
        <w:pStyle w:val="ListParagraph"/>
        <w:numPr>
          <w:ilvl w:val="1"/>
          <w:numId w:val="1"/>
        </w:numPr>
      </w:pPr>
      <w:r>
        <w:t>Baseline studies</w:t>
      </w:r>
    </w:p>
    <w:p w14:paraId="11A94416" w14:textId="77777777" w:rsidR="00197798" w:rsidRDefault="00197798" w:rsidP="00D05D4B">
      <w:pPr>
        <w:pStyle w:val="ListParagraph"/>
        <w:numPr>
          <w:ilvl w:val="0"/>
          <w:numId w:val="1"/>
        </w:numPr>
      </w:pPr>
      <w:r>
        <w:t>Treatment Plan</w:t>
      </w:r>
    </w:p>
    <w:p w14:paraId="3346AFB9" w14:textId="4BA15758" w:rsidR="00D05D4B" w:rsidRDefault="00D05D4B" w:rsidP="00BA3F08">
      <w:pPr>
        <w:pStyle w:val="ListParagraph"/>
        <w:numPr>
          <w:ilvl w:val="1"/>
          <w:numId w:val="1"/>
        </w:numPr>
      </w:pPr>
      <w:r>
        <w:t>Cyclosporine (CsA)</w:t>
      </w:r>
    </w:p>
    <w:p w14:paraId="76122628" w14:textId="0A021FE7" w:rsidR="00D05D4B" w:rsidRDefault="00D05D4B" w:rsidP="00BA3F08">
      <w:pPr>
        <w:pStyle w:val="ListParagraph"/>
        <w:numPr>
          <w:ilvl w:val="1"/>
          <w:numId w:val="1"/>
        </w:numPr>
      </w:pPr>
      <w:r>
        <w:t>Sirolimus (SRL)</w:t>
      </w:r>
    </w:p>
    <w:p w14:paraId="07A0B79E" w14:textId="34465A47" w:rsidR="00D05D4B" w:rsidRDefault="00D05D4B" w:rsidP="00BA3F08">
      <w:pPr>
        <w:pStyle w:val="ListParagraph"/>
        <w:numPr>
          <w:ilvl w:val="2"/>
          <w:numId w:val="1"/>
        </w:numPr>
      </w:pPr>
      <w:r>
        <w:t>Dose adjustment of Sirolimus</w:t>
      </w:r>
    </w:p>
    <w:p w14:paraId="0E8E86AF" w14:textId="0CD1B009" w:rsidR="00D05D4B" w:rsidRDefault="00D05D4B" w:rsidP="00BA3F08">
      <w:pPr>
        <w:pStyle w:val="ListParagraph"/>
        <w:numPr>
          <w:ilvl w:val="1"/>
          <w:numId w:val="1"/>
        </w:numPr>
      </w:pPr>
      <w:r>
        <w:t>Relapse</w:t>
      </w:r>
    </w:p>
    <w:p w14:paraId="08F539D9" w14:textId="753D6723" w:rsidR="00D05D4B" w:rsidRDefault="00D05D4B" w:rsidP="00BA3F08">
      <w:pPr>
        <w:pStyle w:val="ListParagraph"/>
        <w:numPr>
          <w:ilvl w:val="1"/>
          <w:numId w:val="1"/>
        </w:numPr>
      </w:pPr>
      <w:r>
        <w:t>Cross-over after relapse</w:t>
      </w:r>
    </w:p>
    <w:p w14:paraId="25A5C441" w14:textId="77777777" w:rsidR="00197798" w:rsidRDefault="00197798" w:rsidP="00D05D4B">
      <w:pPr>
        <w:pStyle w:val="ListParagraph"/>
        <w:numPr>
          <w:ilvl w:val="0"/>
          <w:numId w:val="1"/>
        </w:numPr>
      </w:pPr>
      <w:r>
        <w:t>Clinical Monitoring</w:t>
      </w:r>
    </w:p>
    <w:p w14:paraId="774D8D2E" w14:textId="03BD3D17" w:rsidR="00A95DFD" w:rsidRDefault="00A95DFD" w:rsidP="00BA3F08">
      <w:pPr>
        <w:pStyle w:val="ListParagraph"/>
        <w:numPr>
          <w:ilvl w:val="1"/>
          <w:numId w:val="1"/>
        </w:numPr>
      </w:pPr>
      <w:r>
        <w:t>On-study monitoring, Day 1</w:t>
      </w:r>
    </w:p>
    <w:p w14:paraId="0DDD3E33" w14:textId="3CB9E300" w:rsidR="00A95DFD" w:rsidRDefault="00A95DFD" w:rsidP="00BA3F08">
      <w:pPr>
        <w:pStyle w:val="ListParagraph"/>
        <w:numPr>
          <w:ilvl w:val="1"/>
          <w:numId w:val="1"/>
        </w:numPr>
      </w:pPr>
      <w:r>
        <w:t>Follow-up to Day 100</w:t>
      </w:r>
    </w:p>
    <w:p w14:paraId="42465243" w14:textId="0F04B93D" w:rsidR="00A95DFD" w:rsidRDefault="00A95DFD" w:rsidP="00BA3F08">
      <w:pPr>
        <w:pStyle w:val="ListParagraph"/>
        <w:numPr>
          <w:ilvl w:val="1"/>
          <w:numId w:val="1"/>
        </w:numPr>
      </w:pPr>
      <w:r>
        <w:t>Landmark 3-month monitoring</w:t>
      </w:r>
    </w:p>
    <w:p w14:paraId="448E8724" w14:textId="5EC5C329" w:rsidR="00A95DFD" w:rsidRDefault="00A95DFD" w:rsidP="00BA3F08">
      <w:pPr>
        <w:pStyle w:val="ListParagraph"/>
        <w:numPr>
          <w:ilvl w:val="1"/>
          <w:numId w:val="1"/>
        </w:numPr>
      </w:pPr>
      <w:r>
        <w:t>Long-term follow-up (every 12 months to 5 years)</w:t>
      </w:r>
    </w:p>
    <w:p w14:paraId="63DCE744" w14:textId="37A4F3E6" w:rsidR="00A95DFD" w:rsidRDefault="00A95DFD" w:rsidP="00BA3F08">
      <w:pPr>
        <w:pStyle w:val="ListParagraph"/>
        <w:numPr>
          <w:ilvl w:val="1"/>
          <w:numId w:val="1"/>
        </w:numPr>
      </w:pPr>
      <w:r>
        <w:t>Research Studies</w:t>
      </w:r>
    </w:p>
    <w:p w14:paraId="4E2D97B8" w14:textId="6789DC59" w:rsidR="00A95DFD" w:rsidRDefault="00A95DFD" w:rsidP="00BA3F08">
      <w:pPr>
        <w:pStyle w:val="ListParagraph"/>
        <w:numPr>
          <w:ilvl w:val="2"/>
          <w:numId w:val="1"/>
        </w:numPr>
      </w:pPr>
      <w:r>
        <w:t>Assessments of lymphocyte function</w:t>
      </w:r>
    </w:p>
    <w:p w14:paraId="35B04BC0" w14:textId="03288A49" w:rsidR="00A95DFD" w:rsidRDefault="00A95DFD" w:rsidP="00BA3F08">
      <w:pPr>
        <w:pStyle w:val="ListParagraph"/>
        <w:numPr>
          <w:ilvl w:val="2"/>
          <w:numId w:val="1"/>
        </w:numPr>
      </w:pPr>
      <w:r>
        <w:t>Assessment of cytokines</w:t>
      </w:r>
    </w:p>
    <w:p w14:paraId="7F3A85B6" w14:textId="545C9E00" w:rsidR="00A95DFD" w:rsidRDefault="00A95DFD" w:rsidP="00BA3F08">
      <w:pPr>
        <w:pStyle w:val="ListParagraph"/>
        <w:numPr>
          <w:ilvl w:val="2"/>
          <w:numId w:val="1"/>
        </w:numPr>
      </w:pPr>
      <w:r>
        <w:t>Assessment of T-cell receptor repertoire</w:t>
      </w:r>
    </w:p>
    <w:p w14:paraId="52063CF0" w14:textId="574662F3" w:rsidR="00A95DFD" w:rsidRDefault="00A95DFD" w:rsidP="00BA3F08">
      <w:pPr>
        <w:pStyle w:val="ListParagraph"/>
        <w:numPr>
          <w:ilvl w:val="2"/>
          <w:numId w:val="1"/>
        </w:numPr>
      </w:pPr>
      <w:r>
        <w:t>Assessment of immunophenotype</w:t>
      </w:r>
    </w:p>
    <w:p w14:paraId="424ED760" w14:textId="458626E9" w:rsidR="00A95DFD" w:rsidRDefault="00A95DFD" w:rsidP="00BA3F08">
      <w:pPr>
        <w:pStyle w:val="ListParagraph"/>
        <w:numPr>
          <w:ilvl w:val="2"/>
          <w:numId w:val="1"/>
        </w:numPr>
      </w:pPr>
      <w:r>
        <w:lastRenderedPageBreak/>
        <w:t>Assessment of thrombopoietin levels</w:t>
      </w:r>
    </w:p>
    <w:p w14:paraId="468FA00C" w14:textId="5CB30FB8" w:rsidR="00A95DFD" w:rsidRDefault="00A95DFD" w:rsidP="00BA3F08">
      <w:pPr>
        <w:pStyle w:val="ListParagraph"/>
        <w:numPr>
          <w:ilvl w:val="2"/>
          <w:numId w:val="1"/>
        </w:numPr>
      </w:pPr>
      <w:r>
        <w:t>Assessment of quality of life</w:t>
      </w:r>
    </w:p>
    <w:p w14:paraId="4294ACB9" w14:textId="26F4F250" w:rsidR="00A95DFD" w:rsidRDefault="00A95DFD" w:rsidP="00BA3F08">
      <w:pPr>
        <w:pStyle w:val="ListParagraph"/>
        <w:numPr>
          <w:ilvl w:val="2"/>
          <w:numId w:val="1"/>
        </w:numPr>
      </w:pPr>
      <w:r>
        <w:t>Monitoring of cross-over patients</w:t>
      </w:r>
    </w:p>
    <w:p w14:paraId="1E00B8A9" w14:textId="6A8001CE" w:rsidR="00A95DFD" w:rsidRDefault="00A95DFD" w:rsidP="00A95DFD">
      <w:pPr>
        <w:pStyle w:val="ListParagraph"/>
        <w:numPr>
          <w:ilvl w:val="0"/>
          <w:numId w:val="1"/>
        </w:numPr>
      </w:pPr>
      <w:r>
        <w:t>Biostatistical  Considerations</w:t>
      </w:r>
    </w:p>
    <w:p w14:paraId="4BD231D9" w14:textId="7C46D198" w:rsidR="00A95DFD" w:rsidRDefault="00A95DFD" w:rsidP="00BA3F08">
      <w:pPr>
        <w:pStyle w:val="ListParagraph"/>
        <w:numPr>
          <w:ilvl w:val="1"/>
          <w:numId w:val="1"/>
        </w:numPr>
      </w:pPr>
      <w:r>
        <w:t>Sample sizes</w:t>
      </w:r>
    </w:p>
    <w:p w14:paraId="59CF2EE4" w14:textId="558D56FC" w:rsidR="00A95DFD" w:rsidRDefault="00A95DFD" w:rsidP="00BA3F08">
      <w:pPr>
        <w:pStyle w:val="ListParagraph"/>
        <w:numPr>
          <w:ilvl w:val="1"/>
          <w:numId w:val="1"/>
        </w:numPr>
      </w:pPr>
      <w:r>
        <w:t>Statistical methods</w:t>
      </w:r>
    </w:p>
    <w:p w14:paraId="2A4EF038" w14:textId="50D06BA6" w:rsidR="00A95DFD" w:rsidRDefault="00A95DFD" w:rsidP="00BA3F08">
      <w:pPr>
        <w:pStyle w:val="ListParagraph"/>
        <w:numPr>
          <w:ilvl w:val="1"/>
          <w:numId w:val="1"/>
        </w:numPr>
      </w:pPr>
      <w:r>
        <w:t>Primary endpoints</w:t>
      </w:r>
    </w:p>
    <w:p w14:paraId="7D842019" w14:textId="66BE8FDA" w:rsidR="00A95DFD" w:rsidRDefault="00A95DFD" w:rsidP="00BA3F08">
      <w:pPr>
        <w:pStyle w:val="ListParagraph"/>
        <w:numPr>
          <w:ilvl w:val="1"/>
          <w:numId w:val="1"/>
        </w:numPr>
      </w:pPr>
      <w:r>
        <w:t>Secondary endpoints</w:t>
      </w:r>
    </w:p>
    <w:p w14:paraId="37A18227" w14:textId="4A0AD17B" w:rsidR="00A95DFD" w:rsidRDefault="00A95DFD" w:rsidP="00BA3F08">
      <w:pPr>
        <w:pStyle w:val="ListParagraph"/>
        <w:numPr>
          <w:ilvl w:val="1"/>
          <w:numId w:val="1"/>
        </w:numPr>
      </w:pPr>
      <w:r>
        <w:t>Stopping rules</w:t>
      </w:r>
    </w:p>
    <w:p w14:paraId="6366B74B" w14:textId="77777777" w:rsidR="00197798" w:rsidRDefault="00197798" w:rsidP="00D05D4B">
      <w:pPr>
        <w:pStyle w:val="ListParagraph"/>
        <w:numPr>
          <w:ilvl w:val="0"/>
          <w:numId w:val="1"/>
        </w:numPr>
      </w:pPr>
      <w:r>
        <w:t>Data and Safety Monitoring</w:t>
      </w:r>
    </w:p>
    <w:p w14:paraId="7692B599" w14:textId="77777777" w:rsidR="00197798" w:rsidRDefault="00197798" w:rsidP="00D05D4B">
      <w:pPr>
        <w:pStyle w:val="ListParagraph"/>
        <w:numPr>
          <w:ilvl w:val="1"/>
          <w:numId w:val="1"/>
        </w:numPr>
      </w:pPr>
      <w:r>
        <w:t>Safety Monitoring</w:t>
      </w:r>
    </w:p>
    <w:p w14:paraId="754DAA5C" w14:textId="77777777" w:rsidR="00197798" w:rsidRDefault="00197798" w:rsidP="00D05D4B">
      <w:pPr>
        <w:pStyle w:val="ListParagraph"/>
        <w:numPr>
          <w:ilvl w:val="1"/>
          <w:numId w:val="1"/>
        </w:numPr>
      </w:pPr>
      <w:r>
        <w:t>Event Characterization and Reporting</w:t>
      </w:r>
    </w:p>
    <w:p w14:paraId="1C13482F" w14:textId="7F09F9B4" w:rsidR="00A95DFD" w:rsidRDefault="00A95DFD" w:rsidP="00BA3F08">
      <w:pPr>
        <w:pStyle w:val="ListParagraph"/>
        <w:numPr>
          <w:ilvl w:val="2"/>
          <w:numId w:val="1"/>
        </w:numPr>
      </w:pPr>
      <w:r>
        <w:t>Unanticipated Problem (UP) characterization</w:t>
      </w:r>
    </w:p>
    <w:p w14:paraId="3CBD65FA" w14:textId="52FD08CA" w:rsidR="00A95DFD" w:rsidRDefault="00A95DFD" w:rsidP="00BA3F08">
      <w:pPr>
        <w:pStyle w:val="ListParagraph"/>
        <w:numPr>
          <w:ilvl w:val="2"/>
          <w:numId w:val="1"/>
        </w:numPr>
      </w:pPr>
      <w:r>
        <w:t>Protocol Deviation (PD) characterization</w:t>
      </w:r>
    </w:p>
    <w:p w14:paraId="50471D40" w14:textId="4ED40354" w:rsidR="00A95DFD" w:rsidRDefault="00A95DFD" w:rsidP="00BA3F08">
      <w:pPr>
        <w:pStyle w:val="ListParagraph"/>
        <w:numPr>
          <w:ilvl w:val="2"/>
          <w:numId w:val="1"/>
        </w:numPr>
      </w:pPr>
      <w:r>
        <w:t>Adverse Events (AE) characterization</w:t>
      </w:r>
    </w:p>
    <w:p w14:paraId="369079DE" w14:textId="4A90FE92" w:rsidR="00A95DFD" w:rsidRDefault="00A95DFD" w:rsidP="00BA3F08">
      <w:pPr>
        <w:pStyle w:val="ListParagraph"/>
        <w:numPr>
          <w:ilvl w:val="2"/>
          <w:numId w:val="1"/>
        </w:numPr>
      </w:pPr>
      <w:r>
        <w:t>Serious Adverse Events characterization</w:t>
      </w:r>
    </w:p>
    <w:p w14:paraId="37830D18" w14:textId="04ABAE8A" w:rsidR="00A95DFD" w:rsidRDefault="00A95DFD" w:rsidP="00BA3F08">
      <w:pPr>
        <w:pStyle w:val="ListParagraph"/>
        <w:numPr>
          <w:ilvl w:val="2"/>
          <w:numId w:val="1"/>
        </w:numPr>
      </w:pPr>
      <w:r>
        <w:t>Non-compliance characterization</w:t>
      </w:r>
    </w:p>
    <w:p w14:paraId="49539B0E" w14:textId="196FC955" w:rsidR="00A95DFD" w:rsidRDefault="00A95DFD" w:rsidP="00BA3F08">
      <w:pPr>
        <w:pStyle w:val="ListParagraph"/>
        <w:numPr>
          <w:ilvl w:val="2"/>
          <w:numId w:val="1"/>
        </w:numPr>
      </w:pPr>
      <w:r>
        <w:t>Event reporting</w:t>
      </w:r>
    </w:p>
    <w:p w14:paraId="708B7AF9" w14:textId="66C3A35E" w:rsidR="00A95DFD" w:rsidRDefault="00A95DFD" w:rsidP="00BA3F08">
      <w:pPr>
        <w:pStyle w:val="ListParagraph"/>
        <w:numPr>
          <w:ilvl w:val="3"/>
          <w:numId w:val="1"/>
        </w:numPr>
      </w:pPr>
      <w:r>
        <w:t>Reporting time frames to IRB Chair, Clinical Director and IRB</w:t>
      </w:r>
    </w:p>
    <w:p w14:paraId="7A5F43AF" w14:textId="3FBB8E77" w:rsidR="00A95DFD" w:rsidRDefault="00A95DFD" w:rsidP="00BA3F08">
      <w:pPr>
        <w:pStyle w:val="ListParagraph"/>
        <w:numPr>
          <w:ilvl w:val="4"/>
          <w:numId w:val="1"/>
        </w:numPr>
      </w:pPr>
      <w:r>
        <w:t>Reports at the time of continuing IRB review</w:t>
      </w:r>
    </w:p>
    <w:p w14:paraId="195542AD" w14:textId="4F199E8A" w:rsidR="00A95DFD" w:rsidRDefault="00A95DFD" w:rsidP="00BA3F08">
      <w:pPr>
        <w:pStyle w:val="ListParagraph"/>
        <w:numPr>
          <w:ilvl w:val="3"/>
          <w:numId w:val="1"/>
        </w:numPr>
      </w:pPr>
      <w:r>
        <w:t>NHLBI DSMB reporting</w:t>
      </w:r>
    </w:p>
    <w:p w14:paraId="24E3E475" w14:textId="55C02B8D" w:rsidR="00A95DFD" w:rsidRDefault="00A95DFD" w:rsidP="00BA3F08">
      <w:pPr>
        <w:pStyle w:val="ListParagraph"/>
        <w:numPr>
          <w:ilvl w:val="3"/>
          <w:numId w:val="1"/>
        </w:numPr>
      </w:pPr>
      <w:r>
        <w:t>Sponsor and FDA reporting</w:t>
      </w:r>
    </w:p>
    <w:p w14:paraId="4853B243" w14:textId="2641237C" w:rsidR="00A95DFD" w:rsidRDefault="00A95DFD" w:rsidP="00BA3F08">
      <w:pPr>
        <w:pStyle w:val="ListParagraph"/>
        <w:numPr>
          <w:ilvl w:val="3"/>
          <w:numId w:val="1"/>
        </w:numPr>
      </w:pPr>
      <w:r>
        <w:t>Reporting Serioud Adverse Events to CRADA sponsor</w:t>
      </w:r>
    </w:p>
    <w:p w14:paraId="3499C638" w14:textId="77777777" w:rsidR="00197798" w:rsidRDefault="00197798" w:rsidP="00D05D4B">
      <w:pPr>
        <w:pStyle w:val="ListParagraph"/>
        <w:numPr>
          <w:ilvl w:val="1"/>
          <w:numId w:val="1"/>
        </w:numPr>
      </w:pPr>
      <w:r>
        <w:t>Reporting of Preg</w:t>
      </w:r>
      <w:r w:rsidR="00C63263">
        <w:t>n</w:t>
      </w:r>
      <w:r>
        <w:t>ancy</w:t>
      </w:r>
    </w:p>
    <w:p w14:paraId="0A561170" w14:textId="77777777" w:rsidR="00197798" w:rsidRDefault="00197798" w:rsidP="00D05D4B">
      <w:pPr>
        <w:pStyle w:val="ListParagraph"/>
        <w:numPr>
          <w:ilvl w:val="1"/>
          <w:numId w:val="1"/>
        </w:numPr>
      </w:pPr>
      <w:r>
        <w:t>Protocol Monitoring</w:t>
      </w:r>
    </w:p>
    <w:p w14:paraId="22E7A6EB" w14:textId="77777777" w:rsidR="00197798" w:rsidRDefault="00197798" w:rsidP="00D05D4B">
      <w:pPr>
        <w:pStyle w:val="ListParagraph"/>
        <w:numPr>
          <w:ilvl w:val="0"/>
          <w:numId w:val="1"/>
        </w:numPr>
      </w:pPr>
      <w:r>
        <w:t>Human Subject Protection</w:t>
      </w:r>
    </w:p>
    <w:p w14:paraId="2BFB45D0" w14:textId="77777777" w:rsidR="00197798" w:rsidRDefault="00197798" w:rsidP="00D05D4B">
      <w:pPr>
        <w:pStyle w:val="ListParagraph"/>
        <w:numPr>
          <w:ilvl w:val="1"/>
          <w:numId w:val="1"/>
        </w:numPr>
      </w:pPr>
      <w:r>
        <w:t>Rationale for Subject Selection</w:t>
      </w:r>
    </w:p>
    <w:p w14:paraId="61B1F821" w14:textId="77777777" w:rsidR="00197798" w:rsidRDefault="00197798" w:rsidP="00D05D4B">
      <w:pPr>
        <w:pStyle w:val="ListParagraph"/>
        <w:numPr>
          <w:ilvl w:val="1"/>
          <w:numId w:val="1"/>
        </w:numPr>
      </w:pPr>
      <w:r>
        <w:t>Participation of Children</w:t>
      </w:r>
    </w:p>
    <w:p w14:paraId="0388F357" w14:textId="77777777" w:rsidR="00197798" w:rsidRDefault="00197798" w:rsidP="00D05D4B">
      <w:pPr>
        <w:pStyle w:val="ListParagraph"/>
        <w:numPr>
          <w:ilvl w:val="1"/>
          <w:numId w:val="1"/>
        </w:numPr>
      </w:pPr>
      <w:r>
        <w:t>Exclusion of Pregnant Women or Nursing Mothers</w:t>
      </w:r>
    </w:p>
    <w:p w14:paraId="37EC12EB" w14:textId="77777777" w:rsidR="00197798" w:rsidRDefault="00197798" w:rsidP="00D05D4B">
      <w:pPr>
        <w:pStyle w:val="ListParagraph"/>
        <w:numPr>
          <w:ilvl w:val="1"/>
          <w:numId w:val="1"/>
        </w:numPr>
      </w:pPr>
      <w:r>
        <w:t>Risks and Discomforts</w:t>
      </w:r>
    </w:p>
    <w:p w14:paraId="769E91B1" w14:textId="77777777" w:rsidR="00197798" w:rsidRDefault="00197798" w:rsidP="00D05D4B">
      <w:pPr>
        <w:pStyle w:val="ListParagraph"/>
        <w:numPr>
          <w:ilvl w:val="1"/>
          <w:numId w:val="1"/>
        </w:numPr>
      </w:pPr>
      <w:r>
        <w:t>Risks in Relation to Benefit</w:t>
      </w:r>
    </w:p>
    <w:p w14:paraId="3C4828B7" w14:textId="77777777" w:rsidR="00197798" w:rsidRDefault="00197798" w:rsidP="00D05D4B">
      <w:pPr>
        <w:pStyle w:val="ListParagraph"/>
        <w:numPr>
          <w:ilvl w:val="1"/>
          <w:numId w:val="1"/>
        </w:numPr>
      </w:pPr>
      <w:r>
        <w:t>Informed Consent Processes and Procedures</w:t>
      </w:r>
    </w:p>
    <w:p w14:paraId="374EC03C" w14:textId="77777777" w:rsidR="00197798" w:rsidRDefault="00197798" w:rsidP="00D05D4B">
      <w:pPr>
        <w:pStyle w:val="ListParagraph"/>
        <w:numPr>
          <w:ilvl w:val="1"/>
          <w:numId w:val="1"/>
        </w:numPr>
      </w:pPr>
      <w:r>
        <w:t>Conflict of Interest</w:t>
      </w:r>
    </w:p>
    <w:p w14:paraId="633189C6" w14:textId="77777777" w:rsidR="00197798" w:rsidRDefault="00197798" w:rsidP="00D05D4B">
      <w:pPr>
        <w:pStyle w:val="ListParagraph"/>
        <w:numPr>
          <w:ilvl w:val="0"/>
          <w:numId w:val="1"/>
        </w:numPr>
      </w:pPr>
      <w:r>
        <w:t>Pharmaceuticals</w:t>
      </w:r>
    </w:p>
    <w:p w14:paraId="7E7F51CF" w14:textId="77777777" w:rsidR="0013730B" w:rsidRDefault="003B5165" w:rsidP="00D05D4B">
      <w:pPr>
        <w:pStyle w:val="ListParagraph"/>
        <w:numPr>
          <w:ilvl w:val="1"/>
          <w:numId w:val="1"/>
        </w:numPr>
      </w:pPr>
      <w:r>
        <w:t>Sirolimus</w:t>
      </w:r>
    </w:p>
    <w:p w14:paraId="58E15590" w14:textId="3EEE8C8E" w:rsidR="00A95DFD" w:rsidRDefault="00A95DFD" w:rsidP="00BA3F08">
      <w:pPr>
        <w:pStyle w:val="ListParagraph"/>
        <w:numPr>
          <w:ilvl w:val="2"/>
          <w:numId w:val="1"/>
        </w:numPr>
      </w:pPr>
      <w:r>
        <w:t>Supply</w:t>
      </w:r>
    </w:p>
    <w:p w14:paraId="25C2D83E" w14:textId="7EF7B3F6" w:rsidR="00A95DFD" w:rsidRDefault="00A95DFD" w:rsidP="00BA3F08">
      <w:pPr>
        <w:pStyle w:val="ListParagraph"/>
        <w:numPr>
          <w:ilvl w:val="2"/>
          <w:numId w:val="1"/>
        </w:numPr>
      </w:pPr>
      <w:r>
        <w:t>Storage and Stability</w:t>
      </w:r>
    </w:p>
    <w:p w14:paraId="1306BDCB" w14:textId="5900BD08" w:rsidR="00BE7D98" w:rsidRDefault="00BE7D98" w:rsidP="00BA3F08">
      <w:pPr>
        <w:pStyle w:val="ListParagraph"/>
        <w:numPr>
          <w:ilvl w:val="2"/>
          <w:numId w:val="1"/>
        </w:numPr>
      </w:pPr>
      <w:r>
        <w:t>Administration</w:t>
      </w:r>
    </w:p>
    <w:p w14:paraId="0C60C842" w14:textId="748C3B60" w:rsidR="00BE7D98" w:rsidRDefault="00BE7D98" w:rsidP="00BA3F08">
      <w:pPr>
        <w:pStyle w:val="ListParagraph"/>
        <w:numPr>
          <w:ilvl w:val="2"/>
          <w:numId w:val="1"/>
        </w:numPr>
      </w:pPr>
      <w:r>
        <w:t>Toxicities</w:t>
      </w:r>
    </w:p>
    <w:p w14:paraId="75726D14" w14:textId="77777777" w:rsidR="00197798" w:rsidRDefault="00197798" w:rsidP="00D05D4B">
      <w:pPr>
        <w:pStyle w:val="ListParagraph"/>
        <w:numPr>
          <w:ilvl w:val="0"/>
          <w:numId w:val="1"/>
        </w:numPr>
      </w:pPr>
      <w:r>
        <w:t>References</w:t>
      </w:r>
    </w:p>
    <w:p w14:paraId="41CF9446" w14:textId="77777777" w:rsidR="00E070A2" w:rsidRDefault="00E070A2" w:rsidP="00E070A2"/>
    <w:p w14:paraId="53780C95" w14:textId="77777777" w:rsidR="004C7A9C" w:rsidRDefault="004C7A9C">
      <w:pPr>
        <w:rPr>
          <w:b/>
        </w:rPr>
      </w:pPr>
      <w:r>
        <w:rPr>
          <w:b/>
        </w:rPr>
        <w:br w:type="page"/>
      </w:r>
    </w:p>
    <w:p w14:paraId="3F879116" w14:textId="77777777" w:rsidR="008A2D07" w:rsidRPr="008A2D07" w:rsidRDefault="008A2D07" w:rsidP="008A2D07">
      <w:pPr>
        <w:pStyle w:val="ListParagraph"/>
        <w:numPr>
          <w:ilvl w:val="0"/>
          <w:numId w:val="6"/>
        </w:numPr>
        <w:rPr>
          <w:b/>
        </w:rPr>
      </w:pPr>
      <w:r w:rsidRPr="008A2D07">
        <w:rPr>
          <w:b/>
        </w:rPr>
        <w:lastRenderedPageBreak/>
        <w:t>OBJECTIVES</w:t>
      </w:r>
    </w:p>
    <w:p w14:paraId="4ED5D47B" w14:textId="77777777" w:rsidR="008A2D07" w:rsidRDefault="008A2D07" w:rsidP="008A2D07"/>
    <w:p w14:paraId="7C454434" w14:textId="77777777" w:rsidR="008A2D07" w:rsidRPr="008A2D07" w:rsidRDefault="008A2D07" w:rsidP="008A2D07">
      <w:pPr>
        <w:rPr>
          <w:b/>
        </w:rPr>
      </w:pPr>
      <w:r w:rsidRPr="008A2D07">
        <w:rPr>
          <w:b/>
        </w:rPr>
        <w:t xml:space="preserve">1.1 </w:t>
      </w:r>
      <w:r w:rsidRPr="008A2D07">
        <w:rPr>
          <w:b/>
        </w:rPr>
        <w:tab/>
        <w:t>Primary objective</w:t>
      </w:r>
      <w:r w:rsidR="00B76DAE">
        <w:rPr>
          <w:b/>
        </w:rPr>
        <w:t>s</w:t>
      </w:r>
    </w:p>
    <w:p w14:paraId="085670B6" w14:textId="77777777" w:rsidR="00B76DAE" w:rsidRDefault="00002AD7" w:rsidP="00CB0EE4">
      <w:r>
        <w:t xml:space="preserve">The </w:t>
      </w:r>
      <w:r w:rsidRPr="00CB0EE4">
        <w:rPr>
          <w:b/>
          <w:i/>
        </w:rPr>
        <w:t>primary objective</w:t>
      </w:r>
      <w:r w:rsidR="00B76DAE">
        <w:rPr>
          <w:b/>
          <w:i/>
        </w:rPr>
        <w:t>s</w:t>
      </w:r>
      <w:r w:rsidR="00B76DAE">
        <w:t xml:space="preserve"> are</w:t>
      </w:r>
      <w:r>
        <w:t xml:space="preserve"> </w:t>
      </w:r>
      <w:r w:rsidR="00B76DAE">
        <w:t>to:</w:t>
      </w:r>
    </w:p>
    <w:p w14:paraId="772EA64B" w14:textId="613CE045" w:rsidR="00B76DAE" w:rsidRDefault="00B76DAE" w:rsidP="00B76DAE">
      <w:pPr>
        <w:pStyle w:val="ListParagraph"/>
        <w:numPr>
          <w:ilvl w:val="0"/>
          <w:numId w:val="26"/>
        </w:numPr>
      </w:pPr>
      <w:r>
        <w:t>E</w:t>
      </w:r>
      <w:r w:rsidR="008A2D07">
        <w:t xml:space="preserve">stablish </w:t>
      </w:r>
      <w:r w:rsidR="00002AD7">
        <w:t>whether</w:t>
      </w:r>
      <w:r w:rsidR="008A2D07">
        <w:t xml:space="preserve"> </w:t>
      </w:r>
      <w:r w:rsidR="00002AD7">
        <w:t>the rate of relapse</w:t>
      </w:r>
      <w:r w:rsidR="0078091E">
        <w:t xml:space="preserve"> and/or CNI dependence</w:t>
      </w:r>
      <w:r w:rsidR="004D3AFA">
        <w:t xml:space="preserve"> at 24-months after CNI discontinuation</w:t>
      </w:r>
      <w:r w:rsidR="00002AD7">
        <w:t xml:space="preserve"> is improved with </w:t>
      </w:r>
      <w:r w:rsidR="00BE24FC">
        <w:t xml:space="preserve">conversion to an </w:t>
      </w:r>
      <w:r w:rsidR="008A2D07">
        <w:t xml:space="preserve">mTOR inhibitor in patients with severe aplastic </w:t>
      </w:r>
      <w:r w:rsidR="004342AE">
        <w:t>anemia</w:t>
      </w:r>
      <w:r w:rsidR="008A2D07">
        <w:t xml:space="preserve"> previously treated with standard immunosuppressive therapy including a calcineurin inhibitor</w:t>
      </w:r>
      <w:r>
        <w:t>.</w:t>
      </w:r>
    </w:p>
    <w:p w14:paraId="53AE8394" w14:textId="77777777" w:rsidR="008A2D07" w:rsidRDefault="00B76DAE" w:rsidP="00B76DAE">
      <w:pPr>
        <w:pStyle w:val="ListParagraph"/>
        <w:numPr>
          <w:ilvl w:val="0"/>
          <w:numId w:val="26"/>
        </w:numPr>
      </w:pPr>
      <w:r>
        <w:t>Determine toxicities, especially negative hematological effects, in patients with bone marrow failure.</w:t>
      </w:r>
    </w:p>
    <w:p w14:paraId="68FABA2D" w14:textId="77777777" w:rsidR="008A2D07" w:rsidRDefault="008A2D07" w:rsidP="008A2D07"/>
    <w:p w14:paraId="75C54263" w14:textId="77777777" w:rsidR="008A2D07" w:rsidRPr="008A2D07" w:rsidRDefault="008A2D07" w:rsidP="008A2D07">
      <w:pPr>
        <w:rPr>
          <w:b/>
        </w:rPr>
      </w:pPr>
      <w:r w:rsidRPr="008A2D07">
        <w:rPr>
          <w:b/>
        </w:rPr>
        <w:t>1.2</w:t>
      </w:r>
      <w:r w:rsidRPr="008A2D07">
        <w:rPr>
          <w:b/>
        </w:rPr>
        <w:tab/>
        <w:t>Secondary objectives</w:t>
      </w:r>
    </w:p>
    <w:p w14:paraId="2B90BB57" w14:textId="77777777" w:rsidR="00ED058C" w:rsidRDefault="00002AD7" w:rsidP="00ED058C">
      <w:r w:rsidRPr="00ED058C">
        <w:rPr>
          <w:b/>
          <w:i/>
        </w:rPr>
        <w:t>Secondary objectives</w:t>
      </w:r>
      <w:r>
        <w:t xml:space="preserve"> are to:</w:t>
      </w:r>
    </w:p>
    <w:p w14:paraId="6A6FB751" w14:textId="77777777" w:rsidR="00974418" w:rsidRDefault="00974418" w:rsidP="00B76DAE">
      <w:pPr>
        <w:pStyle w:val="ListParagraph"/>
        <w:numPr>
          <w:ilvl w:val="0"/>
          <w:numId w:val="24"/>
        </w:numPr>
      </w:pPr>
      <w:r>
        <w:t>Establish whether there is a decrease in the rate at which patients evolve to a clonal hematological disease, MDS and AML.</w:t>
      </w:r>
    </w:p>
    <w:p w14:paraId="5AD89FE7" w14:textId="77777777" w:rsidR="00CC2B22" w:rsidRDefault="00CC2B22" w:rsidP="00974418">
      <w:pPr>
        <w:rPr>
          <w:b/>
        </w:rPr>
      </w:pPr>
    </w:p>
    <w:p w14:paraId="437B35F6" w14:textId="77777777" w:rsidR="00974418" w:rsidRPr="00974418" w:rsidRDefault="00974418" w:rsidP="00974418">
      <w:pPr>
        <w:rPr>
          <w:b/>
        </w:rPr>
      </w:pPr>
      <w:r w:rsidRPr="00974418">
        <w:rPr>
          <w:b/>
        </w:rPr>
        <w:t xml:space="preserve">1.3 </w:t>
      </w:r>
      <w:r w:rsidRPr="00974418">
        <w:rPr>
          <w:b/>
        </w:rPr>
        <w:tab/>
        <w:t>Objectives of planned future cohorts</w:t>
      </w:r>
    </w:p>
    <w:p w14:paraId="68D1FE6C" w14:textId="77777777" w:rsidR="00974418" w:rsidRDefault="00974418" w:rsidP="00974418">
      <w:r>
        <w:t xml:space="preserve">The </w:t>
      </w:r>
      <w:r w:rsidRPr="00E90B05">
        <w:rPr>
          <w:b/>
          <w:i/>
        </w:rPr>
        <w:t>objectives of planned future cohorts</w:t>
      </w:r>
      <w:r>
        <w:t xml:space="preserve"> are to:</w:t>
      </w:r>
    </w:p>
    <w:p w14:paraId="5B1A7031" w14:textId="77777777" w:rsidR="00447579" w:rsidRDefault="001F1369" w:rsidP="00B76DAE">
      <w:pPr>
        <w:pStyle w:val="ListParagraph"/>
        <w:numPr>
          <w:ilvl w:val="0"/>
          <w:numId w:val="25"/>
        </w:numPr>
      </w:pPr>
      <w:r>
        <w:t>If interim analysis demonstrates efficacy of mTOR</w:t>
      </w:r>
      <w:r w:rsidR="00077CDB">
        <w:t>i</w:t>
      </w:r>
      <w:r>
        <w:t xml:space="preserve"> conversion, determine whether earlier </w:t>
      </w:r>
      <w:r w:rsidR="000A4DBF">
        <w:t xml:space="preserve">(12 months rather than 24 months post-ATG) </w:t>
      </w:r>
      <w:r>
        <w:t>mTOR</w:t>
      </w:r>
      <w:r w:rsidR="00077CDB">
        <w:t>i</w:t>
      </w:r>
      <w:r>
        <w:t xml:space="preserve"> conversion is non</w:t>
      </w:r>
      <w:r w:rsidR="00077CDB">
        <w:t>-</w:t>
      </w:r>
      <w:r>
        <w:t>inferior.</w:t>
      </w:r>
    </w:p>
    <w:p w14:paraId="204EE46A" w14:textId="77777777" w:rsidR="008A2D07" w:rsidRDefault="008A2D07" w:rsidP="00820042"/>
    <w:p w14:paraId="0D9D7D78" w14:textId="77777777" w:rsidR="00B76DAE" w:rsidRPr="00B76DAE" w:rsidRDefault="00B76DAE" w:rsidP="00820042">
      <w:pPr>
        <w:rPr>
          <w:b/>
        </w:rPr>
      </w:pPr>
      <w:r w:rsidRPr="00B76DAE">
        <w:rPr>
          <w:b/>
        </w:rPr>
        <w:t>1.4</w:t>
      </w:r>
      <w:r w:rsidRPr="00B76DAE">
        <w:rPr>
          <w:b/>
        </w:rPr>
        <w:tab/>
        <w:t>Research Studies</w:t>
      </w:r>
    </w:p>
    <w:p w14:paraId="6DE31897" w14:textId="77777777" w:rsidR="00B76DAE" w:rsidRDefault="00B76DAE" w:rsidP="00B76DAE">
      <w:pPr>
        <w:pStyle w:val="ListParagraph"/>
        <w:numPr>
          <w:ilvl w:val="0"/>
          <w:numId w:val="24"/>
        </w:numPr>
      </w:pPr>
      <w:r>
        <w:t>Determine changes pre- and post-treatment changes in peripheral and bone marrow lymphocyte phenotypes via flow cytometry/CyTOF</w:t>
      </w:r>
    </w:p>
    <w:p w14:paraId="3C335B4E" w14:textId="2CFE4948" w:rsidR="00B76DAE" w:rsidRPr="00B76DAE" w:rsidRDefault="00B76DAE" w:rsidP="00B76DAE">
      <w:pPr>
        <w:pStyle w:val="ListParagraph"/>
        <w:numPr>
          <w:ilvl w:val="0"/>
          <w:numId w:val="24"/>
        </w:numPr>
      </w:pPr>
      <w:r>
        <w:t xml:space="preserve">Determine changes to pre- and post-treatment T-cell receptor (TCR) repertoire via </w:t>
      </w:r>
      <w:r w:rsidRPr="00B76DAE">
        <w:t>single cell RNA-seq for high-resolution quantitative analyses of immunological clonality as well as identification of corresponding T-cell subsets</w: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 </w:instrTex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EN.CITE.DATA </w:instrText>
      </w:r>
      <w:r w:rsidRPr="00B76DAE">
        <w:fldChar w:fldCharType="end"/>
      </w:r>
      <w:r w:rsidRPr="00B76DAE">
        <w:fldChar w:fldCharType="separate"/>
      </w:r>
      <w:r w:rsidRPr="00B76DAE">
        <w:rPr>
          <w:noProof/>
        </w:rPr>
        <w:t>(</w:t>
      </w:r>
      <w:hyperlink w:anchor="_ENREF_9" w:tooltip="Brown, 2015 #18381" w:history="1">
        <w:r w:rsidR="00D84C0C" w:rsidRPr="00B76DAE">
          <w:rPr>
            <w:noProof/>
          </w:rPr>
          <w:t>Brown et al., 2015</w:t>
        </w:r>
      </w:hyperlink>
      <w:r w:rsidRPr="00B76DAE">
        <w:rPr>
          <w:noProof/>
        </w:rPr>
        <w:t>)</w:t>
      </w:r>
      <w:r w:rsidRPr="00B76DAE">
        <w:fldChar w:fldCharType="end"/>
      </w:r>
      <w:r w:rsidRPr="00B76DAE">
        <w:t>.</w:t>
      </w:r>
    </w:p>
    <w:p w14:paraId="4A9A9A37" w14:textId="6F38EB9A" w:rsidR="00834DFE" w:rsidRDefault="00B76DAE" w:rsidP="00F713A4">
      <w:pPr>
        <w:pStyle w:val="ListParagraph"/>
        <w:numPr>
          <w:ilvl w:val="0"/>
          <w:numId w:val="24"/>
        </w:numPr>
      </w:pPr>
      <w:r>
        <w:t xml:space="preserve">Determine changes to pre- and post-treatment circulating cytokines </w:t>
      </w:r>
      <w:r w:rsidRPr="009B220C">
        <w:t>(IL-1</w:t>
      </w:r>
      <w:r w:rsidRPr="009B220C">
        <w:sym w:font="Symbol" w:char="F062"/>
      </w:r>
      <w:r w:rsidRPr="009B220C">
        <w:t>, IFN-</w:t>
      </w:r>
      <w:r w:rsidRPr="009B220C">
        <w:sym w:font="Symbol" w:char="F067"/>
      </w:r>
      <w:r w:rsidRPr="009B220C">
        <w:t>, IL-17, IL-6, IL-10, etc.)</w:t>
      </w:r>
    </w:p>
    <w:p w14:paraId="281B1A75" w14:textId="77777777" w:rsidR="00834DFE" w:rsidRDefault="00834DFE" w:rsidP="00820042"/>
    <w:p w14:paraId="32D2B240" w14:textId="77777777" w:rsidR="00834DFE" w:rsidRDefault="00834DFE" w:rsidP="00820042"/>
    <w:p w14:paraId="580D207C" w14:textId="77777777" w:rsidR="008A2D07" w:rsidRPr="008A2D07" w:rsidRDefault="008A2D07" w:rsidP="00820042">
      <w:pPr>
        <w:rPr>
          <w:b/>
        </w:rPr>
      </w:pPr>
      <w:r w:rsidRPr="008A2D07">
        <w:rPr>
          <w:b/>
        </w:rPr>
        <w:t>2. 0</w:t>
      </w:r>
      <w:r w:rsidRPr="008A2D07">
        <w:rPr>
          <w:b/>
        </w:rPr>
        <w:tab/>
        <w:t>BAC</w:t>
      </w:r>
      <w:r w:rsidR="00770C58">
        <w:rPr>
          <w:b/>
        </w:rPr>
        <w:t>K</w:t>
      </w:r>
      <w:r w:rsidRPr="008A2D07">
        <w:rPr>
          <w:b/>
        </w:rPr>
        <w:t>GROUND AND SCIENTIFIC JUSTIFICATION</w:t>
      </w:r>
    </w:p>
    <w:p w14:paraId="0AA409B8" w14:textId="77777777" w:rsidR="00CB0EE4" w:rsidRDefault="00CB0EE4" w:rsidP="00594CA4"/>
    <w:p w14:paraId="5215950F" w14:textId="77777777" w:rsidR="00CF528D" w:rsidRPr="00C82E34" w:rsidRDefault="00E90B05" w:rsidP="00CF528D">
      <w:pPr>
        <w:rPr>
          <w:b/>
        </w:rPr>
      </w:pPr>
      <w:r>
        <w:rPr>
          <w:b/>
        </w:rPr>
        <w:t>2.1</w:t>
      </w:r>
      <w:r>
        <w:rPr>
          <w:b/>
        </w:rPr>
        <w:tab/>
      </w:r>
      <w:r w:rsidR="00480B6E">
        <w:rPr>
          <w:b/>
        </w:rPr>
        <w:t>A</w:t>
      </w:r>
      <w:r w:rsidR="00D56246">
        <w:rPr>
          <w:b/>
        </w:rPr>
        <w:t>cquired a</w:t>
      </w:r>
      <w:r w:rsidR="00CB0EE4" w:rsidRPr="00CF528D">
        <w:rPr>
          <w:b/>
        </w:rPr>
        <w:t xml:space="preserve">plastic </w:t>
      </w:r>
      <w:r w:rsidR="004342AE" w:rsidRPr="00CF528D">
        <w:rPr>
          <w:b/>
        </w:rPr>
        <w:t>anemia</w:t>
      </w:r>
    </w:p>
    <w:p w14:paraId="210449A7" w14:textId="7A05051E" w:rsidR="00CD7708" w:rsidRDefault="005D78E9" w:rsidP="00CF528D">
      <w:r>
        <w:t xml:space="preserve">Severe </w:t>
      </w:r>
      <w:r w:rsidR="00D56246">
        <w:t xml:space="preserve">aplastic anemia </w:t>
      </w:r>
      <w:r w:rsidR="00F22DD6">
        <w:t>(</w:t>
      </w:r>
      <w:r>
        <w:t>S</w:t>
      </w:r>
      <w:r w:rsidR="00F22DD6">
        <w:t xml:space="preserve">AA) </w:t>
      </w:r>
      <w:r w:rsidR="00834DFE">
        <w:t xml:space="preserve">is </w:t>
      </w:r>
      <w:r w:rsidR="005026D6">
        <w:t>a</w:t>
      </w:r>
      <w:r w:rsidR="00834DFE">
        <w:t xml:space="preserve"> bone m</w:t>
      </w:r>
      <w:r w:rsidR="00D56246">
        <w:t xml:space="preserve">arrow failure </w:t>
      </w:r>
      <w:r w:rsidR="00F91BE4">
        <w:t xml:space="preserve">syndrome </w:t>
      </w:r>
      <w:r w:rsidR="00D56246">
        <w:t>characterized by pancytopenia an</w:t>
      </w:r>
      <w:r w:rsidR="00F91BE4">
        <w:t xml:space="preserve">d bone marrow </w:t>
      </w:r>
      <w:r w:rsidR="00390B4E">
        <w:t>hypo-cellularity</w:t>
      </w:r>
      <w:r w:rsidR="00F91BE4">
        <w:t xml:space="preserve">.  </w:t>
      </w:r>
      <w:r w:rsidR="00390B4E">
        <w:t>Since all cell lines a</w:t>
      </w:r>
      <w:r w:rsidR="00485FA4">
        <w:t>re affected, the etiology</w:t>
      </w:r>
      <w:r w:rsidR="00F91BE4">
        <w:t xml:space="preserve"> </w:t>
      </w:r>
      <w:r w:rsidR="00390B4E">
        <w:t xml:space="preserve">of this disease was early on recognized </w:t>
      </w:r>
      <w:r w:rsidR="00485FA4">
        <w:t xml:space="preserve">to be </w:t>
      </w:r>
      <w:r w:rsidR="00F91BE4">
        <w:t xml:space="preserve">at the level of the pluripotent hematopoietic stem </w:t>
      </w:r>
      <w:r w:rsidR="008D0916">
        <w:t xml:space="preserve">and progenitor </w:t>
      </w:r>
      <w:r w:rsidR="00F91BE4">
        <w:t>cell</w:t>
      </w:r>
      <w:r w:rsidR="008D0916">
        <w:t>s</w:t>
      </w:r>
      <w:r w:rsidR="00F91BE4">
        <w:t xml:space="preserve">.  Indeed hematopoietic stem cell transplantation </w:t>
      </w:r>
      <w:r w:rsidR="00830469">
        <w:t xml:space="preserve">(HSCT) </w:t>
      </w:r>
      <w:r w:rsidR="00F91BE4">
        <w:t>is curative</w:t>
      </w:r>
      <w:r w:rsidR="00390B4E">
        <w:t xml:space="preserve"> but is an option only for</w:t>
      </w:r>
      <w:r w:rsidR="00F91BE4">
        <w:t xml:space="preserve"> younger patients who have histocompatible donors</w:t>
      </w:r>
      <w:r w:rsidR="00742AF4">
        <w:t xml:space="preserve">.  Clues to </w:t>
      </w:r>
      <w:r w:rsidR="0065120D">
        <w:t>an immune-mediated</w:t>
      </w:r>
      <w:r w:rsidR="00742AF4">
        <w:t xml:space="preserve"> </w:t>
      </w:r>
      <w:r w:rsidR="0065120D">
        <w:t>et</w:t>
      </w:r>
      <w:r w:rsidR="00742AF4">
        <w:t>iology SAA came from r</w:t>
      </w:r>
      <w:r w:rsidR="00F938D7">
        <w:t xml:space="preserve">eports </w:t>
      </w:r>
      <w:r w:rsidR="00884AF3">
        <w:t xml:space="preserve">of </w:t>
      </w:r>
      <w:r w:rsidR="00830469">
        <w:t xml:space="preserve">HSCT </w:t>
      </w:r>
      <w:r w:rsidR="00884AF3">
        <w:t xml:space="preserve">patients who </w:t>
      </w:r>
      <w:r w:rsidR="00E863AD">
        <w:t>failed to engraft</w:t>
      </w:r>
      <w:r w:rsidR="00884AF3">
        <w:t xml:space="preserve"> </w:t>
      </w:r>
      <w:r w:rsidR="00930EED">
        <w:t>after immunosuppressive conditioning</w:t>
      </w:r>
      <w:r w:rsidR="00E863AD">
        <w:t xml:space="preserve"> yet who achieved </w:t>
      </w:r>
      <w:r w:rsidR="00D04F77">
        <w:t xml:space="preserve">autologous recovery with hematological </w:t>
      </w:r>
      <w:r w:rsidR="00E863AD">
        <w:t>remission</w:t>
      </w:r>
      <w:r w:rsidR="00BD775A">
        <w:fldChar w:fldCharType="begin">
          <w:fldData xml:space="preserve">PEVuZE5vdGU+PENpdGU+PEF1dGhvcj5KZWFubmV0PC9BdXRob3I+PFllYXI+MTk3NDwvWWVhcj48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</w:fldData>
        </w:fldChar>
      </w:r>
      <w:r w:rsidR="0058240F">
        <w:instrText xml:space="preserve"> ADDIN EN.CITE </w:instrText>
      </w:r>
      <w:r w:rsidR="0058240F">
        <w:fldChar w:fldCharType="begin">
          <w:fldData xml:space="preserve">PEVuZE5vdGU+PENpdGU+PEF1dGhvcj5KZWFubmV0PC9BdXRob3I+PFllYXI+MTk3NDwvWWVhcj48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</w:fldData>
        </w:fldChar>
      </w:r>
      <w:r w:rsidR="0058240F">
        <w:instrText xml:space="preserve"> ADDIN EN.CITE.DATA </w:instrText>
      </w:r>
      <w:r w:rsidR="0058240F">
        <w:fldChar w:fldCharType="end"/>
      </w:r>
      <w:r w:rsidR="00BD775A">
        <w:fldChar w:fldCharType="separate"/>
      </w:r>
      <w:r w:rsidR="0058240F">
        <w:rPr>
          <w:noProof/>
        </w:rPr>
        <w:t>(</w:t>
      </w:r>
      <w:hyperlink w:anchor="_ENREF_26" w:tooltip="Gmur, 1979 #19016" w:history="1">
        <w:r w:rsidR="00D84C0C">
          <w:rPr>
            <w:noProof/>
          </w:rPr>
          <w:t>Gmur et al., 1979</w:t>
        </w:r>
      </w:hyperlink>
      <w:r w:rsidR="0058240F">
        <w:rPr>
          <w:noProof/>
        </w:rPr>
        <w:t xml:space="preserve">; </w:t>
      </w:r>
      <w:hyperlink w:anchor="_ENREF_33" w:tooltip="Jeannet, 1974 #19012" w:history="1">
        <w:r w:rsidR="00D84C0C">
          <w:rPr>
            <w:noProof/>
          </w:rPr>
          <w:t>Jeannet et al., 1974</w:t>
        </w:r>
      </w:hyperlink>
      <w:r w:rsidR="0058240F">
        <w:rPr>
          <w:noProof/>
        </w:rPr>
        <w:t xml:space="preserve">; </w:t>
      </w:r>
      <w:hyperlink w:anchor="_ENREF_42" w:tooltip="Mathe, 1970 #19328" w:history="1">
        <w:r w:rsidR="00D84C0C">
          <w:rPr>
            <w:noProof/>
          </w:rPr>
          <w:t>Mathe et al., 1970</w:t>
        </w:r>
      </w:hyperlink>
      <w:r w:rsidR="0058240F">
        <w:rPr>
          <w:noProof/>
        </w:rPr>
        <w:t xml:space="preserve">; </w:t>
      </w:r>
      <w:hyperlink w:anchor="_ENREF_62" w:tooltip="Sensenbrenner, 1977 #19015" w:history="1">
        <w:r w:rsidR="00D84C0C">
          <w:rPr>
            <w:noProof/>
          </w:rPr>
          <w:t xml:space="preserve">Sensenbrenner </w:t>
        </w:r>
        <w:r w:rsidR="00D84C0C">
          <w:rPr>
            <w:noProof/>
          </w:rPr>
          <w:lastRenderedPageBreak/>
          <w:t>et al., 1977</w:t>
        </w:r>
      </w:hyperlink>
      <w:r w:rsidR="0058240F">
        <w:rPr>
          <w:noProof/>
        </w:rPr>
        <w:t xml:space="preserve">; </w:t>
      </w:r>
      <w:hyperlink w:anchor="_ENREF_67" w:tooltip="Speck, 1976 #19018" w:history="1">
        <w:r w:rsidR="00D84C0C">
          <w:rPr>
            <w:noProof/>
          </w:rPr>
          <w:t>Speck et al., 1976</w:t>
        </w:r>
      </w:hyperlink>
      <w:r w:rsidR="0058240F">
        <w:rPr>
          <w:noProof/>
        </w:rPr>
        <w:t xml:space="preserve">; </w:t>
      </w:r>
      <w:hyperlink w:anchor="_ENREF_70" w:tooltip="Thomas, 1976 #19011" w:history="1">
        <w:r w:rsidR="00D84C0C">
          <w:rPr>
            <w:noProof/>
          </w:rPr>
          <w:t>Thomas et al., 1976</w:t>
        </w:r>
      </w:hyperlink>
      <w:r w:rsidR="0058240F">
        <w:rPr>
          <w:noProof/>
        </w:rPr>
        <w:t>)</w:t>
      </w:r>
      <w:r w:rsidR="00BD775A">
        <w:fldChar w:fldCharType="end"/>
      </w:r>
      <w:r w:rsidR="00884AF3">
        <w:t>.</w:t>
      </w:r>
      <w:r w:rsidR="00742AF4">
        <w:t xml:space="preserve"> </w:t>
      </w:r>
      <w:r w:rsidR="0058240F">
        <w:t xml:space="preserve"> </w:t>
      </w:r>
      <w:r w:rsidR="00894138">
        <w:t>C</w:t>
      </w:r>
      <w:r w:rsidR="00FD6DF2">
        <w:t>linical trials of immunosuppressive therapies with and without HSCT</w:t>
      </w:r>
      <w:r w:rsidR="00CA047A">
        <w:fldChar w:fldCharType="begin">
          <w:fldData xml:space="preserve">PEVuZE5vdGU+PENpdGU+PEF1dGhvcj5TcGVjazwvQXV0aG9yPjxZZWFyPjE5Nzg8L1llYXI+PFJl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</w:fldData>
        </w:fldChar>
      </w:r>
      <w:r w:rsidR="00F253E8">
        <w:instrText xml:space="preserve"> ADDIN EN.CITE </w:instrText>
      </w:r>
      <w:r w:rsidR="00F253E8">
        <w:fldChar w:fldCharType="begin">
          <w:fldData xml:space="preserve">PEVuZE5vdGU+PENpdGU+PEF1dGhvcj5TcGVjazwvQXV0aG9yPjxZZWFyPjE5Nzg8L1llYXI+PFJl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</w:fldData>
        </w:fldChar>
      </w:r>
      <w:r w:rsidR="00F253E8">
        <w:instrText xml:space="preserve"> ADDIN EN.CITE.DATA </w:instrText>
      </w:r>
      <w:r w:rsidR="00F253E8">
        <w:fldChar w:fldCharType="end"/>
      </w:r>
      <w:r w:rsidR="00CA047A">
        <w:fldChar w:fldCharType="separate"/>
      </w:r>
      <w:r w:rsidR="00B15A98">
        <w:rPr>
          <w:noProof/>
        </w:rPr>
        <w:t>(</w:t>
      </w:r>
      <w:hyperlink w:anchor="_ENREF_12" w:tooltip="Bukowski, 1978 #19306" w:history="1">
        <w:r w:rsidR="00D84C0C">
          <w:rPr>
            <w:noProof/>
          </w:rPr>
          <w:t>Bukowski et al., 1978</w:t>
        </w:r>
      </w:hyperlink>
      <w:r w:rsidR="00B15A98">
        <w:rPr>
          <w:noProof/>
        </w:rPr>
        <w:t xml:space="preserve">; </w:t>
      </w:r>
      <w:hyperlink w:anchor="_ENREF_19" w:tooltip="Doney, 1981 #19320" w:history="1">
        <w:r w:rsidR="00D84C0C">
          <w:rPr>
            <w:noProof/>
          </w:rPr>
          <w:t>Doney et al., 1981</w:t>
        </w:r>
      </w:hyperlink>
      <w:r w:rsidR="00B15A98">
        <w:rPr>
          <w:noProof/>
        </w:rPr>
        <w:t xml:space="preserve">; </w:t>
      </w:r>
      <w:hyperlink w:anchor="_ENREF_68" w:tooltip="Speck, 1978 #19286" w:history="1">
        <w:r w:rsidR="00D84C0C">
          <w:rPr>
            <w:noProof/>
          </w:rPr>
          <w:t>Speck et al., 1978</w:t>
        </w:r>
      </w:hyperlink>
      <w:r w:rsidR="00B15A98">
        <w:rPr>
          <w:noProof/>
        </w:rPr>
        <w:t xml:space="preserve">; </w:t>
      </w:r>
      <w:hyperlink w:anchor="_ENREF_69" w:tooltip="Speck, 1981 #19291" w:history="1">
        <w:r w:rsidR="00D84C0C">
          <w:rPr>
            <w:noProof/>
          </w:rPr>
          <w:t>Speck et al., 1981</w:t>
        </w:r>
      </w:hyperlink>
      <w:r w:rsidR="00B15A98">
        <w:rPr>
          <w:noProof/>
        </w:rPr>
        <w:t>)</w:t>
      </w:r>
      <w:r w:rsidR="00CA047A">
        <w:fldChar w:fldCharType="end"/>
      </w:r>
      <w:r w:rsidR="00894138">
        <w:t xml:space="preserve"> found that i</w:t>
      </w:r>
      <w:r w:rsidR="00CA047A">
        <w:t>mmunosuppressive therapy</w:t>
      </w:r>
      <w:r w:rsidR="00B15A98">
        <w:t xml:space="preserve"> alone</w:t>
      </w:r>
      <w:r w:rsidR="00CA047A">
        <w:t xml:space="preserve"> </w:t>
      </w:r>
      <w:r w:rsidR="00894138">
        <w:t>was</w:t>
      </w:r>
      <w:r w:rsidR="00CA047A">
        <w:t xml:space="preserve"> efficacious at least in a subset of patients.</w:t>
      </w:r>
      <w:r w:rsidR="0065120D">
        <w:t xml:space="preserve">  Further evidence for an </w:t>
      </w:r>
      <w:r w:rsidR="00894138">
        <w:t xml:space="preserve">immune-mediated </w:t>
      </w:r>
      <w:r w:rsidR="0065120D">
        <w:t xml:space="preserve">etiology extrinsic to </w:t>
      </w:r>
      <w:r w:rsidR="00894138">
        <w:t xml:space="preserve">hematopoietic stem and progenitor cells came from </w:t>
      </w:r>
      <w:r w:rsidR="00742AF4">
        <w:t>syngeneic HSCTs without immunosuppressive conditioning</w:t>
      </w:r>
      <w:r w:rsidR="00C93E23">
        <w:fldChar w:fldCharType="begin">
          <w:fldData xml:space="preserve">PEVuZE5vdGU+PENpdGU+PEF1dGhvcj5BcHBlbGJhdW08L0F1dGhvcj48WWVhcj4xOTgwPC9ZZWFy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</w:fldData>
        </w:fldChar>
      </w:r>
      <w:r w:rsidR="00C93E23">
        <w:instrText xml:space="preserve"> ADDIN EN.CITE </w:instrText>
      </w:r>
      <w:r w:rsidR="00C93E23">
        <w:fldChar w:fldCharType="begin">
          <w:fldData xml:space="preserve">PEVuZE5vdGU+PENpdGU+PEF1dGhvcj5BcHBlbGJhdW08L0F1dGhvcj48WWVhcj4xOTgwPC9ZZWFy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</w:fldData>
        </w:fldChar>
      </w:r>
      <w:r w:rsidR="00C93E23">
        <w:instrText xml:space="preserve"> ADDIN EN.CITE.DATA </w:instrText>
      </w:r>
      <w:r w:rsidR="00C93E23">
        <w:fldChar w:fldCharType="end"/>
      </w:r>
      <w:r w:rsidR="00C93E23">
        <w:fldChar w:fldCharType="separate"/>
      </w:r>
      <w:r w:rsidR="00C93E23">
        <w:rPr>
          <w:noProof/>
        </w:rPr>
        <w:t>(</w:t>
      </w:r>
      <w:hyperlink w:anchor="_ENREF_1" w:tooltip="Appelbaum, 1980 #19008" w:history="1">
        <w:r w:rsidR="00D84C0C">
          <w:rPr>
            <w:noProof/>
          </w:rPr>
          <w:t>Appelbaum et al., 1980</w:t>
        </w:r>
      </w:hyperlink>
      <w:r w:rsidR="00C93E23">
        <w:rPr>
          <w:noProof/>
        </w:rPr>
        <w:t xml:space="preserve">; </w:t>
      </w:r>
      <w:hyperlink w:anchor="_ENREF_38" w:tooltip="Lu, 1981 #19009" w:history="1">
        <w:r w:rsidR="00D84C0C">
          <w:rPr>
            <w:noProof/>
          </w:rPr>
          <w:t>Lu, 1981</w:t>
        </w:r>
      </w:hyperlink>
      <w:r w:rsidR="00C93E23">
        <w:rPr>
          <w:noProof/>
        </w:rPr>
        <w:t>)</w:t>
      </w:r>
      <w:r w:rsidR="00C93E23">
        <w:fldChar w:fldCharType="end"/>
      </w:r>
      <w:r w:rsidR="00742AF4">
        <w:t xml:space="preserve">. </w:t>
      </w:r>
      <w:r w:rsidR="00894138">
        <w:t xml:space="preserve"> In the study by Appelbaum et al </w:t>
      </w:r>
      <w:r w:rsidR="0065120D">
        <w:t>11 of 22 syngenic HSCTs without immunosuppression failed to engraft</w:t>
      </w:r>
      <w:r w:rsidR="00894138">
        <w:t>, arguing against a quantitative HSC deficiency</w:t>
      </w:r>
      <w:r w:rsidR="0065120D">
        <w:t>.  A</w:t>
      </w:r>
      <w:r w:rsidR="00742AF4">
        <w:t>ll 6 of the 11 patients</w:t>
      </w:r>
      <w:r w:rsidR="00894138">
        <w:t>,</w:t>
      </w:r>
      <w:r w:rsidR="00742AF4">
        <w:t xml:space="preserve"> who </w:t>
      </w:r>
      <w:r w:rsidR="0065120D">
        <w:t xml:space="preserve">subsequently </w:t>
      </w:r>
      <w:r w:rsidR="00742AF4">
        <w:t xml:space="preserve">underwent repeat syngeneic HSCT </w:t>
      </w:r>
      <w:r w:rsidR="0065120D">
        <w:t>with</w:t>
      </w:r>
      <w:r w:rsidR="00742AF4">
        <w:t xml:space="preserve"> immunosuppressive conditioning</w:t>
      </w:r>
      <w:r w:rsidR="00894138">
        <w:t>,</w:t>
      </w:r>
      <w:r w:rsidR="00742AF4">
        <w:t xml:space="preserve"> experienced complete hematological recovery</w:t>
      </w:r>
      <w:r w:rsidR="00C93E23">
        <w:t>.</w:t>
      </w:r>
      <w:r w:rsidR="00B35F17">
        <w:t xml:space="preserve">  I</w:t>
      </w:r>
      <w:r w:rsidR="00A434E8">
        <w:t>nterferon-</w:t>
      </w:r>
      <w:r w:rsidR="00A434E8">
        <w:sym w:font="Symbol" w:char="F067"/>
      </w:r>
      <w:r w:rsidR="00B35F17">
        <w:t xml:space="preserve">, an important mediator of hematopoietic </w:t>
      </w:r>
      <w:r w:rsidR="00FB2F2C">
        <w:t>suppression</w:t>
      </w:r>
      <w:r w:rsidR="00B35F17">
        <w:t xml:space="preserve"> was noted to be elevated in the sera of patients</w:t>
      </w:r>
      <w:r w:rsidR="00B35F17">
        <w:fldChar w:fldCharType="begin">
          <w:fldData xml:space="preserve">PEVuZE5vdGU+PENpdGU+PEF1dGhvcj5Zb3VuZzwvQXV0aG9yPjxZZWFyPjE5ODY8L1llYXI+PFJl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</w:fldData>
        </w:fldChar>
      </w:r>
      <w:r w:rsidR="004D210E">
        <w:instrText xml:space="preserve"> ADDIN EN.CITE </w:instrText>
      </w:r>
      <w:r w:rsidR="004D210E">
        <w:fldChar w:fldCharType="begin">
          <w:fldData xml:space="preserve">PEVuZE5vdGU+PENpdGU+PEF1dGhvcj5Zb3VuZzwvQXV0aG9yPjxZZWFyPjE5ODY8L1llYXI+PFJl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</w:fldData>
        </w:fldChar>
      </w:r>
      <w:r w:rsidR="004D210E">
        <w:instrText xml:space="preserve"> ADDIN EN.CITE.DATA </w:instrText>
      </w:r>
      <w:r w:rsidR="004D210E">
        <w:fldChar w:fldCharType="end"/>
      </w:r>
      <w:r w:rsidR="00B35F17">
        <w:fldChar w:fldCharType="separate"/>
      </w:r>
      <w:r w:rsidR="004D210E">
        <w:rPr>
          <w:noProof/>
        </w:rPr>
        <w:t>(</w:t>
      </w:r>
      <w:hyperlink w:anchor="_ENREF_47" w:tooltip="Nakao, 1992 #19330" w:history="1">
        <w:r w:rsidR="00D84C0C">
          <w:rPr>
            <w:noProof/>
          </w:rPr>
          <w:t>Nakao et al., 1992</w:t>
        </w:r>
      </w:hyperlink>
      <w:r w:rsidR="004D210E">
        <w:rPr>
          <w:noProof/>
        </w:rPr>
        <w:t xml:space="preserve">; </w:t>
      </w:r>
      <w:hyperlink w:anchor="_ENREF_48" w:tooltip="Nistico, 1994 #16758" w:history="1">
        <w:r w:rsidR="00D84C0C">
          <w:rPr>
            <w:noProof/>
          </w:rPr>
          <w:t>Nistico and Young, 1994</w:t>
        </w:r>
      </w:hyperlink>
      <w:r w:rsidR="004D210E">
        <w:rPr>
          <w:noProof/>
        </w:rPr>
        <w:t xml:space="preserve">; </w:t>
      </w:r>
      <w:hyperlink w:anchor="_ENREF_75" w:tooltip="Young, 1986 #19243" w:history="1">
        <w:r w:rsidR="00D84C0C">
          <w:rPr>
            <w:noProof/>
          </w:rPr>
          <w:t>Young, 1986</w:t>
        </w:r>
      </w:hyperlink>
      <w:r w:rsidR="004D210E">
        <w:rPr>
          <w:noProof/>
        </w:rPr>
        <w:t>)</w:t>
      </w:r>
      <w:r w:rsidR="00B35F17">
        <w:fldChar w:fldCharType="end"/>
      </w:r>
      <w:r w:rsidR="004D210E">
        <w:t>.  Specific</w:t>
      </w:r>
      <w:r w:rsidR="00F22DD6">
        <w:t xml:space="preserve"> p</w:t>
      </w:r>
      <w:r w:rsidR="009536C7">
        <w:t>opulations of effector T-cells we</w:t>
      </w:r>
      <w:r w:rsidR="00F22DD6">
        <w:t xml:space="preserve">re </w:t>
      </w:r>
      <w:r w:rsidR="008D0916">
        <w:t xml:space="preserve">elevated and </w:t>
      </w:r>
      <w:r w:rsidR="00F22DD6">
        <w:t>localized to the bone marrow</w:t>
      </w:r>
      <w:r w:rsidR="009536C7">
        <w:fldChar w:fldCharType="begin"/>
      </w:r>
      <w:r w:rsidR="009536C7">
        <w:instrText xml:space="preserve"> ADDIN EN.CITE &lt;EndNote&gt;&lt;Cite&gt;&lt;Author&gt;Zoumbos&lt;/Author&gt;&lt;Year&gt;1984&lt;/Year&gt;&lt;RecNum&gt;16837&lt;/RecNum&gt;&lt;Suffix&gt;`, Maciejewski 1994&lt;/Suffix&gt;&lt;DisplayText&gt;(Zoumbos et al., 1984, Maciejewski 1994)&lt;/DisplayText&gt;&lt;record&gt;&lt;rec-number&gt;16837&lt;/rec-number&gt;&lt;foreign-keys&gt;&lt;key app="EN" db-id="0rfwvwe0ovwasbe9xv15aas4sd50srtwewvt" timestamp="1443894173"&gt;16837&lt;/key&gt;&lt;/foreign-keys&gt;&lt;ref-type name="Journal Article"&gt;17&lt;/ref-type&gt;&lt;contributors&gt;&lt;authors&gt;&lt;author&gt;Zoumbos, N. C.&lt;/author&gt;&lt;author&gt;Djeu, J. Y.&lt;/author&gt;&lt;author&gt;Young, N. S.&lt;/author&gt;&lt;/authors&gt;&lt;/contributors&gt;&lt;titles&gt;&lt;title&gt;Interferon is the suppressor of hematopoiesis generated by stimulated lymphocytes in vitro&lt;/title&gt;&lt;secondary-title&gt;J Immunol&lt;/secondary-title&gt;&lt;/titles&gt;&lt;periodical&gt;&lt;full-title&gt;Journal of Immunology&lt;/full-title&gt;&lt;abbr-1&gt;J Immunol&lt;/abbr-1&gt;&lt;/periodical&gt;&lt;pages&gt;769-74&lt;/pages&gt;&lt;volume&gt;133&lt;/volume&gt;&lt;number&gt;2&lt;/number&gt;&lt;keywords&gt;&lt;keyword&gt;Colony-Forming Units Assay&lt;/keyword&gt;&lt;keyword&gt;*Hematopoiesis&lt;/keyword&gt;&lt;keyword&gt;Hematopoietic Stem Cells/cytology&lt;/keyword&gt;&lt;keyword&gt;Humans&lt;/keyword&gt;&lt;keyword&gt;Immune Sera/pharmacology&lt;/keyword&gt;&lt;keyword&gt;Immunosuppressive Agents/*pharmacology&lt;/keyword&gt;&lt;keyword&gt;Interferon-gamma/immunology/pharmacology&lt;/keyword&gt;&lt;keyword&gt;Interferons/*pharmacology&lt;/keyword&gt;&lt;keyword&gt;Interleukin-2/physiology&lt;/keyword&gt;&lt;keyword&gt;*Lymphocyte Activation&lt;/keyword&gt;&lt;keyword&gt;T-Lymphocytes/classification/immunology&lt;/keyword&gt;&lt;/keywords&gt;&lt;dates&gt;&lt;year&gt;1984&lt;/year&gt;&lt;pub-dates&gt;&lt;date&gt;Aug&lt;/date&gt;&lt;/pub-dates&gt;&lt;/dates&gt;&lt;isbn&gt;0022-1767 (Print)&amp;#xD;0022-1767 (Linking)&lt;/isbn&gt;&lt;accession-num&gt;6203978&lt;/accession-num&gt;&lt;urls&gt;&lt;related-urls&gt;&lt;url&gt;http://www.ncbi.nlm.nih.gov/pubmed/6203978&lt;/url&gt;&lt;url&gt;http://www.jimmunol.org/content/133/2/769.full.pdf&lt;/url&gt;&lt;/related-urls&gt;&lt;/urls&gt;&lt;/record&gt;&lt;/Cite&gt;&lt;/EndNote&gt;</w:instrText>
      </w:r>
      <w:r w:rsidR="009536C7">
        <w:fldChar w:fldCharType="separate"/>
      </w:r>
      <w:r w:rsidR="009536C7">
        <w:rPr>
          <w:noProof/>
        </w:rPr>
        <w:t>(</w:t>
      </w:r>
      <w:hyperlink w:anchor="_ENREF_81" w:tooltip="Zoumbos, 1984 #16837" w:history="1">
        <w:r w:rsidR="00D84C0C">
          <w:rPr>
            <w:noProof/>
          </w:rPr>
          <w:t>Zoumbos et al., 1984, Maciejewski 1994</w:t>
        </w:r>
      </w:hyperlink>
      <w:r w:rsidR="009536C7">
        <w:rPr>
          <w:noProof/>
        </w:rPr>
        <w:t>)</w:t>
      </w:r>
      <w:r w:rsidR="009536C7">
        <w:fldChar w:fldCharType="end"/>
      </w:r>
      <w:r w:rsidR="00B86FBD">
        <w:t>.</w:t>
      </w:r>
      <w:r w:rsidR="004D210E">
        <w:t xml:space="preserve">  </w:t>
      </w:r>
      <w:r w:rsidR="00E934A3">
        <w:t>High-resolution</w:t>
      </w:r>
      <w:r w:rsidR="001559D7">
        <w:t xml:space="preserve"> analyses of the </w:t>
      </w:r>
      <w:r w:rsidR="00F06AED">
        <w:t>complementarity-determining</w:t>
      </w:r>
      <w:r w:rsidR="001559D7">
        <w:t xml:space="preserve"> region </w:t>
      </w:r>
      <w:r w:rsidR="00F06AED">
        <w:t xml:space="preserve">3 </w:t>
      </w:r>
      <w:r w:rsidR="00390B4E">
        <w:t xml:space="preserve">(CD3) </w:t>
      </w:r>
      <w:r w:rsidR="001559D7">
        <w:t xml:space="preserve">of the </w:t>
      </w:r>
      <w:r w:rsidR="001559D7">
        <w:sym w:font="Symbol" w:char="F062"/>
      </w:r>
      <w:r w:rsidR="001559D7">
        <w:t xml:space="preserve">-chain (VB) T-cell receptor (TCR) </w:t>
      </w:r>
      <w:r w:rsidR="00B86FBD">
        <w:t xml:space="preserve">in </w:t>
      </w:r>
      <w:r>
        <w:t>SAA</w:t>
      </w:r>
      <w:r w:rsidR="001559D7">
        <w:t xml:space="preserve"> patients</w:t>
      </w:r>
      <w:r w:rsidR="009536C7">
        <w:fldChar w:fldCharType="begin">
          <w:fldData xml:space="preserve">PEVuZE5vdGU+PENpdGU+PEF1dGhvcj5Lb29rPC9BdXRob3I+PFllYXI+MjAwMjwvWWVhcj48UmVj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</w:fldData>
        </w:fldChar>
      </w:r>
      <w:r w:rsidR="00E934A3">
        <w:instrText xml:space="preserve"> ADDIN EN.CITE </w:instrText>
      </w:r>
      <w:r w:rsidR="00E934A3">
        <w:fldChar w:fldCharType="begin">
          <w:fldData xml:space="preserve">PEVuZE5vdGU+PENpdGU+PEF1dGhvcj5Lb29rPC9BdXRob3I+PFllYXI+MjAwMjwvWWVhcj48UmVj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</w:fldData>
        </w:fldChar>
      </w:r>
      <w:r w:rsidR="00E934A3">
        <w:instrText xml:space="preserve"> ADDIN EN.CITE.DATA </w:instrText>
      </w:r>
      <w:r w:rsidR="00E934A3">
        <w:fldChar w:fldCharType="end"/>
      </w:r>
      <w:r w:rsidR="009536C7">
        <w:fldChar w:fldCharType="separate"/>
      </w:r>
      <w:r w:rsidR="00E934A3">
        <w:rPr>
          <w:noProof/>
        </w:rPr>
        <w:t>(</w:t>
      </w:r>
      <w:hyperlink w:anchor="_ENREF_35" w:tooltip="Kook, 2002 #16629" w:history="1">
        <w:r w:rsidR="00D84C0C">
          <w:rPr>
            <w:noProof/>
          </w:rPr>
          <w:t>Kook et al., 2002</w:t>
        </w:r>
      </w:hyperlink>
      <w:r w:rsidR="00E934A3">
        <w:rPr>
          <w:noProof/>
        </w:rPr>
        <w:t xml:space="preserve">; </w:t>
      </w:r>
      <w:hyperlink w:anchor="_ENREF_79" w:tooltip="Zeng, 1999 #18491" w:history="1">
        <w:r w:rsidR="00D84C0C">
          <w:rPr>
            <w:noProof/>
          </w:rPr>
          <w:t>Zeng et al., 1999</w:t>
        </w:r>
      </w:hyperlink>
      <w:r w:rsidR="00E934A3">
        <w:rPr>
          <w:noProof/>
        </w:rPr>
        <w:t>)</w:t>
      </w:r>
      <w:r w:rsidR="009536C7">
        <w:fldChar w:fldCharType="end"/>
      </w:r>
      <w:r w:rsidR="00F06AED">
        <w:t xml:space="preserve"> showed non-random skewing</w:t>
      </w:r>
      <w:r w:rsidR="00136E46">
        <w:t>,</w:t>
      </w:r>
      <w:r w:rsidR="00F06AED">
        <w:t xml:space="preserve"> suggestive of oligoclonal T-cell proliferation</w:t>
      </w:r>
      <w:r w:rsidR="00E934A3">
        <w:t xml:space="preserve">.  In </w:t>
      </w:r>
      <w:r>
        <w:t>SAA</w:t>
      </w:r>
      <w:r w:rsidR="00E934A3">
        <w:t xml:space="preserve"> patients who responded to immunosuppressive therapy clonal predominance was no longer evident.</w:t>
      </w:r>
    </w:p>
    <w:p w14:paraId="3C8A400B" w14:textId="77777777" w:rsidR="00CD7708" w:rsidRDefault="00CD7708" w:rsidP="00CF528D"/>
    <w:p w14:paraId="1EC7BE90" w14:textId="4552ADB9" w:rsidR="00834DFE" w:rsidRDefault="00FC5EF4" w:rsidP="00CF528D">
      <w:bookmarkStart w:id="34" w:name="_GoBack"/>
      <w:r>
        <w:t>Since the insight</w:t>
      </w:r>
      <w:r w:rsidR="00C82E34">
        <w:t xml:space="preserve"> </w:t>
      </w:r>
      <w:r w:rsidR="00390B4E">
        <w:t xml:space="preserve">that </w:t>
      </w:r>
      <w:r w:rsidR="005D78E9">
        <w:t>SAA</w:t>
      </w:r>
      <w:r w:rsidR="00390B4E">
        <w:t xml:space="preserve"> was immune-mediated, </w:t>
      </w:r>
      <w:r w:rsidR="00C82E34">
        <w:t>clinical progress has focused on (i) optimizing the immunosuppressive regimen and (ii) the addi</w:t>
      </w:r>
      <w:r w:rsidR="003F2375">
        <w:t>tion of stem cell growth factor</w:t>
      </w:r>
      <w:r w:rsidR="009536C7">
        <w:fldChar w:fldCharType="begin">
          <w:fldData xml:space="preserve">PEVuZE5vdGU+PENpdGU+PEF1dGhvcj5PbG5lczwvQXV0aG9yPjxZZWFyPjIwMTI8L1llYXI+PFJl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</w:fldData>
        </w:fldChar>
      </w:r>
      <w:r w:rsidR="009536C7">
        <w:instrText xml:space="preserve"> ADDIN EN.CITE </w:instrText>
      </w:r>
      <w:r w:rsidR="009536C7">
        <w:fldChar w:fldCharType="begin">
          <w:fldData xml:space="preserve">PEVuZE5vdGU+PENpdGU+PEF1dGhvcj5PbG5lczwvQXV0aG9yPjxZZWFyPjIwMTI8L1llYXI+PFJl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</w:fldData>
        </w:fldChar>
      </w:r>
      <w:r w:rsidR="009536C7">
        <w:instrText xml:space="preserve"> ADDIN EN.CITE.DATA </w:instrText>
      </w:r>
      <w:r w:rsidR="009536C7">
        <w:fldChar w:fldCharType="end"/>
      </w:r>
      <w:r w:rsidR="009536C7">
        <w:fldChar w:fldCharType="separate"/>
      </w:r>
      <w:r w:rsidR="009536C7">
        <w:rPr>
          <w:noProof/>
        </w:rPr>
        <w:t>(</w:t>
      </w:r>
      <w:hyperlink w:anchor="_ENREF_49" w:tooltip="Olnes, 2012 #16468" w:history="1">
        <w:r w:rsidR="00D84C0C">
          <w:rPr>
            <w:noProof/>
          </w:rPr>
          <w:t>Olnes et al., 2012</w:t>
        </w:r>
      </w:hyperlink>
      <w:r w:rsidR="009536C7">
        <w:rPr>
          <w:noProof/>
        </w:rPr>
        <w:t>)</w:t>
      </w:r>
      <w:r w:rsidR="009536C7">
        <w:fldChar w:fldCharType="end"/>
      </w:r>
      <w:r w:rsidR="00C82E34">
        <w:t>.</w:t>
      </w:r>
      <w:r w:rsidR="00083813">
        <w:t xml:space="preserve">  </w:t>
      </w:r>
      <w:r w:rsidR="00390B4E">
        <w:t xml:space="preserve"> The introduction of the TPO mimetic eltrombopag </w:t>
      </w:r>
      <w:r w:rsidR="00974418">
        <w:t xml:space="preserve">to immunosuppressive regimens containing horse anti-thymocyte glbulin (hATG) and cyclosporine (CsA), has resulted in </w:t>
      </w:r>
      <w:r w:rsidR="00B02261">
        <w:t>very high</w:t>
      </w:r>
      <w:r w:rsidR="00974418">
        <w:t xml:space="preserve"> hematological r</w:t>
      </w:r>
      <w:r w:rsidR="00083813">
        <w:t xml:space="preserve">esponse </w:t>
      </w:r>
      <w:r w:rsidR="00974418">
        <w:t>rates</w:t>
      </w:r>
      <w:r w:rsidR="004919FD">
        <w:t xml:space="preserve"> – 92</w:t>
      </w:r>
      <w:r w:rsidR="00F40D94">
        <w:t>%</w:t>
      </w:r>
      <w:r w:rsidR="00083813">
        <w:t xml:space="preserve"> </w:t>
      </w:r>
      <w:r w:rsidR="004919FD">
        <w:t xml:space="preserve">OR at 6 months, </w:t>
      </w:r>
      <w:r w:rsidR="00083813">
        <w:t>in the last cohort of pa</w:t>
      </w:r>
      <w:r w:rsidR="00B33726">
        <w:t xml:space="preserve">tients on protocol 12-H-0150.  </w:t>
      </w:r>
      <w:r w:rsidR="00083813">
        <w:t xml:space="preserve">Unfortunately </w:t>
      </w:r>
      <w:r w:rsidR="00F5668F">
        <w:t>approximately</w:t>
      </w:r>
      <w:r w:rsidR="00083813">
        <w:t xml:space="preserve"> 30% to 40% of patients relapse after withdrawal of all immunosuppression</w:t>
      </w:r>
      <w:r w:rsidR="00515872">
        <w:t xml:space="preserve">.  </w:t>
      </w:r>
      <w:bookmarkEnd w:id="34"/>
      <w:r w:rsidR="00515872">
        <w:t>Some of these patients</w:t>
      </w:r>
      <w:r w:rsidR="002F3C0D">
        <w:t xml:space="preserve"> become dependent on continued </w:t>
      </w:r>
      <w:r w:rsidR="008B179A">
        <w:t xml:space="preserve">immunosuppression </w:t>
      </w:r>
      <w:r w:rsidR="002F3C0D">
        <w:t>for maintenance of adequate cell line counts</w:t>
      </w:r>
      <w:r w:rsidR="00083813">
        <w:t>.</w:t>
      </w:r>
      <w:r w:rsidR="00834DFE">
        <w:t xml:space="preserve">  For the purposes of this protocol we shall define patients as having </w:t>
      </w:r>
      <w:r w:rsidR="00834DFE" w:rsidRPr="005C35D6">
        <w:rPr>
          <w:b/>
          <w:i/>
        </w:rPr>
        <w:t>relapsed</w:t>
      </w:r>
      <w:r w:rsidR="00834DFE">
        <w:t>, if, after initial hematologi</w:t>
      </w:r>
      <w:r w:rsidR="005C35D6">
        <w:t xml:space="preserve">cal response to IST, </w:t>
      </w:r>
      <w:r w:rsidR="00834DFE">
        <w:t xml:space="preserve">their cell line counts </w:t>
      </w:r>
      <w:r w:rsidR="005C35D6">
        <w:t xml:space="preserve">either (i) </w:t>
      </w:r>
      <w:r w:rsidR="00834DFE">
        <w:t>d</w:t>
      </w:r>
      <w:r w:rsidR="005C35D6">
        <w:t xml:space="preserve">ecline to a degree where they again </w:t>
      </w:r>
      <w:r w:rsidR="00834DFE">
        <w:t xml:space="preserve">meet criteria for severe aplastic anemia or (ii) require continued immunosuppression to maintain </w:t>
      </w:r>
      <w:r w:rsidR="005C35D6">
        <w:t>adequate cell line counts.</w:t>
      </w:r>
    </w:p>
    <w:p w14:paraId="6FE6689C" w14:textId="77777777" w:rsidR="00CF528D" w:rsidRDefault="00CF528D" w:rsidP="00CF528D"/>
    <w:p w14:paraId="754821C1" w14:textId="77777777" w:rsidR="00CF528D" w:rsidRPr="00480B6E" w:rsidRDefault="00E90B05" w:rsidP="00CF528D">
      <w:pPr>
        <w:rPr>
          <w:b/>
        </w:rPr>
      </w:pPr>
      <w:r>
        <w:rPr>
          <w:b/>
        </w:rPr>
        <w:t>2.2</w:t>
      </w:r>
      <w:r>
        <w:rPr>
          <w:b/>
        </w:rPr>
        <w:tab/>
      </w:r>
      <w:r w:rsidR="00BC0F26">
        <w:rPr>
          <w:b/>
        </w:rPr>
        <w:t>Mechanism of</w:t>
      </w:r>
      <w:r w:rsidR="00CF528D" w:rsidRPr="00CF528D">
        <w:rPr>
          <w:b/>
        </w:rPr>
        <w:t xml:space="preserve"> action of calcineurin inhibitors</w:t>
      </w:r>
    </w:p>
    <w:p w14:paraId="6B43D755" w14:textId="08F13E96" w:rsidR="00BE54AF" w:rsidRDefault="00CF528D" w:rsidP="00FC5EF4">
      <w:r>
        <w:t xml:space="preserve">Calcineurin inhibitors (CNI) </w:t>
      </w:r>
      <w:r w:rsidR="00834DFE">
        <w:t xml:space="preserve">almost always as cyclosporine </w:t>
      </w:r>
      <w:r>
        <w:t xml:space="preserve">remain the standard of care </w:t>
      </w:r>
      <w:r w:rsidR="00850A97">
        <w:t>in maintenance i</w:t>
      </w:r>
      <w:r w:rsidR="004342AE">
        <w:t>mmunosuppressive therapies for a</w:t>
      </w:r>
      <w:r w:rsidR="00850A97">
        <w:t xml:space="preserve">plastic </w:t>
      </w:r>
      <w:r w:rsidR="004342AE">
        <w:t>anemia</w:t>
      </w:r>
      <w:r>
        <w:t>.</w:t>
      </w:r>
      <w:r w:rsidR="00480B6E">
        <w:t xml:space="preserve"> </w:t>
      </w:r>
      <w:r w:rsidR="003F0DDF">
        <w:t xml:space="preserve"> </w:t>
      </w:r>
      <w:r w:rsidR="00B33726">
        <w:t>The intracellular processes that underlie the action of CNIs are reasonably well understood</w:t>
      </w:r>
      <w:r w:rsidR="00850D1C">
        <w:fldChar w:fldCharType="begin">
          <w:fldData xml:space="preserve">PEVuZE5vdGU+PENpdGU+PEF1dGhvcj5TaGV2YWNoPC9BdXRob3I+PFllYXI+MTk4NTwvWWVhcj48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YWw+PHBhZ2VzPjU3ODUtNTc5MTwvcGFnZXM+PHZvbHVtZT4xOTE8L3ZvbHVtZT48bnVtYmVyPjEy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</w:fldData>
        </w:fldChar>
      </w:r>
      <w:r w:rsidR="00850D1C">
        <w:instrText xml:space="preserve"> ADDIN EN.CITE </w:instrText>
      </w:r>
      <w:r w:rsidR="00850D1C">
        <w:fldChar w:fldCharType="begin">
          <w:fldData xml:space="preserve">PEVuZE5vdGU+PENpdGU+PEF1dGhvcj5TaGV2YWNoPC9BdXRob3I+PFllYXI+MTk4NTwvWWVhcj48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</w:fldData>
        </w:fldChar>
      </w:r>
      <w:r w:rsidR="00850D1C">
        <w:instrText xml:space="preserve"> ADDIN EN.CITE.DATA </w:instrText>
      </w:r>
      <w:r w:rsidR="00850D1C">
        <w:fldChar w:fldCharType="end"/>
      </w:r>
      <w:r w:rsidR="00850D1C">
        <w:fldChar w:fldCharType="separate"/>
      </w:r>
      <w:r w:rsidR="00850D1C">
        <w:rPr>
          <w:noProof/>
        </w:rPr>
        <w:t>(</w:t>
      </w:r>
      <w:hyperlink w:anchor="_ENREF_2" w:tooltip="Azzi, 2013 #18730" w:history="1">
        <w:r w:rsidR="00D84C0C">
          <w:rPr>
            <w:noProof/>
          </w:rPr>
          <w:t>Azzi et al., 2013</w:t>
        </w:r>
      </w:hyperlink>
      <w:r w:rsidR="00850D1C">
        <w:rPr>
          <w:noProof/>
        </w:rPr>
        <w:t xml:space="preserve">; </w:t>
      </w:r>
      <w:hyperlink w:anchor="_ENREF_64" w:tooltip="Shevach, 1985 #18700" w:history="1">
        <w:r w:rsidR="00D84C0C">
          <w:rPr>
            <w:noProof/>
          </w:rPr>
          <w:t>Shevach, 1985</w:t>
        </w:r>
      </w:hyperlink>
      <w:r w:rsidR="00850D1C">
        <w:rPr>
          <w:noProof/>
        </w:rPr>
        <w:t>)</w:t>
      </w:r>
      <w:r w:rsidR="00850D1C">
        <w:fldChar w:fldCharType="end"/>
      </w:r>
      <w:r w:rsidR="00B33726">
        <w:t>.  When</w:t>
      </w:r>
      <w:r>
        <w:t xml:space="preserve"> an antigen-presenting cell presents cognate anti</w:t>
      </w:r>
      <w:r w:rsidR="008178CE">
        <w:t xml:space="preserve">gen to a T cell receptor (TCR), </w:t>
      </w:r>
      <w:r w:rsidR="00B33726">
        <w:t>TCR activation results</w:t>
      </w:r>
      <w:r w:rsidR="00480B6E">
        <w:t xml:space="preserve"> in increased</w:t>
      </w:r>
      <w:r>
        <w:t xml:space="preserve"> intracellular Ca</w:t>
      </w:r>
      <w:r w:rsidRPr="00480B6E">
        <w:rPr>
          <w:vertAlign w:val="superscript"/>
        </w:rPr>
        <w:t>2+</w:t>
      </w:r>
      <w:r>
        <w:t xml:space="preserve"> concentration</w:t>
      </w:r>
      <w:r w:rsidR="003E3C99">
        <w:t>.  This</w:t>
      </w:r>
      <w:r w:rsidR="00B33726">
        <w:t xml:space="preserve"> activates</w:t>
      </w:r>
      <w:r>
        <w:t xml:space="preserve"> </w:t>
      </w:r>
      <w:r w:rsidR="00BE54AF">
        <w:t>the</w:t>
      </w:r>
      <w:r>
        <w:t xml:space="preserve"> Ca</w:t>
      </w:r>
      <w:r w:rsidRPr="00480B6E">
        <w:rPr>
          <w:vertAlign w:val="superscript"/>
        </w:rPr>
        <w:t>2+</w:t>
      </w:r>
      <w:r w:rsidR="00480B6E">
        <w:t>-</w:t>
      </w:r>
      <w:r>
        <w:t>dependent phosphatase</w:t>
      </w:r>
      <w:r w:rsidR="00BE54AF">
        <w:t xml:space="preserve"> calcineurin, which</w:t>
      </w:r>
      <w:r>
        <w:t xml:space="preserve"> dephosphorylates inactive cytosolic Nuclear Factor of Activated T cells (NF-AT).  </w:t>
      </w:r>
      <w:r w:rsidR="00480B6E">
        <w:t>A</w:t>
      </w:r>
      <w:r>
        <w:t xml:space="preserve">ctivated NFAT translocates to the nucleus where it associates with other nuclear components leading to the </w:t>
      </w:r>
      <w:r w:rsidR="00B33726">
        <w:t>transcrip</w:t>
      </w:r>
      <w:r>
        <w:t>tion of genes encoding cytokines (IL-2, TNF-</w:t>
      </w:r>
      <w:r>
        <w:sym w:font="Symbol" w:char="F061"/>
      </w:r>
      <w:r>
        <w:t>, IL-3, IL-4, CD40L, GM-CSF, IFN-</w:t>
      </w:r>
      <w:r>
        <w:sym w:font="Symbol" w:char="F067"/>
      </w:r>
      <w:r>
        <w:t>)</w:t>
      </w:r>
      <w:r w:rsidR="00480B6E">
        <w:t xml:space="preserve">.  </w:t>
      </w:r>
      <w:r w:rsidR="003F0DDF">
        <w:t xml:space="preserve">CNIs </w:t>
      </w:r>
      <w:r w:rsidR="00850D1C">
        <w:t xml:space="preserve">bind </w:t>
      </w:r>
      <w:r w:rsidR="00850D1C">
        <w:lastRenderedPageBreak/>
        <w:t xml:space="preserve">intracellular immunophilins and </w:t>
      </w:r>
      <w:r w:rsidR="003F0DDF">
        <w:t xml:space="preserve">interfere with </w:t>
      </w:r>
      <w:r w:rsidR="00BE54AF">
        <w:t>activation of calcineurin</w:t>
      </w:r>
      <w:r w:rsidR="003F0DDF">
        <w:t>, resulting in reduced expression of IL-2 and concomitantly decreased</w:t>
      </w:r>
      <w:r>
        <w:t xml:space="preserve"> T lymphocyte </w:t>
      </w:r>
      <w:r w:rsidR="000D0E79">
        <w:t xml:space="preserve">activation and </w:t>
      </w:r>
      <w:r>
        <w:t>proliferation</w:t>
      </w:r>
      <w:r w:rsidR="00BE54AF">
        <w:t xml:space="preserve">. </w:t>
      </w:r>
      <w:r w:rsidR="000D0E79">
        <w:t xml:space="preserve">  </w:t>
      </w:r>
      <w:r w:rsidR="00BE54AF">
        <w:t xml:space="preserve">More recent studies have shown that </w:t>
      </w:r>
      <w:r w:rsidR="00850D1C">
        <w:t xml:space="preserve">CNIs decreased proliferation of </w:t>
      </w:r>
      <w:r w:rsidR="00BE54AF" w:rsidRPr="003F2375">
        <w:t>both</w:t>
      </w:r>
      <w:r w:rsidR="00BE54AF">
        <w:t xml:space="preserve"> effector as well as regulatory</w:t>
      </w:r>
      <w:r w:rsidR="00850D1C">
        <w:t xml:space="preserve"> T-cells</w:t>
      </w:r>
      <w:r w:rsidR="00850D1C">
        <w:fldChar w:fldCharType="begin">
          <w:fldData xml:space="preserve">PEVuZE5vdGU+PENpdGU+PEF1dGhvcj5NaXJvdXg8L0F1dGhvcj48WWVhcj4yMDEyPC9ZZWFyPjxS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</w:fldData>
        </w:fldChar>
      </w:r>
      <w:r w:rsidR="00850D1C">
        <w:instrText xml:space="preserve"> ADDIN EN.CITE </w:instrText>
      </w:r>
      <w:r w:rsidR="00850D1C">
        <w:fldChar w:fldCharType="begin">
          <w:fldData xml:space="preserve">PEVuZE5vdGU+PENpdGU+PEF1dGhvcj5NaXJvdXg8L0F1dGhvcj48WWVhcj4yMDEyPC9ZZWFyPjxS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</w:fldData>
        </w:fldChar>
      </w:r>
      <w:r w:rsidR="00850D1C">
        <w:instrText xml:space="preserve"> ADDIN EN.CITE.DATA </w:instrText>
      </w:r>
      <w:r w:rsidR="00850D1C">
        <w:fldChar w:fldCharType="end"/>
      </w:r>
      <w:r w:rsidR="00850D1C">
        <w:fldChar w:fldCharType="separate"/>
      </w:r>
      <w:r w:rsidR="00850D1C">
        <w:rPr>
          <w:noProof/>
        </w:rPr>
        <w:t>(</w:t>
      </w:r>
      <w:hyperlink w:anchor="_ENREF_44" w:tooltip="Miroux, 2012 #18729" w:history="1">
        <w:r w:rsidR="00D84C0C">
          <w:rPr>
            <w:noProof/>
          </w:rPr>
          <w:t>Miroux et al., 2012</w:t>
        </w:r>
      </w:hyperlink>
      <w:r w:rsidR="00850D1C">
        <w:rPr>
          <w:noProof/>
        </w:rPr>
        <w:t>)</w:t>
      </w:r>
      <w:r w:rsidR="00850D1C">
        <w:fldChar w:fldCharType="end"/>
      </w:r>
      <w:r w:rsidR="00850D1C">
        <w:t xml:space="preserve">.  </w:t>
      </w:r>
      <w:r w:rsidR="00C13E8A">
        <w:t>There are indications that the</w:t>
      </w:r>
      <w:r w:rsidR="00850D1C">
        <w:t xml:space="preserve"> use of CNIs is deleterious to potential tolerogenic therapeutic strategies</w:t>
      </w:r>
      <w:r w:rsidR="00347084">
        <w:t>.</w:t>
      </w:r>
    </w:p>
    <w:p w14:paraId="24A8B936" w14:textId="77777777" w:rsidR="00480B6E" w:rsidRDefault="00480B6E" w:rsidP="00CF528D"/>
    <w:p w14:paraId="77D624A8" w14:textId="77777777" w:rsidR="00CF528D" w:rsidRDefault="00CF528D" w:rsidP="000C3767">
      <w:r>
        <w:t>CN</w:t>
      </w:r>
      <w:r w:rsidR="003F2375">
        <w:t xml:space="preserve">I have numerous adverse effects, which make their long-term use problematic.  </w:t>
      </w:r>
      <w:r w:rsidR="009276C4">
        <w:t>D</w:t>
      </w:r>
      <w:r w:rsidR="003F2375">
        <w:t>irect toxic effe</w:t>
      </w:r>
      <w:r w:rsidR="003F0DDF">
        <w:t xml:space="preserve">cts on </w:t>
      </w:r>
      <w:r w:rsidR="009276C4">
        <w:t xml:space="preserve">renal </w:t>
      </w:r>
      <w:r w:rsidR="003F0DDF">
        <w:t>tubular epithelial cells,</w:t>
      </w:r>
      <w:r w:rsidR="003F2375">
        <w:t xml:space="preserve"> chronic CNI use </w:t>
      </w:r>
      <w:r w:rsidR="009276C4">
        <w:t>can</w:t>
      </w:r>
      <w:r w:rsidR="003F2375">
        <w:t xml:space="preserve"> cause tubulointerstitial fibrosis and focal glomerulosclerosis. </w:t>
      </w:r>
      <w:r w:rsidR="009276C4">
        <w:t xml:space="preserve"> H</w:t>
      </w:r>
      <w:r w:rsidR="003F2375">
        <w:t xml:space="preserve">ypertension, secondary to </w:t>
      </w:r>
      <w:r>
        <w:t>renal vasoconstriction and Na</w:t>
      </w:r>
      <w:r w:rsidRPr="00BE1C9D">
        <w:rPr>
          <w:vertAlign w:val="superscript"/>
        </w:rPr>
        <w:t>+</w:t>
      </w:r>
      <w:r>
        <w:t xml:space="preserve"> retention</w:t>
      </w:r>
      <w:r w:rsidR="009276C4">
        <w:t>, is a common cardiovascular adverse effect</w:t>
      </w:r>
      <w:r w:rsidR="003F2375">
        <w:t xml:space="preserve">.  </w:t>
      </w:r>
      <w:r w:rsidR="000C3767">
        <w:t>CNI-induced m</w:t>
      </w:r>
      <w:r>
        <w:t>etabolic abnor</w:t>
      </w:r>
      <w:r w:rsidR="000C3767">
        <w:t>malities include</w:t>
      </w:r>
      <w:r>
        <w:t xml:space="preserve"> </w:t>
      </w:r>
      <w:r w:rsidR="000C3767">
        <w:t>diabetes mellitus</w:t>
      </w:r>
      <w:r>
        <w:t xml:space="preserve"> and bone loss</w:t>
      </w:r>
      <w:r w:rsidR="000C3767">
        <w:t xml:space="preserve">.  </w:t>
      </w:r>
      <w:r>
        <w:t>Thrombotic microangiopathy</w:t>
      </w:r>
      <w:r w:rsidR="000C3767">
        <w:t>, secondary to CNI-related secretion of ADAMTS13</w:t>
      </w:r>
      <w:r>
        <w:t xml:space="preserve"> is a relatively </w:t>
      </w:r>
      <w:r w:rsidR="000C3767">
        <w:t xml:space="preserve">infrequent complication </w:t>
      </w:r>
      <w:r>
        <w:t>(4.9 per 1000 patient-years).</w:t>
      </w:r>
      <w:r w:rsidR="000C3767">
        <w:t xml:space="preserve">  </w:t>
      </w:r>
      <w:r w:rsidR="000E7955">
        <w:t>CNI-related n</w:t>
      </w:r>
      <w:r w:rsidR="000C3767">
        <w:t xml:space="preserve">eurotoxicities include </w:t>
      </w:r>
      <w:r>
        <w:t>t</w:t>
      </w:r>
      <w:r w:rsidR="000C3767">
        <w:t xml:space="preserve">remor, headache and hyperesthesias.  Chronic immunosuppression with CNI raises the risk for CMV (15% - 25%), fungal and bacterial infections. </w:t>
      </w:r>
      <w:r w:rsidR="009276C4">
        <w:t xml:space="preserve"> CNI increase the risk of skin cancer 200-fold.</w:t>
      </w:r>
      <w:r w:rsidR="000C3767">
        <w:t xml:space="preserve"> CNI-related cosmetic issues can include g</w:t>
      </w:r>
      <w:r>
        <w:t>um hyperplasia, alopecia and hypertrichosis</w:t>
      </w:r>
      <w:r w:rsidR="000C3767">
        <w:t>.</w:t>
      </w:r>
    </w:p>
    <w:p w14:paraId="6D492B47" w14:textId="77777777" w:rsidR="00EC063F" w:rsidRDefault="00EC063F" w:rsidP="000C3767"/>
    <w:p w14:paraId="2B0E3283" w14:textId="77777777" w:rsidR="008178CE" w:rsidRDefault="00E90B05" w:rsidP="004C4A73">
      <w:pPr>
        <w:rPr>
          <w:b/>
        </w:rPr>
      </w:pPr>
      <w:r>
        <w:rPr>
          <w:b/>
        </w:rPr>
        <w:t>2.3</w:t>
      </w:r>
      <w:r>
        <w:rPr>
          <w:b/>
        </w:rPr>
        <w:tab/>
      </w:r>
      <w:r w:rsidR="002F3C0D">
        <w:rPr>
          <w:b/>
        </w:rPr>
        <w:t>Mechanism of</w:t>
      </w:r>
      <w:r w:rsidR="00CF528D" w:rsidRPr="00CF528D">
        <w:rPr>
          <w:b/>
        </w:rPr>
        <w:t xml:space="preserve"> action of mTOR inhibitors</w:t>
      </w:r>
    </w:p>
    <w:p w14:paraId="5AB49ED5" w14:textId="5A356778" w:rsidR="00EF5884" w:rsidRDefault="00EF5884" w:rsidP="00B84C44">
      <w:r>
        <w:t>Mammalian/mechanistic target of rapamycin (mTOR) is an important integrator of environmental cues critical for the regulation of T-cell activation, differentiation and function</w:t>
      </w:r>
      <w:r>
        <w:fldChar w:fldCharType="begin">
          <w:fldData xml:space="preserve">PEVuZE5vdGU+PENpdGU+PEF1dGhvcj5Qb2xsaXp6aTwvQXV0aG9yPjxZZWFyPjIwMTU8L1llYXI+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</w:fldData>
        </w:fldChar>
      </w:r>
      <w:r>
        <w:instrText xml:space="preserve"> ADDIN EN.CITE </w:instrText>
      </w:r>
      <w:r>
        <w:fldChar w:fldCharType="begin">
          <w:fldData xml:space="preserve">PEVuZE5vdGU+PENpdGU+PEF1dGhvcj5Qb2xsaXp6aTwvQXV0aG9yPjxZZWFyPjIwMTU8L1llYXI+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</w:fldData>
        </w:fldChar>
      </w:r>
      <w:r>
        <w:instrText xml:space="preserve"> ADDIN EN.CITE.DATA </w:instrText>
      </w:r>
      <w:r>
        <w:fldChar w:fldCharType="end"/>
      </w:r>
      <w:r>
        <w:fldChar w:fldCharType="separate"/>
      </w:r>
      <w:r>
        <w:rPr>
          <w:noProof/>
        </w:rPr>
        <w:t>(</w:t>
      </w:r>
      <w:hyperlink w:anchor="_ENREF_52" w:tooltip="Pollizzi, 2015 #16868" w:history="1">
        <w:r w:rsidR="00D84C0C">
          <w:rPr>
            <w:noProof/>
          </w:rPr>
          <w:t>Pollizzi and Powell, 2015</w:t>
        </w:r>
      </w:hyperlink>
      <w:r>
        <w:rPr>
          <w:noProof/>
        </w:rPr>
        <w:t>)</w:t>
      </w:r>
      <w:r>
        <w:fldChar w:fldCharType="end"/>
      </w:r>
      <w:r>
        <w:t xml:space="preserve">.  Inhibitors of mTOR </w:t>
      </w:r>
      <w:r w:rsidR="00077CDB">
        <w:t xml:space="preserve">are attractive immunomodulators </w:t>
      </w:r>
      <w:r w:rsidR="008240D8">
        <w:t>due to their</w:t>
      </w:r>
      <w:r w:rsidR="00077CDB">
        <w:t xml:space="preserve"> potential to induce adaptive tolerance and </w:t>
      </w:r>
      <w:r w:rsidR="008240D8">
        <w:t>their</w:t>
      </w:r>
      <w:r w:rsidR="00077CDB">
        <w:t xml:space="preserve"> relatively attractive side effect profiles.</w:t>
      </w:r>
    </w:p>
    <w:p w14:paraId="5E3E4A03" w14:textId="77777777" w:rsidR="00E070A2" w:rsidRDefault="00E070A2" w:rsidP="00B84C44"/>
    <w:p w14:paraId="16AA3FDE" w14:textId="4657258E" w:rsidR="008178CE" w:rsidRDefault="000E7955" w:rsidP="00B84C44">
      <w:r>
        <w:t xml:space="preserve">The importance of mTOR in regulating T-cell function was </w:t>
      </w:r>
      <w:r w:rsidR="0079628C">
        <w:t>highlighted</w:t>
      </w:r>
      <w:r>
        <w:t xml:space="preserve"> in studies of T-cell anergy.  </w:t>
      </w:r>
      <w:r w:rsidR="006D4126">
        <w:t>T</w:t>
      </w:r>
      <w:r w:rsidR="006D4126">
        <w:rPr>
          <w:vertAlign w:val="subscript"/>
        </w:rPr>
        <w:t>H</w:t>
      </w:r>
      <w:r w:rsidR="006D4126">
        <w:t xml:space="preserve">1 cells that encounter antigen (Signal 1) in the absence of costimulation (Signal 2) become anergic, i.e. hyporesponsive upon </w:t>
      </w:r>
      <w:r w:rsidR="00077CDB">
        <w:t>rechallenge</w:t>
      </w:r>
      <w:r w:rsidR="00077CDB">
        <w:fldChar w:fldCharType="begin">
          <w:fldData xml:space="preserve">PEVuZE5vdGU+PENpdGU+PEF1dGhvcj5TY2h3YXJ0ejwvQXV0aG9yPjxZZWFyPjE5ODk8L1llYXI+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</w:fldData>
        </w:fldChar>
      </w:r>
      <w:r w:rsidR="00077CDB">
        <w:instrText xml:space="preserve"> ADDIN EN.CITE </w:instrText>
      </w:r>
      <w:r w:rsidR="00077CDB">
        <w:fldChar w:fldCharType="begin">
          <w:fldData xml:space="preserve">PEVuZE5vdGU+PENpdGU+PEF1dGhvcj5TY2h3YXJ0ejwvQXV0aG9yPjxZZWFyPjE5ODk8L1llYXI+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</w:fldData>
        </w:fldChar>
      </w:r>
      <w:r w:rsidR="00077CDB">
        <w:instrText xml:space="preserve"> ADDIN EN.CITE.DATA </w:instrText>
      </w:r>
      <w:r w:rsidR="00077CDB">
        <w:fldChar w:fldCharType="end"/>
      </w:r>
      <w:r w:rsidR="00077CDB">
        <w:fldChar w:fldCharType="separate"/>
      </w:r>
      <w:r w:rsidR="00077CDB">
        <w:rPr>
          <w:noProof/>
        </w:rPr>
        <w:t>(</w:t>
      </w:r>
      <w:hyperlink w:anchor="_ENREF_60" w:tooltip="Schwartz, 2003 #16981" w:history="1">
        <w:r w:rsidR="00D84C0C">
          <w:rPr>
            <w:noProof/>
          </w:rPr>
          <w:t>Schwartz, 2003</w:t>
        </w:r>
      </w:hyperlink>
      <w:r w:rsidR="00077CDB">
        <w:rPr>
          <w:noProof/>
        </w:rPr>
        <w:t xml:space="preserve">; </w:t>
      </w:r>
      <w:hyperlink w:anchor="_ENREF_61" w:tooltip="Schwartz, 1989 #16993" w:history="1">
        <w:r w:rsidR="00D84C0C">
          <w:rPr>
            <w:noProof/>
          </w:rPr>
          <w:t>Schwartz et al., 1989</w:t>
        </w:r>
      </w:hyperlink>
      <w:r w:rsidR="00077CDB">
        <w:rPr>
          <w:noProof/>
        </w:rPr>
        <w:t>)</w:t>
      </w:r>
      <w:r w:rsidR="00077CDB">
        <w:fldChar w:fldCharType="end"/>
      </w:r>
      <w:r w:rsidR="006D4126">
        <w:t xml:space="preserve">.  </w:t>
      </w:r>
      <w:r w:rsidR="00C02BF7">
        <w:t>mTOR integrates the two signals and determines the outcome of TCR engagement with regard to activation or anergy</w:t>
      </w:r>
      <w:r w:rsidR="0090046E">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90046E">
        <w:instrText xml:space="preserve"> ADDIN EN.CITE </w:instrText>
      </w:r>
      <w:r w:rsidR="0090046E">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90046E">
        <w:instrText xml:space="preserve"> ADDIN EN.CITE.DATA </w:instrText>
      </w:r>
      <w:r w:rsidR="0090046E">
        <w:fldChar w:fldCharType="end"/>
      </w:r>
      <w:r w:rsidR="0090046E">
        <w:fldChar w:fldCharType="separate"/>
      </w:r>
      <w:r w:rsidR="0090046E">
        <w:rPr>
          <w:noProof/>
        </w:rPr>
        <w:t>(</w:t>
      </w:r>
      <w:hyperlink w:anchor="_ENREF_80" w:tooltip="Zheng, 2007 #2926" w:history="1">
        <w:r w:rsidR="00D84C0C">
          <w:rPr>
            <w:noProof/>
          </w:rPr>
          <w:t>Zheng et al., 2007</w:t>
        </w:r>
      </w:hyperlink>
      <w:r w:rsidR="0090046E">
        <w:rPr>
          <w:noProof/>
        </w:rPr>
        <w:t>)</w:t>
      </w:r>
      <w:r w:rsidR="0090046E">
        <w:fldChar w:fldCharType="end"/>
      </w:r>
      <w:r w:rsidR="00C02BF7">
        <w:t xml:space="preserve">.  </w:t>
      </w:r>
      <w:r w:rsidR="003201A8">
        <w:t>Experiments showed that a</w:t>
      </w:r>
      <w:r w:rsidR="00CF528D" w:rsidRPr="002D2FB2">
        <w:t>ctivation of T cells in the presence of</w:t>
      </w:r>
      <w:r w:rsidR="00CF528D">
        <w:t xml:space="preserve"> </w:t>
      </w:r>
      <w:r w:rsidR="00CF528D" w:rsidRPr="002D2FB2">
        <w:t>mTOR inhibit</w:t>
      </w:r>
      <w:r w:rsidR="003201A8">
        <w:t>ion induced</w:t>
      </w:r>
      <w:r w:rsidR="00CF528D" w:rsidRPr="002D2FB2">
        <w:t xml:space="preserve"> anergy even </w:t>
      </w:r>
      <w:r w:rsidR="00CF528D">
        <w:t>when cells receive</w:t>
      </w:r>
      <w:r w:rsidR="003201A8">
        <w:t>d</w:t>
      </w:r>
      <w:r w:rsidR="00CF528D" w:rsidRPr="002D2FB2">
        <w:t xml:space="preserve"> costimulation</w:t>
      </w:r>
      <w:r w:rsidR="003201A8" w:rsidRPr="003201A8">
        <w:fldChar w:fldCharType="begin">
          <w:fldData xml:space="preserve">PEVuZE5vdGU+PENpdGU+PEF1dGhvcj5Qb3dlbGw8L0F1dGhvcj48WWVhcj4xOTk5PC9ZZWFyPjxS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</w:fldData>
        </w:fldChar>
      </w:r>
      <w:r w:rsidR="003201A8" w:rsidRPr="003201A8">
        <w:instrText xml:space="preserve"> ADDIN EN.CITE </w:instrText>
      </w:r>
      <w:r w:rsidR="003201A8" w:rsidRPr="003201A8">
        <w:fldChar w:fldCharType="begin">
          <w:fldData xml:space="preserve">PEVuZE5vdGU+PENpdGU+PEF1dGhvcj5Qb3dlbGw8L0F1dGhvcj48WWVhcj4xOTk5PC9ZZWFyPjxS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</w:fldData>
        </w:fldChar>
      </w:r>
      <w:r w:rsidR="003201A8" w:rsidRPr="003201A8">
        <w:instrText xml:space="preserve"> ADDIN EN.CITE.DATA </w:instrText>
      </w:r>
      <w:r w:rsidR="003201A8" w:rsidRPr="003201A8">
        <w:fldChar w:fldCharType="end"/>
      </w:r>
      <w:r w:rsidR="003201A8" w:rsidRPr="003201A8">
        <w:fldChar w:fldCharType="separate"/>
      </w:r>
      <w:r w:rsidR="003201A8" w:rsidRPr="003201A8">
        <w:rPr>
          <w:noProof/>
        </w:rPr>
        <w:t>(</w:t>
      </w:r>
      <w:hyperlink w:anchor="_ENREF_54" w:tooltip="Powell, 1999 #2931" w:history="1">
        <w:r w:rsidR="00D84C0C" w:rsidRPr="003201A8">
          <w:rPr>
            <w:noProof/>
          </w:rPr>
          <w:t>Powell et al., 1999</w:t>
        </w:r>
      </w:hyperlink>
      <w:r w:rsidR="003201A8" w:rsidRPr="003201A8">
        <w:rPr>
          <w:noProof/>
        </w:rPr>
        <w:t>)</w:t>
      </w:r>
      <w:r w:rsidR="003201A8" w:rsidRPr="003201A8">
        <w:fldChar w:fldCharType="end"/>
      </w:r>
      <w:r w:rsidR="00AF7019">
        <w:t xml:space="preserve">. </w:t>
      </w:r>
      <w:r w:rsidR="002F2014">
        <w:t xml:space="preserve"> Importantly, T-cells engineered to express a SRL-resistant mTOR were resistant to SRL-induced anergy</w:t>
      </w:r>
      <w:r w:rsidR="002F2014">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2F2014">
        <w:instrText xml:space="preserve"> ADDIN EN.CITE </w:instrText>
      </w:r>
      <w:r w:rsidR="002F2014">
        <w:fldChar w:fldCharType="begin">
          <w:fldData xml:space="preserve">PEVuZE5vdGU+PENpdGU+PEF1dGhvcj5aaGVuZzwvQXV0aG9yPjxZZWFyPjIwMDc8L1llYXI+PFJl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</w:fldData>
        </w:fldChar>
      </w:r>
      <w:r w:rsidR="002F2014">
        <w:instrText xml:space="preserve"> ADDIN EN.CITE.DATA </w:instrText>
      </w:r>
      <w:r w:rsidR="002F2014">
        <w:fldChar w:fldCharType="end"/>
      </w:r>
      <w:r w:rsidR="002F2014">
        <w:fldChar w:fldCharType="separate"/>
      </w:r>
      <w:r w:rsidR="002F2014">
        <w:rPr>
          <w:noProof/>
        </w:rPr>
        <w:t>(</w:t>
      </w:r>
      <w:hyperlink w:anchor="_ENREF_80" w:tooltip="Zheng, 2007 #2926" w:history="1">
        <w:r w:rsidR="00D84C0C">
          <w:rPr>
            <w:noProof/>
          </w:rPr>
          <w:t>Zheng et al., 2007</w:t>
        </w:r>
      </w:hyperlink>
      <w:r w:rsidR="002F2014">
        <w:rPr>
          <w:noProof/>
        </w:rPr>
        <w:t>)</w:t>
      </w:r>
      <w:r w:rsidR="002F2014">
        <w:fldChar w:fldCharType="end"/>
      </w:r>
      <w:r w:rsidR="002F2014">
        <w:t xml:space="preserve">.  </w:t>
      </w:r>
      <w:r w:rsidR="00AF7019">
        <w:t xml:space="preserve">Later studies </w:t>
      </w:r>
      <w:r w:rsidR="001C4480">
        <w:t>revealed</w:t>
      </w:r>
      <w:r w:rsidR="00AF7019">
        <w:t xml:space="preserve"> that i</w:t>
      </w:r>
      <w:r w:rsidR="00CF528D" w:rsidRPr="00922B6E">
        <w:t>nhibi</w:t>
      </w:r>
      <w:r w:rsidR="00AF7019">
        <w:t xml:space="preserve">tion of mTOR during activation </w:t>
      </w:r>
      <w:r w:rsidR="00CF528D" w:rsidRPr="00922B6E">
        <w:t xml:space="preserve">not only </w:t>
      </w:r>
      <w:r w:rsidR="00AF7019">
        <w:t>resulted in T</w:t>
      </w:r>
      <w:r w:rsidR="00AF7019">
        <w:rPr>
          <w:vertAlign w:val="subscript"/>
        </w:rPr>
        <w:t>H</w:t>
      </w:r>
      <w:r w:rsidR="00AF7019">
        <w:t xml:space="preserve">1 anergy, but it </w:t>
      </w:r>
      <w:r w:rsidR="00CF528D">
        <w:t>also pro</w:t>
      </w:r>
      <w:r w:rsidR="00AF7019">
        <w:t>moted</w:t>
      </w:r>
      <w:r w:rsidR="00CF528D" w:rsidRPr="00922B6E">
        <w:t xml:space="preserve"> the </w:t>
      </w:r>
      <w:r w:rsidR="00AF7019">
        <w:t>expansion of/</w:t>
      </w:r>
      <w:r w:rsidR="00CF528D" w:rsidRPr="00922B6E">
        <w:t>differentiation</w:t>
      </w:r>
      <w:r w:rsidR="00AF7019">
        <w:t xml:space="preserve"> to</w:t>
      </w:r>
      <w:r w:rsidR="00CF528D" w:rsidRPr="00922B6E">
        <w:t xml:space="preserve"> </w:t>
      </w:r>
      <w:r w:rsidR="00B84C44">
        <w:t>regulatory T cells (</w:t>
      </w:r>
      <w:r w:rsidR="00AF7019">
        <w:t>Tregs</w:t>
      </w:r>
      <w:r w:rsidR="00B84C44">
        <w:t>)</w:t>
      </w:r>
      <w:r w:rsidR="00CB6C14">
        <w:fldChar w:fldCharType="begin">
          <w:fldData xml:space="preserve">PEVuZE5vdGU+PENpdGU+PEF1dGhvcj5CYXR0YWdsaWE8L0F1dGhvcj48WWVhcj4yMDA1PC9ZZWFy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</w:fldData>
        </w:fldChar>
      </w:r>
      <w:r w:rsidR="00CB6C14">
        <w:instrText xml:space="preserve"> ADDIN EN.CITE </w:instrText>
      </w:r>
      <w:r w:rsidR="00CB6C14">
        <w:fldChar w:fldCharType="begin">
          <w:fldData xml:space="preserve">PEVuZE5vdGU+PENpdGU+PEF1dGhvcj5CYXR0YWdsaWE8L0F1dGhvcj48WWVhcj4yMDA1PC9ZZWFy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</w:fldData>
        </w:fldChar>
      </w:r>
      <w:r w:rsidR="00CB6C14">
        <w:instrText xml:space="preserve"> ADDIN EN.CITE.DATA </w:instrText>
      </w:r>
      <w:r w:rsidR="00CB6C14">
        <w:fldChar w:fldCharType="end"/>
      </w:r>
      <w:r w:rsidR="00CB6C14">
        <w:fldChar w:fldCharType="separate"/>
      </w:r>
      <w:r w:rsidR="00CB6C14">
        <w:rPr>
          <w:noProof/>
        </w:rPr>
        <w:t>(</w:t>
      </w:r>
      <w:hyperlink w:anchor="_ENREF_4" w:tooltip="Battaglia, 2005 #18670" w:history="1">
        <w:r w:rsidR="00D84C0C">
          <w:rPr>
            <w:noProof/>
          </w:rPr>
          <w:t>Battaglia et al., 2005</w:t>
        </w:r>
      </w:hyperlink>
      <w:r w:rsidR="00CB6C14">
        <w:rPr>
          <w:noProof/>
        </w:rPr>
        <w:t xml:space="preserve">; </w:t>
      </w:r>
      <w:hyperlink w:anchor="_ENREF_15" w:tooltip="Coenen, 2007 #18678" w:history="1">
        <w:r w:rsidR="00D84C0C">
          <w:rPr>
            <w:noProof/>
          </w:rPr>
          <w:t>Coenen et al., 2007</w:t>
        </w:r>
      </w:hyperlink>
      <w:r w:rsidR="00CB6C14">
        <w:rPr>
          <w:noProof/>
        </w:rPr>
        <w:t xml:space="preserve">; </w:t>
      </w:r>
      <w:hyperlink w:anchor="_ENREF_34" w:tooltip="Kang, 2008 #18674" w:history="1">
        <w:r w:rsidR="00D84C0C">
          <w:rPr>
            <w:noProof/>
          </w:rPr>
          <w:t>Kang et al., 2008</w:t>
        </w:r>
      </w:hyperlink>
      <w:r w:rsidR="00CB6C14">
        <w:rPr>
          <w:noProof/>
        </w:rPr>
        <w:t xml:space="preserve">; </w:t>
      </w:r>
      <w:hyperlink w:anchor="_ENREF_36" w:tooltip="Kopf, 2007 #18677" w:history="1">
        <w:r w:rsidR="00D84C0C">
          <w:rPr>
            <w:noProof/>
          </w:rPr>
          <w:t>Kopf et al., 2007</w:t>
        </w:r>
      </w:hyperlink>
      <w:r w:rsidR="00CB6C14">
        <w:rPr>
          <w:noProof/>
        </w:rPr>
        <w:t>)</w:t>
      </w:r>
      <w:r w:rsidR="00CB6C14">
        <w:fldChar w:fldCharType="end"/>
      </w:r>
      <w:r w:rsidR="00CB6C14">
        <w:t>.</w:t>
      </w:r>
    </w:p>
    <w:p w14:paraId="1C60D4E8" w14:textId="77777777" w:rsidR="00BD01E3" w:rsidRDefault="00BD01E3" w:rsidP="00B84C44"/>
    <w:p w14:paraId="49D49708" w14:textId="77777777" w:rsidR="00BD01E3" w:rsidRPr="00CC2954" w:rsidRDefault="00BD01E3" w:rsidP="00BD01E3">
      <w:pPr>
        <w:rPr>
          <w:b/>
        </w:rPr>
      </w:pPr>
      <w:r>
        <w:rPr>
          <w:b/>
        </w:rPr>
        <w:t>2.4</w:t>
      </w:r>
      <w:r w:rsidRPr="00CC2954">
        <w:rPr>
          <w:b/>
        </w:rPr>
        <w:tab/>
        <w:t xml:space="preserve">Sirolimus </w:t>
      </w:r>
      <w:r>
        <w:rPr>
          <w:b/>
        </w:rPr>
        <w:t xml:space="preserve">with CsA </w:t>
      </w:r>
      <w:r w:rsidRPr="00CC2954">
        <w:rPr>
          <w:b/>
        </w:rPr>
        <w:t>in Severe Aplastic Anemia</w:t>
      </w:r>
    </w:p>
    <w:p w14:paraId="7BB2E412" w14:textId="13389D58" w:rsidR="00295815" w:rsidRDefault="00BD01E3" w:rsidP="00B84C44">
      <w:r>
        <w:t xml:space="preserve">The complementary actions of CNI and mTOR inhibitors gave rise to the hope that better responses to immunotherapy might be achieved with the addition of mTOR inhibitors to CsA.  </w:t>
      </w:r>
      <w:r w:rsidR="0079628C">
        <w:t xml:space="preserve">In a prospective randomized study 77 </w:t>
      </w:r>
      <w:r w:rsidR="009B7416">
        <w:t>SAA</w:t>
      </w:r>
      <w:r w:rsidR="0079628C">
        <w:t xml:space="preserve"> patients were treated with standard immunosuppressive ther</w:t>
      </w:r>
      <w:r w:rsidR="00A0215E">
        <w:t xml:space="preserve">apy </w:t>
      </w:r>
      <w:r w:rsidR="009F2FC2">
        <w:t>for 6</w:t>
      </w:r>
      <w:r w:rsidR="00A0215E">
        <w:t xml:space="preserve"> months with or without </w:t>
      </w:r>
      <w:r w:rsidR="00A0215E" w:rsidRPr="00A0215E">
        <w:rPr>
          <w:i/>
        </w:rPr>
        <w:t>concurrent</w:t>
      </w:r>
      <w:r w:rsidR="00A0215E">
        <w:t xml:space="preserve"> </w:t>
      </w:r>
      <w:r w:rsidR="00A0215E">
        <w:lastRenderedPageBreak/>
        <w:t>sirolimus</w:t>
      </w:r>
      <w:r w:rsidR="00A0215E">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rsidR="00A0215E">
        <w:instrText xml:space="preserve"> ADDIN EN.CITE </w:instrText>
      </w:r>
      <w:r w:rsidR="00A0215E">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rsidR="00A0215E">
        <w:instrText xml:space="preserve"> ADDIN EN.CITE.DATA </w:instrText>
      </w:r>
      <w:r w:rsidR="00A0215E">
        <w:fldChar w:fldCharType="end"/>
      </w:r>
      <w:r w:rsidR="00A0215E">
        <w:fldChar w:fldCharType="separate"/>
      </w:r>
      <w:r w:rsidR="00A0215E">
        <w:rPr>
          <w:noProof/>
        </w:rPr>
        <w:t>(</w:t>
      </w:r>
      <w:hyperlink w:anchor="_ENREF_58" w:tooltip="Scheinberg, 2009 #1139" w:history="1">
        <w:r w:rsidR="00D84C0C">
          <w:rPr>
            <w:noProof/>
          </w:rPr>
          <w:t>Scheinberg et al., 2009</w:t>
        </w:r>
      </w:hyperlink>
      <w:r w:rsidR="00A0215E">
        <w:rPr>
          <w:noProof/>
        </w:rPr>
        <w:t>)</w:t>
      </w:r>
      <w:r w:rsidR="00A0215E">
        <w:fldChar w:fldCharType="end"/>
      </w:r>
      <w:r w:rsidR="00A0215E">
        <w:t xml:space="preserve">.  The study was closed to accrual after interim analysis of 30 evaluable patients did not show improved hematological </w:t>
      </w:r>
      <w:r w:rsidR="009F2FC2">
        <w:t>response</w:t>
      </w:r>
      <w:r w:rsidR="00A0215E">
        <w:t xml:space="preserve"> at 3 months in the sirolimus </w:t>
      </w:r>
      <w:r w:rsidR="00295815">
        <w:t xml:space="preserve">(SRL) </w:t>
      </w:r>
      <w:r w:rsidR="00A0215E">
        <w:t>arm.</w:t>
      </w:r>
      <w:r w:rsidR="004919FD">
        <w:t xml:space="preserve">  </w:t>
      </w:r>
      <w:r w:rsidR="005C35D6">
        <w:t xml:space="preserve">It is important to note that there was no evidence of increased toxicity with sirolimus on this protocol.  </w:t>
      </w:r>
      <w:r w:rsidR="00295815">
        <w:t>Whether the addition of SRL improved rela</w:t>
      </w:r>
      <w:r w:rsidR="004919FD">
        <w:t>pse rates is not known.</w:t>
      </w:r>
    </w:p>
    <w:p w14:paraId="18E48266" w14:textId="77777777" w:rsidR="00BD01E3" w:rsidRDefault="00BD01E3" w:rsidP="00B84C44"/>
    <w:p w14:paraId="116B4046" w14:textId="77777777" w:rsidR="00B84C44" w:rsidRPr="00BD01E3" w:rsidRDefault="00BD01E3" w:rsidP="00BD01E3">
      <w:pPr>
        <w:ind w:left="720" w:hanging="720"/>
        <w:rPr>
          <w:b/>
        </w:rPr>
      </w:pPr>
      <w:r w:rsidRPr="00BD01E3">
        <w:rPr>
          <w:b/>
        </w:rPr>
        <w:t>2.5</w:t>
      </w:r>
      <w:r w:rsidRPr="00BD01E3">
        <w:rPr>
          <w:b/>
        </w:rPr>
        <w:tab/>
        <w:t xml:space="preserve">Sirolimus in </w:t>
      </w:r>
      <w:r w:rsidR="00B02261">
        <w:rPr>
          <w:b/>
        </w:rPr>
        <w:t>N</w:t>
      </w:r>
      <w:r w:rsidRPr="00BD01E3">
        <w:rPr>
          <w:b/>
        </w:rPr>
        <w:t xml:space="preserve">on-myeloablative </w:t>
      </w:r>
      <w:r w:rsidR="00B02261">
        <w:rPr>
          <w:b/>
        </w:rPr>
        <w:t>H</w:t>
      </w:r>
      <w:r w:rsidRPr="00BD01E3">
        <w:rPr>
          <w:b/>
        </w:rPr>
        <w:t xml:space="preserve">ematopoietic </w:t>
      </w:r>
      <w:r w:rsidR="00B02261">
        <w:rPr>
          <w:b/>
        </w:rPr>
        <w:t>S</w:t>
      </w:r>
      <w:r w:rsidRPr="00BD01E3">
        <w:rPr>
          <w:b/>
        </w:rPr>
        <w:t xml:space="preserve">tem </w:t>
      </w:r>
      <w:r w:rsidR="00B02261">
        <w:rPr>
          <w:b/>
        </w:rPr>
        <w:t>C</w:t>
      </w:r>
      <w:r w:rsidRPr="00BD01E3">
        <w:rPr>
          <w:b/>
        </w:rPr>
        <w:t xml:space="preserve">ell </w:t>
      </w:r>
      <w:r w:rsidR="00B02261">
        <w:rPr>
          <w:b/>
        </w:rPr>
        <w:t>T</w:t>
      </w:r>
      <w:r w:rsidRPr="00BD01E3">
        <w:rPr>
          <w:b/>
        </w:rPr>
        <w:t>ransplantation</w:t>
      </w:r>
    </w:p>
    <w:p w14:paraId="5A8D8044" w14:textId="0B403409" w:rsidR="00E46DCA" w:rsidRDefault="00E070A2" w:rsidP="00B84C44">
      <w:r>
        <w:t>mTOR inhibitors have seen successful application in hematopoietic stem cell transplants.</w:t>
      </w:r>
      <w:r w:rsidR="00CB581F">
        <w:t xml:space="preserve">  In a mismatched mouse model using BALB/c donors and C57BL/6 recipients, recipients </w:t>
      </w:r>
      <w:r w:rsidR="00B6212D">
        <w:t xml:space="preserve">were conditioned </w:t>
      </w:r>
      <w:r w:rsidR="00CB581F">
        <w:t xml:space="preserve">with 2 Gy </w:t>
      </w:r>
      <w:r w:rsidR="00B6212D">
        <w:t>total body irradiation (</w:t>
      </w:r>
      <w:r w:rsidR="00CB581F">
        <w:t>TBI</w:t>
      </w:r>
      <w:r w:rsidR="00B6212D">
        <w:t>)</w:t>
      </w:r>
      <w:r w:rsidR="00CB581F">
        <w:t xml:space="preserve"> and </w:t>
      </w:r>
      <w:r w:rsidR="00B6212D">
        <w:t>sirolimus (</w:t>
      </w:r>
      <w:r w:rsidR="00CB581F">
        <w:t>SRL</w:t>
      </w:r>
      <w:r w:rsidR="00B6212D">
        <w:t>)</w:t>
      </w:r>
      <w:r w:rsidR="00CB581F">
        <w:t xml:space="preserve"> vs. CsA (+/- pos</w:t>
      </w:r>
      <w:r w:rsidR="00B6212D">
        <w:t>t-transplant cyclophosphamide).  M</w:t>
      </w:r>
      <w:r w:rsidR="00CB581F">
        <w:t xml:space="preserve">ice </w:t>
      </w:r>
      <w:r w:rsidR="00E46DCA">
        <w:t>treat</w:t>
      </w:r>
      <w:r w:rsidR="00B6212D">
        <w:t>ed with</w:t>
      </w:r>
      <w:r w:rsidR="00CB581F">
        <w:t xml:space="preserve"> CsA rejected the transplant</w:t>
      </w:r>
      <w:r w:rsidR="00B6212D">
        <w:t>,</w:t>
      </w:r>
      <w:r w:rsidR="00CB581F">
        <w:t xml:space="preserve"> whereas mice </w:t>
      </w:r>
      <w:r w:rsidR="00E46DCA">
        <w:t>treat</w:t>
      </w:r>
      <w:r w:rsidR="00B6212D">
        <w:t>ed with</w:t>
      </w:r>
      <w:r w:rsidR="00CB581F">
        <w:t xml:space="preserve"> SRL maintained stable mixed chimerism</w:t>
      </w:r>
      <w:r w:rsidR="00CB581F">
        <w:fldChar w:fldCharType="begin">
          <w:fldData xml:space="preserve">PEVuZE5vdGU+PENpdGU+PEF1dGhvcj5GaXR6aHVnaDwvQXV0aG9yPjxZZWFyPjIwMTM8L1llYXI+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==
</w:fldData>
        </w:fldChar>
      </w:r>
      <w:r w:rsidR="00CB581F">
        <w:instrText xml:space="preserve"> ADDIN EN.CITE </w:instrText>
      </w:r>
      <w:r w:rsidR="00CB581F">
        <w:fldChar w:fldCharType="begin">
          <w:fldData xml:space="preserve">PEVuZE5vdGU+PENpdGU+PEF1dGhvcj5GaXR6aHVnaDwvQXV0aG9yPjxZZWFyPjIwMTM8L1llYXI+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==
</w:fldData>
        </w:fldChar>
      </w:r>
      <w:r w:rsidR="00CB581F">
        <w:instrText xml:space="preserve"> ADDIN EN.CITE.DATA </w:instrText>
      </w:r>
      <w:r w:rsidR="00CB581F">
        <w:fldChar w:fldCharType="end"/>
      </w:r>
      <w:r w:rsidR="00CB581F">
        <w:fldChar w:fldCharType="separate"/>
      </w:r>
      <w:r w:rsidR="00CB581F">
        <w:rPr>
          <w:noProof/>
        </w:rPr>
        <w:t>(</w:t>
      </w:r>
      <w:hyperlink w:anchor="_ENREF_22" w:tooltip="Fitzhugh, 2013 #2919" w:history="1">
        <w:r w:rsidR="00D84C0C">
          <w:rPr>
            <w:noProof/>
          </w:rPr>
          <w:t>Fitzhugh et al., 2013</w:t>
        </w:r>
      </w:hyperlink>
      <w:r w:rsidR="00CB581F">
        <w:rPr>
          <w:noProof/>
        </w:rPr>
        <w:t>)</w:t>
      </w:r>
      <w:r w:rsidR="00CB581F">
        <w:fldChar w:fldCharType="end"/>
      </w:r>
      <w:r w:rsidR="00CB581F">
        <w:t>.</w:t>
      </w:r>
      <w:r w:rsidR="00B6212D">
        <w:t xml:space="preserve">  Moreover SRL-treated </w:t>
      </w:r>
      <w:r w:rsidR="00F923C9">
        <w:t xml:space="preserve">transplanted </w:t>
      </w:r>
      <w:r w:rsidR="00B6212D">
        <w:t>mice were shown to be functionally tolerant to the donor</w:t>
      </w:r>
      <w:r w:rsidR="00F923C9">
        <w:t xml:space="preserve"> in </w:t>
      </w:r>
      <w:r w:rsidR="00F923C9" w:rsidRPr="00F923C9">
        <w:rPr>
          <w:i/>
        </w:rPr>
        <w:t>in vitro</w:t>
      </w:r>
      <w:r w:rsidR="00F923C9">
        <w:t xml:space="preserve"> and </w:t>
      </w:r>
      <w:r w:rsidR="00F923C9" w:rsidRPr="00F923C9">
        <w:rPr>
          <w:i/>
        </w:rPr>
        <w:t>in vivo</w:t>
      </w:r>
      <w:r w:rsidR="00F923C9">
        <w:t xml:space="preserve"> experiments.</w:t>
      </w:r>
      <w:r w:rsidR="00E46DCA">
        <w:t xml:space="preserve">  </w:t>
      </w:r>
    </w:p>
    <w:p w14:paraId="017E8B72" w14:textId="77777777" w:rsidR="00E46DCA" w:rsidRDefault="00E46DCA" w:rsidP="00B84C44"/>
    <w:p w14:paraId="6EB8469D" w14:textId="1A581B34" w:rsidR="00295815" w:rsidRDefault="00E46DCA" w:rsidP="00B84C44">
      <w:r>
        <w:t xml:space="preserve">SRL </w:t>
      </w:r>
      <w:r w:rsidR="00FA12E0">
        <w:t>has been used in</w:t>
      </w:r>
      <w:r>
        <w:t xml:space="preserve"> human non-myeloablative hematopoietic stem cell transplantation </w:t>
      </w:r>
      <w:r w:rsidR="00217D83">
        <w:t xml:space="preserve">in patients with severe sickle cell disease with or without </w:t>
      </w:r>
      <w:r w:rsidR="004647B7">
        <w:t>thalassemia</w:t>
      </w:r>
      <w:r w:rsidR="00217D83">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17D83">
        <w:instrText xml:space="preserve"> ADDIN EN.CITE </w:instrText>
      </w:r>
      <w:r w:rsidR="00217D83">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17D83">
        <w:instrText xml:space="preserve"> ADDIN EN.CITE.DATA </w:instrText>
      </w:r>
      <w:r w:rsidR="00217D83">
        <w:fldChar w:fldCharType="end"/>
      </w:r>
      <w:r w:rsidR="00217D83">
        <w:fldChar w:fldCharType="separate"/>
      </w:r>
      <w:r w:rsidR="00217D83">
        <w:rPr>
          <w:noProof/>
        </w:rPr>
        <w:t>(</w:t>
      </w:r>
      <w:hyperlink w:anchor="_ENREF_30" w:tooltip="Hsieh, 2014 #2920" w:history="1">
        <w:r w:rsidR="00D84C0C">
          <w:rPr>
            <w:noProof/>
          </w:rPr>
          <w:t>Hsieh et al., 2014</w:t>
        </w:r>
      </w:hyperlink>
      <w:r w:rsidR="00217D83">
        <w:rPr>
          <w:noProof/>
        </w:rPr>
        <w:t>)</w:t>
      </w:r>
      <w:r w:rsidR="00217D83">
        <w:fldChar w:fldCharType="end"/>
      </w:r>
      <w:r w:rsidR="00FA12E0">
        <w:t xml:space="preserve">.  26 of 30 patients (86%) achieved long-term stable donor engraftment without acute or chronic graft versus host disease.  15 engrafted patients discontinued immunosuppression with continued </w:t>
      </w:r>
      <w:r w:rsidR="00E11B89">
        <w:t xml:space="preserve">stable donor chimerism.  </w:t>
      </w:r>
      <w:r w:rsidR="00314987">
        <w:t>Mean donor T-cell</w:t>
      </w:r>
      <w:r w:rsidR="00E11B89">
        <w:t xml:space="preserve"> chimerism was 48% (95% CI: 34% - 62%)</w:t>
      </w:r>
      <w:r w:rsidR="00314987">
        <w:t xml:space="preserve"> and without evidence of graft</w:t>
      </w:r>
      <w:r w:rsidR="00E11B89">
        <w:t xml:space="preserve"> versus host disease.</w:t>
      </w:r>
      <w:r w:rsidR="00314987">
        <w:t xml:space="preserve">  The results suggested functional tolerance between donor and recipient cells and demonstrated that mixed chimerism can be stable long-term.</w:t>
      </w:r>
    </w:p>
    <w:p w14:paraId="2E79E9B3" w14:textId="77777777" w:rsidR="00CF528D" w:rsidRDefault="00CF528D" w:rsidP="00CF528D"/>
    <w:p w14:paraId="1607565D" w14:textId="492FCC9B" w:rsidR="00850A97" w:rsidRPr="0044363B" w:rsidRDefault="00BD01E3" w:rsidP="00CF528D">
      <w:r>
        <w:rPr>
          <w:b/>
        </w:rPr>
        <w:t>2.6</w:t>
      </w:r>
      <w:r w:rsidR="00E90B05">
        <w:rPr>
          <w:b/>
        </w:rPr>
        <w:tab/>
      </w:r>
      <w:r w:rsidR="00EE108E">
        <w:rPr>
          <w:b/>
        </w:rPr>
        <w:t xml:space="preserve">CNI </w:t>
      </w:r>
      <w:r>
        <w:rPr>
          <w:b/>
        </w:rPr>
        <w:t xml:space="preserve">to mTORi </w:t>
      </w:r>
      <w:r w:rsidR="00EE108E">
        <w:rPr>
          <w:b/>
        </w:rPr>
        <w:t>c</w:t>
      </w:r>
      <w:r w:rsidR="00850A97" w:rsidRPr="0044363B">
        <w:rPr>
          <w:b/>
        </w:rPr>
        <w:t xml:space="preserve">onversion in </w:t>
      </w:r>
      <w:r w:rsidR="00B02261">
        <w:rPr>
          <w:b/>
        </w:rPr>
        <w:t>s</w:t>
      </w:r>
      <w:r w:rsidR="00850A97" w:rsidRPr="0044363B">
        <w:rPr>
          <w:b/>
        </w:rPr>
        <w:t xml:space="preserve">olid </w:t>
      </w:r>
      <w:r w:rsidR="00B02261">
        <w:rPr>
          <w:b/>
        </w:rPr>
        <w:t>o</w:t>
      </w:r>
      <w:r w:rsidR="00850A97" w:rsidRPr="0044363B">
        <w:rPr>
          <w:b/>
        </w:rPr>
        <w:t xml:space="preserve">rgan </w:t>
      </w:r>
      <w:r w:rsidR="00B02261">
        <w:rPr>
          <w:b/>
        </w:rPr>
        <w:t>t</w:t>
      </w:r>
      <w:r w:rsidR="00850A97" w:rsidRPr="0044363B">
        <w:rPr>
          <w:b/>
        </w:rPr>
        <w:t>ransplants</w:t>
      </w:r>
    </w:p>
    <w:p w14:paraId="3288FB90" w14:textId="77777777" w:rsidR="00F158F8" w:rsidRPr="008178CE" w:rsidRDefault="004A65F8" w:rsidP="00F158F8">
      <w:pPr>
        <w:rPr>
          <w:b/>
        </w:rPr>
      </w:pPr>
      <w:r>
        <w:t>In solid organ transplant patients who must remain on lifelong immunomodulation/suppression, t</w:t>
      </w:r>
      <w:r w:rsidR="00F158F8">
        <w:t xml:space="preserve">he adverse effects of CNIs provide a strong motivation to identify an alternative therapy.  One approach, which has been used in the solid organ transplant setting, is to replace the CNI with an </w:t>
      </w:r>
      <w:r w:rsidR="00295815">
        <w:t xml:space="preserve">mTOR </w:t>
      </w:r>
      <w:r w:rsidR="00F158F8">
        <w:t>inhibitor.</w:t>
      </w:r>
    </w:p>
    <w:p w14:paraId="4C278B9E" w14:textId="77777777" w:rsidR="00F158F8" w:rsidRDefault="00F158F8" w:rsidP="0044363B"/>
    <w:p w14:paraId="2424111B" w14:textId="538B35B2" w:rsidR="00317163" w:rsidRDefault="00CF528D" w:rsidP="0044363B">
      <w:r>
        <w:t>Several randomized, controlled trials have examined the efficacy after conversion from a calcineurin inhibitor to an mTOR inhibitor at time points as short as 10 days to more than 6 months in the setting of renal, hepatic and cardiac transplantation</w:t>
      </w:r>
      <w:r w:rsidR="00850A97">
        <w:t xml:space="preserve"> </w:t>
      </w:r>
      <w:r>
        <w:fldChar w:fldCharType="begin">
          <w:fldData xml:space="preserve">PEVuZE5vdGU+PENpdGU+PEF1dGhvcj5NdWxnYW9ua2FyPC9BdXRob3I+PFllYXI+MjAxNDwvWWVh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</w:fldData>
        </w:fldChar>
      </w:r>
      <w:r>
        <w:instrText xml:space="preserve"> ADDIN EN.CITE </w:instrText>
      </w:r>
      <w:r>
        <w:fldChar w:fldCharType="begin">
          <w:fldData xml:space="preserve">PEVuZE5vdGU+PENpdGU+PEF1dGhvcj5NdWxnYW9ua2FyPC9BdXRob3I+PFllYXI+MjAxNDwvWWVh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</w:fldData>
        </w:fldChar>
      </w:r>
      <w:r>
        <w:instrText xml:space="preserve"> ADDIN EN.CITE.DATA </w:instrText>
      </w:r>
      <w:r>
        <w:fldChar w:fldCharType="end"/>
      </w:r>
      <w:r>
        <w:fldChar w:fldCharType="separate"/>
      </w:r>
      <w:r>
        <w:rPr>
          <w:noProof/>
        </w:rPr>
        <w:t>(</w:t>
      </w:r>
      <w:hyperlink w:anchor="_ENREF_46" w:tooltip="Mulgaonkar, 2014 #2736" w:history="1">
        <w:r w:rsidR="00D84C0C">
          <w:rPr>
            <w:noProof/>
          </w:rPr>
          <w:t>Mulgaonkar and Kaufman, 2014</w:t>
        </w:r>
      </w:hyperlink>
      <w:r>
        <w:rPr>
          <w:noProof/>
        </w:rPr>
        <w:t>)</w:t>
      </w:r>
      <w:r>
        <w:fldChar w:fldCharType="end"/>
      </w:r>
      <w:r w:rsidR="00850A97">
        <w:t>.</w:t>
      </w:r>
    </w:p>
    <w:p w14:paraId="16B0F115" w14:textId="77777777" w:rsidR="00226893" w:rsidRDefault="00226893" w:rsidP="0044363B"/>
    <w:p w14:paraId="1D1D75EB" w14:textId="6E1C7967" w:rsidR="00226893" w:rsidRDefault="00E659AC" w:rsidP="0044363B">
      <w:r>
        <w:rPr>
          <w:i/>
        </w:rPr>
        <w:t xml:space="preserve">SMART: </w:t>
      </w:r>
      <w:r w:rsidR="00226893" w:rsidRPr="0033700D">
        <w:rPr>
          <w:i/>
        </w:rPr>
        <w:t>Supporting Medication Adherence in Renal Transplantation</w:t>
      </w:r>
      <w:r w:rsidR="00226893">
        <w:fldChar w:fldCharType="begin">
          <w:fldData xml:space="preserve">PEVuZE5vdGU+PENpdGU+PEF1dGhvcj5HdWJhPC9BdXRob3I+PFllYXI+MjAxMDwvWWVhcj48UmVj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</w:fldData>
        </w:fldChar>
      </w:r>
      <w:r w:rsidR="00226893">
        <w:instrText xml:space="preserve"> ADDIN EN.CITE </w:instrText>
      </w:r>
      <w:r w:rsidR="00226893">
        <w:fldChar w:fldCharType="begin">
          <w:fldData xml:space="preserve">PEVuZE5vdGU+PENpdGU+PEF1dGhvcj5HdWJhPC9BdXRob3I+PFllYXI+MjAxMDwvWWVhcj48UmVj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</w:fldData>
        </w:fldChar>
      </w:r>
      <w:r w:rsidR="00226893">
        <w:instrText xml:space="preserve"> ADDIN EN.CITE.DATA </w:instrText>
      </w:r>
      <w:r w:rsidR="00226893">
        <w:fldChar w:fldCharType="end"/>
      </w:r>
      <w:r w:rsidR="00226893">
        <w:fldChar w:fldCharType="separate"/>
      </w:r>
      <w:r w:rsidR="00226893">
        <w:rPr>
          <w:noProof/>
        </w:rPr>
        <w:t>(</w:t>
      </w:r>
      <w:hyperlink w:anchor="_ENREF_27" w:tooltip="Guba, 2010 #18731" w:history="1">
        <w:r w:rsidR="00D84C0C">
          <w:rPr>
            <w:noProof/>
          </w:rPr>
          <w:t>Guba et al., 2010</w:t>
        </w:r>
      </w:hyperlink>
      <w:r w:rsidR="00226893">
        <w:rPr>
          <w:noProof/>
        </w:rPr>
        <w:t>)</w:t>
      </w:r>
      <w:r w:rsidR="00226893">
        <w:fldChar w:fldCharType="end"/>
      </w:r>
      <w:r w:rsidR="0033700D">
        <w:t xml:space="preserve"> evaluated early conversion (10 – 24 days) </w:t>
      </w:r>
      <w:r w:rsidR="00A60C6C">
        <w:t xml:space="preserve">from CsA to SRL </w:t>
      </w:r>
      <w:r w:rsidR="0033700D">
        <w:t>after renal transplantation.  Patients with low- to moderate-immunological risk (N = 141) were continued on CsA or converted to sirolimus</w:t>
      </w:r>
      <w:r w:rsidR="0033700D">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33700D">
        <w:instrText xml:space="preserve"> ADDIN EN.CITE </w:instrText>
      </w:r>
      <w:r w:rsidR="0033700D">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33700D">
        <w:instrText xml:space="preserve"> ADDIN EN.CITE.DATA </w:instrText>
      </w:r>
      <w:r w:rsidR="0033700D">
        <w:fldChar w:fldCharType="end"/>
      </w:r>
      <w:r w:rsidR="0033700D">
        <w:fldChar w:fldCharType="separate"/>
      </w:r>
      <w:r w:rsidR="0033700D">
        <w:rPr>
          <w:noProof/>
        </w:rPr>
        <w:t>(</w:t>
      </w:r>
      <w:hyperlink w:anchor="_ENREF_28" w:tooltip="Guba, 2012 #2774" w:history="1">
        <w:r w:rsidR="00D84C0C">
          <w:rPr>
            <w:noProof/>
          </w:rPr>
          <w:t>Guba et al., 2012</w:t>
        </w:r>
      </w:hyperlink>
      <w:r w:rsidR="0033700D">
        <w:rPr>
          <w:noProof/>
        </w:rPr>
        <w:t>)</w:t>
      </w:r>
      <w:r w:rsidR="0033700D">
        <w:fldChar w:fldCharType="end"/>
      </w:r>
      <w:r w:rsidR="0033700D">
        <w:t xml:space="preserve">; all patients were continued on mycophenolate mofetil </w:t>
      </w:r>
      <w:r w:rsidR="00A60C6C">
        <w:t>(MMF</w:t>
      </w:r>
      <w:r w:rsidR="007C3D77">
        <w:t>) and</w:t>
      </w:r>
      <w:r w:rsidR="0033700D">
        <w:t xml:space="preserve"> corticosteroids.  Patients randomized to the SRL arm were initiated on SRL at a loading dose of </w:t>
      </w:r>
      <w:r w:rsidR="003B3DFE">
        <w:t xml:space="preserve">up to 0.1 mg/kg followed by 2 – 4 mg daily, </w:t>
      </w:r>
      <w:r w:rsidR="006F17D6">
        <w:t xml:space="preserve">initially </w:t>
      </w:r>
      <w:r w:rsidR="003B3DFE">
        <w:t xml:space="preserve">targeting a </w:t>
      </w:r>
      <w:r w:rsidR="00EA568B">
        <w:t xml:space="preserve">whole-blood </w:t>
      </w:r>
      <w:r w:rsidR="003B3DFE">
        <w:t xml:space="preserve">trough </w:t>
      </w:r>
      <w:r w:rsidR="006F17D6">
        <w:t xml:space="preserve">concentration </w:t>
      </w:r>
      <w:r w:rsidR="003B3DFE">
        <w:t>of 8 –</w:t>
      </w:r>
      <w:r w:rsidR="006F17D6">
        <w:t xml:space="preserve"> 12 ng/mL.  On day 1 of conversion, </w:t>
      </w:r>
      <w:r w:rsidR="003B3DFE">
        <w:t>the CsA dose was re</w:t>
      </w:r>
      <w:r w:rsidR="006F17D6">
        <w:t>duced by 50%;</w:t>
      </w:r>
      <w:r w:rsidR="003B3DFE">
        <w:t xml:space="preserve"> CsA was discontinued after an overlap of 3 days.  </w:t>
      </w:r>
      <w:r w:rsidR="006F17D6">
        <w:t xml:space="preserve">At 3 months SRL was tapered to target a </w:t>
      </w:r>
      <w:r w:rsidR="00EA568B">
        <w:t xml:space="preserve">whole-blood </w:t>
      </w:r>
      <w:r w:rsidR="006F17D6">
        <w:t>trough concentration of 5 – 10 ng/mL.  In the final analysis t</w:t>
      </w:r>
      <w:r w:rsidR="003B3DFE">
        <w:t>he</w:t>
      </w:r>
      <w:r w:rsidR="0033700D">
        <w:t xml:space="preserve"> </w:t>
      </w:r>
      <w:r w:rsidR="003B3DFE">
        <w:t>SRL arm</w:t>
      </w:r>
      <w:r w:rsidR="0033700D">
        <w:t xml:space="preserve"> showed better renal function than those in the </w:t>
      </w:r>
      <w:r w:rsidR="003B3DFE">
        <w:t>CsA</w:t>
      </w:r>
      <w:r w:rsidR="0033700D">
        <w:t xml:space="preserve"> </w:t>
      </w:r>
      <w:r w:rsidR="003B3DFE">
        <w:t>arm</w:t>
      </w:r>
      <w:r w:rsidR="0033700D">
        <w:t xml:space="preserve"> (64.5 mL/min/1.73 m^2 vs. 53.4 mL/min/1.73 m^2).  There was no difference in patient survival, graft survival or incidence of biopsy-proven acute rejection.</w:t>
      </w:r>
    </w:p>
    <w:p w14:paraId="0E417032" w14:textId="77777777" w:rsidR="004A65F8" w:rsidRDefault="004A65F8" w:rsidP="0044363B"/>
    <w:p w14:paraId="7F79EE00" w14:textId="5CA8F6D4" w:rsidR="004A65F8" w:rsidRDefault="004A65F8" w:rsidP="0044363B">
      <w:r w:rsidRPr="00A60C6C">
        <w:rPr>
          <w:i/>
        </w:rPr>
        <w:t>CONCEPT</w:t>
      </w:r>
      <w:r w:rsidR="003B3DFE" w:rsidRPr="00A60C6C">
        <w:rPr>
          <w:i/>
        </w:rPr>
        <w:t>: Efficacy on renal function of early conversion from cyclosporine to sirolimus three months after renal transplantation</w:t>
      </w:r>
      <w:r w:rsidR="00A60C6C">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A60C6C">
        <w:instrText xml:space="preserve"> ADDIN EN.CITE </w:instrText>
      </w:r>
      <w:r w:rsidR="00A60C6C">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A60C6C">
        <w:instrText xml:space="preserve"> ADDIN EN.CITE.DATA </w:instrText>
      </w:r>
      <w:r w:rsidR="00A60C6C">
        <w:fldChar w:fldCharType="end"/>
      </w:r>
      <w:r w:rsidR="00A60C6C">
        <w:fldChar w:fldCharType="separate"/>
      </w:r>
      <w:r w:rsidR="00A60C6C">
        <w:rPr>
          <w:noProof/>
        </w:rPr>
        <w:t>(</w:t>
      </w:r>
      <w:hyperlink w:anchor="_ENREF_37" w:tooltip="Lebranchu, 2009 #18732" w:history="1">
        <w:r w:rsidR="00D84C0C">
          <w:rPr>
            <w:noProof/>
          </w:rPr>
          <w:t>Lebranchu et al., 2009</w:t>
        </w:r>
      </w:hyperlink>
      <w:r w:rsidR="00A60C6C">
        <w:rPr>
          <w:noProof/>
        </w:rPr>
        <w:t>)</w:t>
      </w:r>
      <w:r w:rsidR="00A60C6C">
        <w:fldChar w:fldCharType="end"/>
      </w:r>
      <w:r w:rsidR="00A60C6C">
        <w:t xml:space="preserve"> evaluated conversion from CsA to SRL 3 months after transplantation.  192 patients were randomized to CsA (n = 95) or SRL (n = 97) arms; all patients were continued on MMF and corticosteroids through month 8</w:t>
      </w:r>
      <w:r w:rsidR="006F17D6">
        <w:t xml:space="preserve">.  At week 12 the SRL arm received a loading dose of 10 mg SRL daily for 2 consecutive days, followed by 6 mg SRL daily, adjusted to target a </w:t>
      </w:r>
      <w:r w:rsidR="00EA568B">
        <w:t xml:space="preserve">whole-blood </w:t>
      </w:r>
      <w:r w:rsidR="006F17D6">
        <w:t>trough concentration of  8 – 15 ng/mL, then 5 – 10 ng/mL after week 39</w:t>
      </w:r>
      <w:r w:rsidR="001A15B9">
        <w:t xml:space="preserve">; CsA was abruptly discontinued with the initiation of SRL.  </w:t>
      </w:r>
      <w:r w:rsidR="000F65DF">
        <w:t xml:space="preserve">The primary endpoint was GFR at week 52, which was significantly better in the SRL arm (68.9 mL/min vs. 64.4 mL/min, p = 0.017).  Patient and graft survival were not significantly different.  Significantly more patients in the </w:t>
      </w:r>
      <w:r w:rsidR="007C3D77">
        <w:t>SRL arm reported aphthous stomatitis, diarrhea, acne and high triglyceride levels.</w:t>
      </w:r>
    </w:p>
    <w:p w14:paraId="03AC6CEA" w14:textId="77777777" w:rsidR="004A65F8" w:rsidRDefault="004A65F8" w:rsidP="0044363B"/>
    <w:p w14:paraId="08DB0AAD" w14:textId="5837EF4F" w:rsidR="004A65F8" w:rsidRDefault="001A15B9" w:rsidP="0044363B">
      <w:r w:rsidRPr="00310D6F">
        <w:rPr>
          <w:i/>
        </w:rPr>
        <w:t>STN: Spare-the-Nephron</w:t>
      </w:r>
      <w:r w:rsidR="00310D6F">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310D6F">
        <w:instrText xml:space="preserve"> ADDIN EN.CITE </w:instrText>
      </w:r>
      <w:r w:rsidR="00310D6F">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310D6F">
        <w:instrText xml:space="preserve"> ADDIN EN.CITE.DATA </w:instrText>
      </w:r>
      <w:r w:rsidR="00310D6F">
        <w:fldChar w:fldCharType="end"/>
      </w:r>
      <w:r w:rsidR="00310D6F">
        <w:fldChar w:fldCharType="separate"/>
      </w:r>
      <w:r w:rsidR="00310D6F">
        <w:rPr>
          <w:noProof/>
        </w:rPr>
        <w:t>(</w:t>
      </w:r>
      <w:hyperlink w:anchor="_ENREF_73" w:tooltip="Weir, 2011 #18733" w:history="1">
        <w:r w:rsidR="00D84C0C">
          <w:rPr>
            <w:noProof/>
          </w:rPr>
          <w:t>Weir et al., 2011</w:t>
        </w:r>
      </w:hyperlink>
      <w:r w:rsidR="00310D6F">
        <w:rPr>
          <w:noProof/>
        </w:rPr>
        <w:t>)</w:t>
      </w:r>
      <w:r w:rsidR="00310D6F">
        <w:fldChar w:fldCharType="end"/>
      </w:r>
      <w:r w:rsidR="00310D6F">
        <w:t xml:space="preserve"> evaluated conversion</w:t>
      </w:r>
      <w:r w:rsidR="00042CC0">
        <w:t xml:space="preserve"> </w:t>
      </w:r>
      <w:r w:rsidR="00310D6F">
        <w:t>to a SRL-based regimen at 30 – 180 days following transplantation</w:t>
      </w:r>
      <w:r w:rsidR="00042CC0">
        <w:t>.  299 patients were randomized to MMF and a CNI (tacrolimus, n = 120</w:t>
      </w:r>
      <w:r w:rsidR="00E624D4">
        <w:t>;</w:t>
      </w:r>
      <w:r w:rsidR="00042CC0">
        <w:t xml:space="preserve"> cyclosporine, n = 31) versus MMF and SRL (n = 148);</w:t>
      </w:r>
      <w:r w:rsidR="00310D6F">
        <w:t xml:space="preserve"> corticosteroids were continued</w:t>
      </w:r>
      <w:r w:rsidR="00042CC0">
        <w:t>.  Patients on the SRL arm had CNI completely withdrawn over 72 hours.  At the conclusion of the CNI taper a loading dose of 2 – 10 mg SRL was given once, followed by a maintenance dose of at least 2 mg SRL daily, adjusted to maintain whole-blood trough levels of 5 – 10 ng/mL.</w:t>
      </w:r>
      <w:r w:rsidR="00EA568B">
        <w:t xml:space="preserve">  </w:t>
      </w:r>
      <w:r w:rsidR="00620027">
        <w:t>Calculated creatinine clearance and GFR were significantly higher in the SRL arm.  Biopsy-proven acute rejection was lower in the SRL arm (14 patients vs. 17 patients; 3 graft losses vs. 6 graft losses).  There were no deaths in the SRL arm compared with 5 in the control arm.</w:t>
      </w:r>
    </w:p>
    <w:p w14:paraId="56355521" w14:textId="77777777" w:rsidR="004A65F8" w:rsidRDefault="004A65F8" w:rsidP="0044363B"/>
    <w:p w14:paraId="570FBB5D" w14:textId="489A2A86" w:rsidR="00B84C44" w:rsidRDefault="004A65F8" w:rsidP="00501FF7">
      <w:r w:rsidRPr="00D526DE">
        <w:rPr>
          <w:i/>
        </w:rPr>
        <w:t>CONVERT</w:t>
      </w:r>
      <w:r w:rsidR="00D526DE" w:rsidRPr="00D526DE">
        <w:rPr>
          <w:i/>
        </w:rPr>
        <w:t>: Conversion from calcineurin inhibitors to sirolimus maintenance therapy in renal allograft recipients</w:t>
      </w:r>
      <w:r w:rsidR="00D526DE">
        <w:fldChar w:fldCharType="begin">
          <w:fldData xml:space="preserve">PEVuZE5vdGU+PENpdGU+PEF1dGhvcj5TY2hlbmE8L0F1dGhvcj48WWVhcj4yMDA5PC9ZZWFyPjxS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</w:fldData>
        </w:fldChar>
      </w:r>
      <w:r w:rsidR="00D526DE">
        <w:instrText xml:space="preserve"> ADDIN EN.CITE </w:instrText>
      </w:r>
      <w:r w:rsidR="00D526DE">
        <w:fldChar w:fldCharType="begin">
          <w:fldData xml:space="preserve">PEVuZE5vdGU+PENpdGU+PEF1dGhvcj5TY2hlbmE8L0F1dGhvcj48WWVhcj4yMDA5PC9ZZWFyPjxS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</w:fldData>
        </w:fldChar>
      </w:r>
      <w:r w:rsidR="00D526DE">
        <w:instrText xml:space="preserve"> ADDIN EN.CITE.DATA </w:instrText>
      </w:r>
      <w:r w:rsidR="00D526DE">
        <w:fldChar w:fldCharType="end"/>
      </w:r>
      <w:r w:rsidR="00D526DE">
        <w:fldChar w:fldCharType="separate"/>
      </w:r>
      <w:r w:rsidR="00D526DE">
        <w:rPr>
          <w:noProof/>
        </w:rPr>
        <w:t>(</w:t>
      </w:r>
      <w:hyperlink w:anchor="_ENREF_59" w:tooltip="Schena, 2009 #2829" w:history="1">
        <w:r w:rsidR="00D84C0C">
          <w:rPr>
            <w:noProof/>
          </w:rPr>
          <w:t>Schena et al., 2009</w:t>
        </w:r>
      </w:hyperlink>
      <w:r w:rsidR="00D526DE">
        <w:rPr>
          <w:noProof/>
        </w:rPr>
        <w:t>)</w:t>
      </w:r>
      <w:r w:rsidR="00D526DE">
        <w:fldChar w:fldCharType="end"/>
      </w:r>
      <w:r w:rsidR="00D526DE">
        <w:t xml:space="preserve"> evaluated conversion to SRL maintenance 6 – 120 months post-transplant.  830 patients receiving cyclosporine or tacrolimus </w:t>
      </w:r>
      <w:r w:rsidR="00D33419">
        <w:t xml:space="preserve">(along with corticosteroids and either MMF or azathioprine) </w:t>
      </w:r>
      <w:r w:rsidR="00D526DE">
        <w:t xml:space="preserve">were randomly assigned to continue CNI (n = 275) or convert from CNI to SRL (n = 555).  Patients on the SRL arm </w:t>
      </w:r>
      <w:r w:rsidR="00D33419">
        <w:t>received a single loading dose ranging from 12 to 20 mg between 4 to 24 hours after the last dose of CNI.  On day 2 of the conversion, they received doses of SRL of 4 – 8 mg daily, adjusted to target whole-blood trough levels of 8 – 20 ng/mL.  Upon reaching target SRL l</w:t>
      </w:r>
      <w:r w:rsidR="00270902">
        <w:t>evels, MMF/azathioprine could be</w:t>
      </w:r>
      <w:r w:rsidR="00D33419">
        <w:t xml:space="preserve"> discontinued per investigator’s discretion.  GFR at 12 and 24 months was significantly higher in the SRL arm. </w:t>
      </w:r>
      <w:r w:rsidR="00501FF7">
        <w:t>Rates of biopsy-proven acute rejection and patient survival were similar in the two groups.  Urinary protein-to-creatinine ratios increased significantly after SRL conversion.  Malignancy rates were significantly lower in the SRL arm.</w:t>
      </w:r>
    </w:p>
    <w:p w14:paraId="1193B99A" w14:textId="77777777" w:rsidR="00501FF7" w:rsidRDefault="00501FF7" w:rsidP="00501FF7"/>
    <w:p w14:paraId="6B44021D" w14:textId="3E853872" w:rsidR="00501FF7" w:rsidRDefault="00501FF7" w:rsidP="00501FF7">
      <w:r>
        <w:t>In summary the SMART, CONCEPT, STN and CONVERT trials demonstrated similar patient and graft survival in patients who converted to si</w:t>
      </w:r>
      <w:r w:rsidR="006914CC">
        <w:t>r</w:t>
      </w:r>
      <w:r>
        <w:t xml:space="preserve">olimus.  However, patients converting to sirolimus tended to be at higher risk of edema, hyperlipidemia and new-onset diabetes </w:t>
      </w:r>
      <w:r w:rsidR="006914CC">
        <w:t xml:space="preserve">after transplantation (NODAT).  </w:t>
      </w:r>
      <w:r w:rsidR="00A327EE">
        <w:t xml:space="preserve">Patients on SRL arms did have lower rates of malignancy.  </w:t>
      </w:r>
      <w:r w:rsidR="006914CC">
        <w:t>Similar studies have been conducted with everolimus conversion with similar results</w:t>
      </w:r>
      <w:r w:rsidR="00A327EE">
        <w:fldChar w:fldCharType="begin">
          <w:fldData xml:space="preserve">PEVuZE5vdGU+PENpdGU+PEF1dGhvcj5aZWllcjwvQXV0aG9yPjxZZWFyPjIwMTM8L1llYXI+PFJl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</w:fldData>
        </w:fldChar>
      </w:r>
      <w:r w:rsidR="00A327EE">
        <w:instrText xml:space="preserve"> ADDIN EN.CITE </w:instrText>
      </w:r>
      <w:r w:rsidR="00A327EE">
        <w:fldChar w:fldCharType="begin">
          <w:fldData xml:space="preserve">PEVuZE5vdGU+PENpdGU+PEF1dGhvcj5aZWllcjwvQXV0aG9yPjxZZWFyPjIwMTM8L1llYXI+PFJl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</w:fldData>
        </w:fldChar>
      </w:r>
      <w:r w:rsidR="00A327EE">
        <w:instrText xml:space="preserve"> ADDIN EN.CITE.DATA </w:instrText>
      </w:r>
      <w:r w:rsidR="00A327EE">
        <w:fldChar w:fldCharType="end"/>
      </w:r>
      <w:r w:rsidR="00A327EE">
        <w:fldChar w:fldCharType="separate"/>
      </w:r>
      <w:r w:rsidR="00A327EE">
        <w:rPr>
          <w:noProof/>
        </w:rPr>
        <w:t>(</w:t>
      </w:r>
      <w:hyperlink w:anchor="_ENREF_11" w:tooltip="Budde, 2011 #18737" w:history="1">
        <w:r w:rsidR="00D84C0C">
          <w:rPr>
            <w:noProof/>
          </w:rPr>
          <w:t>Budde et al., 2011</w:t>
        </w:r>
      </w:hyperlink>
      <w:r w:rsidR="00A327EE">
        <w:rPr>
          <w:noProof/>
        </w:rPr>
        <w:t xml:space="preserve">; </w:t>
      </w:r>
      <w:hyperlink w:anchor="_ENREF_29" w:tooltip="Holdaas, 2011 #2779" w:history="1">
        <w:r w:rsidR="00D84C0C">
          <w:rPr>
            <w:noProof/>
          </w:rPr>
          <w:t>Holdaas et al., 2011</w:t>
        </w:r>
      </w:hyperlink>
      <w:r w:rsidR="00A327EE">
        <w:rPr>
          <w:noProof/>
        </w:rPr>
        <w:t xml:space="preserve">; </w:t>
      </w:r>
      <w:hyperlink w:anchor="_ENREF_77" w:tooltip="Zeier, 2013 #18735" w:history="1">
        <w:r w:rsidR="00D84C0C">
          <w:rPr>
            <w:noProof/>
          </w:rPr>
          <w:t>Zeier et al., 2013</w:t>
        </w:r>
      </w:hyperlink>
      <w:r w:rsidR="00A327EE">
        <w:rPr>
          <w:noProof/>
        </w:rPr>
        <w:t>)</w:t>
      </w:r>
      <w:r w:rsidR="00A327EE">
        <w:fldChar w:fldCharType="end"/>
      </w:r>
      <w:r w:rsidR="006914CC">
        <w:t>.</w:t>
      </w:r>
      <w:r w:rsidR="00A327EE">
        <w:t xml:space="preserve">  </w:t>
      </w:r>
      <w:r>
        <w:t>It should be noted that in contrast to its use in aplastic anemia or non-myelosuppressive HSCT, immunosuppression in solid organ transplantation is life-long.</w:t>
      </w:r>
    </w:p>
    <w:p w14:paraId="2B120314" w14:textId="77777777" w:rsidR="00CC2954" w:rsidRDefault="00CC2954" w:rsidP="00820042"/>
    <w:p w14:paraId="6D0CE982" w14:textId="48DB35DC" w:rsidR="00B84C44" w:rsidRPr="00C563ED" w:rsidRDefault="00B84C44" w:rsidP="00B84C44">
      <w:pPr>
        <w:ind w:left="720" w:hanging="720"/>
        <w:rPr>
          <w:b/>
        </w:rPr>
      </w:pPr>
      <w:r>
        <w:rPr>
          <w:b/>
        </w:rPr>
        <w:t>2.6</w:t>
      </w:r>
      <w:r>
        <w:rPr>
          <w:b/>
        </w:rPr>
        <w:tab/>
      </w:r>
      <w:r w:rsidR="000E7955">
        <w:rPr>
          <w:b/>
        </w:rPr>
        <w:t>Sirolimus</w:t>
      </w:r>
      <w:r w:rsidRPr="00C563ED">
        <w:rPr>
          <w:b/>
        </w:rPr>
        <w:t xml:space="preserve"> in </w:t>
      </w:r>
      <w:r w:rsidR="009B7416">
        <w:rPr>
          <w:b/>
        </w:rPr>
        <w:t>m</w:t>
      </w:r>
      <w:r w:rsidRPr="00C563ED">
        <w:rPr>
          <w:b/>
        </w:rPr>
        <w:t xml:space="preserve">ouse </w:t>
      </w:r>
      <w:r w:rsidR="009B7416">
        <w:rPr>
          <w:b/>
        </w:rPr>
        <w:t>m</w:t>
      </w:r>
      <w:r w:rsidRPr="00C563ED">
        <w:rPr>
          <w:b/>
        </w:rPr>
        <w:t>odels</w:t>
      </w:r>
      <w:r>
        <w:rPr>
          <w:b/>
        </w:rPr>
        <w:t xml:space="preserve"> of Aplastic Anemia</w:t>
      </w:r>
    </w:p>
    <w:p w14:paraId="236718DD" w14:textId="47F13C07" w:rsidR="00422FD3" w:rsidRDefault="004346C1" w:rsidP="00820042">
      <w:r>
        <w:t>Dr. Young and his research group have developed</w:t>
      </w:r>
      <w:r w:rsidR="00B84C44">
        <w:t xml:space="preserve"> a mouse model of immune mediated bone marrow failure</w:t>
      </w:r>
      <w:r w:rsidR="008A47B5">
        <w:fldChar w:fldCharType="begin">
          <w:fldData xml:space="preserve">PEVuZE5vdGU+PENpdGU+PEF1dGhvcj5CbG9vbTwvQXV0aG9yPjxZZWFyPjIwMDQ8L1llYXI+PFJl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</w:fldData>
        </w:fldChar>
      </w:r>
      <w:r w:rsidR="00F559D5">
        <w:instrText xml:space="preserve"> ADDIN EN.CITE </w:instrText>
      </w:r>
      <w:r w:rsidR="00F559D5">
        <w:fldChar w:fldCharType="begin">
          <w:fldData xml:space="preserve">PEVuZE5vdGU+PENpdGU+PEF1dGhvcj5CbG9vbTwvQXV0aG9yPjxZZWFyPjIwMDQ8L1llYXI+PFJl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</w:fldData>
        </w:fldChar>
      </w:r>
      <w:r w:rsidR="00F559D5">
        <w:instrText xml:space="preserve"> ADDIN EN.CITE.DATA </w:instrText>
      </w:r>
      <w:r w:rsidR="00F559D5">
        <w:fldChar w:fldCharType="end"/>
      </w:r>
      <w:r w:rsidR="008A47B5">
        <w:fldChar w:fldCharType="separate"/>
      </w:r>
      <w:r w:rsidR="008A47B5">
        <w:rPr>
          <w:noProof/>
        </w:rPr>
        <w:t>(</w:t>
      </w:r>
      <w:hyperlink w:anchor="_ENREF_5" w:tooltip="Bloom, 2004 #16580" w:history="1">
        <w:r w:rsidR="00D84C0C">
          <w:rPr>
            <w:noProof/>
          </w:rPr>
          <w:t>Bloom et al., 2004</w:t>
        </w:r>
      </w:hyperlink>
      <w:r w:rsidR="008A47B5">
        <w:rPr>
          <w:noProof/>
        </w:rPr>
        <w:t>)</w:t>
      </w:r>
      <w:r w:rsidR="008A47B5">
        <w:fldChar w:fldCharType="end"/>
      </w:r>
      <w:r>
        <w:t xml:space="preserve">. </w:t>
      </w:r>
      <w:r w:rsidR="00B84C44">
        <w:t>(BALB1/cBy x B6) F1 (CByB6F1, H2</w:t>
      </w:r>
      <w:r w:rsidR="00B84C44">
        <w:rPr>
          <w:vertAlign w:val="superscript"/>
        </w:rPr>
        <w:t>b/d</w:t>
      </w:r>
      <w:r w:rsidR="00B84C44">
        <w:t xml:space="preserve">) hybrid mice were conditioned with 5 Gy total body irradiation before infusion of 5 </w:t>
      </w:r>
      <w:r w:rsidR="00B84C44">
        <w:sym w:font="Symbol" w:char="F0B4"/>
      </w:r>
      <w:r w:rsidR="00B84C44">
        <w:t xml:space="preserve"> 10</w:t>
      </w:r>
      <w:r w:rsidR="00B84C44">
        <w:rPr>
          <w:vertAlign w:val="superscript"/>
        </w:rPr>
        <w:t>6</w:t>
      </w:r>
      <w:r w:rsidR="00B84C44">
        <w:t xml:space="preserve"> lymph node cells from H2-disparate C57BL/6 (B6, H2</w:t>
      </w:r>
      <w:r w:rsidR="00B84C44">
        <w:rPr>
          <w:vertAlign w:val="superscript"/>
        </w:rPr>
        <w:t>b/b</w:t>
      </w:r>
      <w:r w:rsidR="00B84C44">
        <w:t xml:space="preserve">) donors.  The activated lymphocytes infiltrate the </w:t>
      </w:r>
      <w:r w:rsidR="00F923C9">
        <w:t>recipient’s</w:t>
      </w:r>
      <w:r w:rsidR="00B84C44">
        <w:t xml:space="preserve"> bone marrow and initiate an immune response that destroys the vast majority of bone marrow cells as </w:t>
      </w:r>
      <w:r w:rsidR="00B84C44" w:rsidRPr="000E7955">
        <w:rPr>
          <w:i/>
        </w:rPr>
        <w:t>bystanders</w:t>
      </w:r>
      <w:r w:rsidR="00B84C44">
        <w:fldChar w:fldCharType="begin">
          <w:fldData xml:space="preserve">PEVuZE5vdGU+PENpdGU+PEF1dGhvcj5DaGVuPC9BdXRob3I+PFllYXI+MjAwNDwvWWVhcj48UmVj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==
</w:fldData>
        </w:fldChar>
      </w:r>
      <w:r w:rsidR="00B84C44">
        <w:instrText xml:space="preserve"> ADDIN EN.CITE </w:instrText>
      </w:r>
      <w:r w:rsidR="00B84C44">
        <w:fldChar w:fldCharType="begin">
          <w:fldData xml:space="preserve">PEVuZE5vdGU+PENpdGU+PEF1dGhvcj5DaGVuPC9BdXRob3I+PFllYXI+MjAwNDwvWWVhcj48UmVj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==
</w:fldData>
        </w:fldChar>
      </w:r>
      <w:r w:rsidR="00B84C44">
        <w:instrText xml:space="preserve"> ADDIN EN.CITE.DATA </w:instrText>
      </w:r>
      <w:r w:rsidR="00B84C44">
        <w:fldChar w:fldCharType="end"/>
      </w:r>
      <w:r w:rsidR="00B84C44">
        <w:fldChar w:fldCharType="separate"/>
      </w:r>
      <w:r w:rsidR="00B84C44">
        <w:rPr>
          <w:noProof/>
        </w:rPr>
        <w:t>(</w:t>
      </w:r>
      <w:hyperlink w:anchor="_ENREF_14" w:tooltip="Chen, 2004 #16590" w:history="1">
        <w:r w:rsidR="00D84C0C">
          <w:rPr>
            <w:noProof/>
          </w:rPr>
          <w:t>Chen et al., 2004</w:t>
        </w:r>
      </w:hyperlink>
      <w:r w:rsidR="00B84C44">
        <w:rPr>
          <w:noProof/>
        </w:rPr>
        <w:t>)</w:t>
      </w:r>
      <w:r w:rsidR="00B84C44">
        <w:fldChar w:fldCharType="end"/>
      </w:r>
      <w:r w:rsidR="00B84C44">
        <w:t>.  Within 1-2 weeks of the infusion, recipients</w:t>
      </w:r>
      <w:r w:rsidR="00422FD3">
        <w:t xml:space="preserve"> developed severe pancytopenia.</w:t>
      </w:r>
    </w:p>
    <w:p w14:paraId="45319AD8" w14:textId="77777777" w:rsidR="00422FD3" w:rsidRDefault="00422FD3" w:rsidP="00820042"/>
    <w:p w14:paraId="1B0E3207" w14:textId="1CBA131F" w:rsidR="008A47B5" w:rsidRDefault="004B20A4" w:rsidP="00820042">
      <w:r>
        <w:t>Recently this model was used to study immunosuppressive therapies in the treatment of immune mediate bone marrow failure</w:t>
      </w:r>
      <w:r>
        <w:fldChar w:fldCharType="begin"/>
      </w:r>
      <w:r>
        <w:instrText xml:space="preserve"> ADDIN EN.CITE &lt;EndNote&gt;&lt;Cite&gt;&lt;Author&gt;Feng&lt;/Author&gt;&lt;Year&gt;2015&lt;/Year&gt;&lt;RecNum&gt;18684&lt;/RecNum&gt;&lt;DisplayText&gt;(Feng et al., 2015)&lt;/DisplayText&gt;&lt;record&gt;&lt;rec-number&gt;18684&lt;/rec-number&gt;&lt;foreign-keys&gt;&lt;key app="EN" db-id="0rfwvwe0ovwasbe9xv15aas4sd50srtwewvt" timestamp="1451351601"&gt;18684&lt;/key&gt;&lt;/foreign-keys&gt;&lt;ref-type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18684" w:history="1">
        <w:r w:rsidR="00D84C0C">
          <w:rPr>
            <w:noProof/>
          </w:rPr>
          <w:t>Feng et al., 2015</w:t>
        </w:r>
      </w:hyperlink>
      <w:r>
        <w:rPr>
          <w:noProof/>
        </w:rPr>
        <w:t>)</w:t>
      </w:r>
      <w:r>
        <w:fldChar w:fldCharType="end"/>
      </w:r>
      <w:r w:rsidR="00357B96">
        <w:t xml:space="preserve">. </w:t>
      </w:r>
      <w:r>
        <w:t xml:space="preserve"> </w:t>
      </w:r>
      <w:r w:rsidR="00B84C44">
        <w:t>Mice were treated EITHER with (i) CsA (50 mg/kg/day x 5 days) starting 1 hour after lymphocyte injection, (ii) sirolimus (2 mg/kg/day x 5 days) starting 1 hour after lymphocyte injection, (iii) sirolimus (2 mg/kg/day x 10 days) starting 3 days after lymphocyte injection OR (iv) sirolimus (2 mg/kg/day x 14 days) starting 1 hou</w:t>
      </w:r>
      <w:r w:rsidR="008A47B5">
        <w:t>r after lymphocyte injection.</w:t>
      </w:r>
    </w:p>
    <w:p w14:paraId="0AA1FD0E" w14:textId="77777777" w:rsidR="008A47B5" w:rsidRDefault="008A47B5" w:rsidP="00820042"/>
    <w:p w14:paraId="0375B2A5" w14:textId="77777777" w:rsidR="008A47B5" w:rsidRDefault="00B84C44" w:rsidP="00820042">
      <w:r>
        <w:t>All mice receiving only short-term (5 days) CsA or sirolimus died within 30 days of the lymphocyte injection.  All mice receiving sirolimus through day 14</w:t>
      </w:r>
      <w:r w:rsidR="00270902">
        <w:t xml:space="preserve"> survived longer than 100</w:t>
      </w:r>
      <w:r w:rsidR="008A47B5">
        <w:t xml:space="preserve"> days</w:t>
      </w:r>
      <w:r w:rsidR="00270902">
        <w:t xml:space="preserve"> until the termination of the experiments</w:t>
      </w:r>
      <w:r w:rsidR="008A47B5">
        <w:t>.</w:t>
      </w:r>
    </w:p>
    <w:p w14:paraId="55530C07" w14:textId="77777777" w:rsidR="008A47B5" w:rsidRDefault="008A47B5" w:rsidP="00820042"/>
    <w:p w14:paraId="6E014933" w14:textId="77777777" w:rsidR="008A47B5" w:rsidRDefault="00C23120" w:rsidP="00820042">
      <w:r>
        <w:rPr>
          <w:noProof/>
        </w:rPr>
        <w:drawing>
          <wp:inline distT="0" distB="0" distL="0" distR="0" wp14:anchorId="75590369" wp14:editId="72E4BA65">
            <wp:extent cx="4914900" cy="433800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l Curves.pdf"/>
                    <pic:cNvPicPr/>
                  </pic:nvPicPr>
                  <pic:blipFill rotWithShape="1">
                    <a:blip r:embed="rId9">
                      <a:extLst>
                        <a:ext uri="{28A0092B-C50C-407E-A947-70E740481C1C}">
                          <a14:useLocalDpi xmlns:a14="http://schemas.microsoft.com/office/drawing/2010/main" val="0"/>
                        </a:ext>
                      </a:extLst>
                    </a:blip>
                    <a:srcRect l="20439" t="25165" r="22012" b="9098"/>
                    <a:stretch/>
                  </pic:blipFill>
                  <pic:spPr bwMode="auto">
                    <a:xfrm>
                      <a:off x="0" y="0"/>
                      <a:ext cx="4916661" cy="4339559"/>
                    </a:xfrm>
                    <a:prstGeom prst="rect">
                      <a:avLst/>
                    </a:prstGeom>
                    <a:ln>
                      <a:noFill/>
                    </a:ln>
                    <a:extLst>
                      <a:ext uri="{53640926-AAD7-44d8-BBD7-CCE9431645EC}">
                        <a14:shadowObscured xmlns:a14="http://schemas.microsoft.com/office/drawing/2010/main"/>
                      </a:ext>
                    </a:extLst>
                  </pic:spPr>
                </pic:pic>
              </a:graphicData>
            </a:graphic>
          </wp:inline>
        </w:drawing>
      </w:r>
    </w:p>
    <w:p w14:paraId="42620F81" w14:textId="77777777" w:rsidR="008A47B5" w:rsidRDefault="008A47B5" w:rsidP="00820042"/>
    <w:p w14:paraId="46F9A9F2" w14:textId="568DD9CC" w:rsidR="00C23120" w:rsidRDefault="00F559D5" w:rsidP="00F559D5">
      <w:pPr>
        <w:pStyle w:val="Caption"/>
      </w:pPr>
      <w:r>
        <w:t xml:space="preserve">Figure </w:t>
      </w:r>
      <w:fldSimple w:instr=" SEQ Figure \* ARABIC ">
        <w:r w:rsidR="007A6BAA">
          <w:rPr>
            <w:noProof/>
          </w:rPr>
          <w:t>1</w:t>
        </w:r>
      </w:fldSimple>
      <w:r>
        <w:t>.  Survival Curves in murine model of immune-mediated bone marrow failure with labeled treatments</w:t>
      </w:r>
      <w:r>
        <w:fldChar w:fldCharType="begin"/>
      </w:r>
      <w:r>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18684" w:history="1">
        <w:r w:rsidR="00D84C0C">
          <w:rPr>
            <w:noProof/>
          </w:rPr>
          <w:t>Feng et al., 2015</w:t>
        </w:r>
      </w:hyperlink>
      <w:r>
        <w:rPr>
          <w:noProof/>
        </w:rPr>
        <w:t>)</w:t>
      </w:r>
      <w:r>
        <w:fldChar w:fldCharType="end"/>
      </w:r>
      <w:r>
        <w:t>.</w:t>
      </w:r>
    </w:p>
    <w:p w14:paraId="72F979D5" w14:textId="77777777" w:rsidR="00F559D5" w:rsidRDefault="00F559D5" w:rsidP="00820042"/>
    <w:p w14:paraId="67C3E72C" w14:textId="77777777" w:rsidR="00F559D5" w:rsidRDefault="00F559D5" w:rsidP="00820042"/>
    <w:p w14:paraId="61887A7E" w14:textId="77777777" w:rsidR="00F559D5" w:rsidRDefault="00F559D5" w:rsidP="00820042"/>
    <w:p w14:paraId="4BD0291C" w14:textId="77777777" w:rsidR="00F559D5" w:rsidRDefault="00F559D5" w:rsidP="00820042"/>
    <w:p w14:paraId="0BC6023F" w14:textId="77777777" w:rsidR="00F559D5" w:rsidRDefault="00F559D5" w:rsidP="00820042"/>
    <w:p w14:paraId="4650F404" w14:textId="77777777" w:rsidR="00C23120" w:rsidRDefault="00F559D5" w:rsidP="00820042">
      <w:r>
        <w:t>Cell line counts recovered to a better degree and bone marrow cellularity was higher after sirolimus.</w:t>
      </w:r>
    </w:p>
    <w:p w14:paraId="2AAE2215" w14:textId="77777777" w:rsidR="00A86D1D" w:rsidRDefault="00A86D1D" w:rsidP="00820042"/>
    <w:p w14:paraId="755E574B" w14:textId="77777777" w:rsidR="00F559D5" w:rsidRDefault="00F559D5" w:rsidP="00732078">
      <w:pPr>
        <w:jc w:val="center"/>
      </w:pPr>
      <w:r>
        <w:rPr>
          <w:noProof/>
        </w:rPr>
        <w:drawing>
          <wp:inline distT="0" distB="0" distL="0" distR="0" wp14:anchorId="4BCF9A38" wp14:editId="765C34FA">
            <wp:extent cx="4238003" cy="336531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 line counts.pdf"/>
                    <pic:cNvPicPr/>
                  </pic:nvPicPr>
                  <pic:blipFill rotWithShape="1">
                    <a:blip r:embed="rId10">
                      <a:extLst>
                        <a:ext uri="{28A0092B-C50C-407E-A947-70E740481C1C}">
                          <a14:useLocalDpi xmlns:a14="http://schemas.microsoft.com/office/drawing/2010/main" val="0"/>
                        </a:ext>
                      </a:extLst>
                    </a:blip>
                    <a:srcRect l="18058" t="24395" r="20220" b="12175"/>
                    <a:stretch/>
                  </pic:blipFill>
                  <pic:spPr bwMode="auto">
                    <a:xfrm>
                      <a:off x="0" y="0"/>
                      <a:ext cx="4240175" cy="3367044"/>
                    </a:xfrm>
                    <a:prstGeom prst="rect">
                      <a:avLst/>
                    </a:prstGeom>
                    <a:ln>
                      <a:noFill/>
                    </a:ln>
                    <a:extLst>
                      <a:ext uri="{53640926-AAD7-44d8-BBD7-CCE9431645EC}">
                        <a14:shadowObscured xmlns:a14="http://schemas.microsoft.com/office/drawing/2010/main"/>
                      </a:ext>
                    </a:extLst>
                  </pic:spPr>
                </pic:pic>
              </a:graphicData>
            </a:graphic>
          </wp:inline>
        </w:drawing>
      </w:r>
    </w:p>
    <w:p w14:paraId="3F47C604" w14:textId="7B8F02C8" w:rsidR="003858FE" w:rsidRDefault="00F559D5" w:rsidP="00732078">
      <w:pPr>
        <w:pStyle w:val="Caption"/>
      </w:pPr>
      <w:r>
        <w:t xml:space="preserve">Figure </w:t>
      </w:r>
      <w:fldSimple w:instr=" SEQ Figure \* ARABIC ">
        <w:r w:rsidR="007A6BAA">
          <w:rPr>
            <w:noProof/>
          </w:rPr>
          <w:t>2</w:t>
        </w:r>
      </w:fldSimple>
      <w:r>
        <w:t>. Cell line counts after various treatments in murine model of immune-mediated bone marrow failure</w:t>
      </w:r>
      <w:r w:rsidR="00732078">
        <w:fldChar w:fldCharType="begin"/>
      </w:r>
      <w:r w:rsidR="00732078">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rsidR="00732078">
        <w:fldChar w:fldCharType="separate"/>
      </w:r>
      <w:r w:rsidR="00732078">
        <w:rPr>
          <w:noProof/>
        </w:rPr>
        <w:t>(</w:t>
      </w:r>
      <w:hyperlink w:anchor="_ENREF_20" w:tooltip="Feng, 2015 #18684" w:history="1">
        <w:r w:rsidR="00D84C0C">
          <w:rPr>
            <w:noProof/>
          </w:rPr>
          <w:t>Feng et al., 2015</w:t>
        </w:r>
      </w:hyperlink>
      <w:r w:rsidR="00732078">
        <w:rPr>
          <w:noProof/>
        </w:rPr>
        <w:t>)</w:t>
      </w:r>
      <w:r w:rsidR="00732078">
        <w:fldChar w:fldCharType="end"/>
      </w:r>
      <w:r w:rsidR="00732078">
        <w:t>.</w:t>
      </w:r>
    </w:p>
    <w:p w14:paraId="3F846557" w14:textId="77777777" w:rsidR="00732078" w:rsidRDefault="00732078" w:rsidP="00F559D5">
      <w:r>
        <w:t>Clues to the aetiology came from the finding that m</w:t>
      </w:r>
      <w:r w:rsidR="00F559D5">
        <w:t xml:space="preserve">ice receiving sirolimus had fewer CD8+ </w:t>
      </w:r>
      <w:r>
        <w:t>T-cells in their bone marrows.</w:t>
      </w:r>
    </w:p>
    <w:p w14:paraId="553084EF" w14:textId="77777777" w:rsidR="00732078" w:rsidRDefault="00732078" w:rsidP="00F559D5"/>
    <w:p w14:paraId="4168A5DB" w14:textId="77777777" w:rsidR="00732078" w:rsidRDefault="00732078" w:rsidP="00732078">
      <w:pPr>
        <w:jc w:val="center"/>
      </w:pPr>
      <w:r>
        <w:rPr>
          <w:noProof/>
        </w:rPr>
        <w:drawing>
          <wp:inline distT="0" distB="0" distL="0" distR="0" wp14:anchorId="4A694478" wp14:editId="43748DEE">
            <wp:extent cx="4299857" cy="267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 CD8+ cells.pdf"/>
                    <pic:cNvPicPr/>
                  </pic:nvPicPr>
                  <pic:blipFill rotWithShape="1">
                    <a:blip r:embed="rId11">
                      <a:extLst>
                        <a:ext uri="{28A0092B-C50C-407E-A947-70E740481C1C}">
                          <a14:useLocalDpi xmlns:a14="http://schemas.microsoft.com/office/drawing/2010/main" val="0"/>
                        </a:ext>
                      </a:extLst>
                    </a:blip>
                    <a:srcRect l="11907" t="26448" r="9694" b="10380"/>
                    <a:stretch/>
                  </pic:blipFill>
                  <pic:spPr bwMode="auto">
                    <a:xfrm>
                      <a:off x="0" y="0"/>
                      <a:ext cx="4301272" cy="2678041"/>
                    </a:xfrm>
                    <a:prstGeom prst="rect">
                      <a:avLst/>
                    </a:prstGeom>
                    <a:ln>
                      <a:noFill/>
                    </a:ln>
                    <a:extLst>
                      <a:ext uri="{53640926-AAD7-44d8-BBD7-CCE9431645EC}">
                        <a14:shadowObscured xmlns:a14="http://schemas.microsoft.com/office/drawing/2010/main"/>
                      </a:ext>
                    </a:extLst>
                  </pic:spPr>
                </pic:pic>
              </a:graphicData>
            </a:graphic>
          </wp:inline>
        </w:drawing>
      </w:r>
    </w:p>
    <w:p w14:paraId="66AFA503" w14:textId="6D46E1D0" w:rsidR="00732078" w:rsidRDefault="00732078" w:rsidP="00732078">
      <w:pPr>
        <w:pStyle w:val="Caption"/>
      </w:pPr>
      <w:r>
        <w:t xml:space="preserve">Figure </w:t>
      </w:r>
      <w:fldSimple w:instr=" SEQ Figure \* ARABIC ">
        <w:r w:rsidR="007A6BAA">
          <w:rPr>
            <w:noProof/>
          </w:rPr>
          <w:t>3</w:t>
        </w:r>
      </w:fldSimple>
      <w:r>
        <w:t>. CD8+ bone marrow T-cells after various treatments (BMF = None, CsA = Cyclosporine, Rapa = Sirolimus) in murine model of immune-mediated bone marrow failure</w:t>
      </w:r>
      <w:r>
        <w:fldChar w:fldCharType="begin"/>
      </w:r>
      <w:r>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18684" w:history="1">
        <w:r w:rsidR="00D84C0C">
          <w:rPr>
            <w:noProof/>
          </w:rPr>
          <w:t>Feng et al., 2015</w:t>
        </w:r>
      </w:hyperlink>
      <w:r>
        <w:rPr>
          <w:noProof/>
        </w:rPr>
        <w:t>)</w:t>
      </w:r>
      <w:r>
        <w:fldChar w:fldCharType="end"/>
      </w:r>
      <w:r>
        <w:t>.</w:t>
      </w:r>
    </w:p>
    <w:p w14:paraId="7B5A57DA" w14:textId="77777777" w:rsidR="00732078" w:rsidRDefault="00F559D5" w:rsidP="00F559D5">
      <w:r>
        <w:t>Sirolimus treated mice showed decreased T</w:t>
      </w:r>
      <w:r>
        <w:rPr>
          <w:vertAlign w:val="subscript"/>
        </w:rPr>
        <w:t>H</w:t>
      </w:r>
      <w:r w:rsidRPr="000E7955">
        <w:t>1</w:t>
      </w:r>
      <w:r>
        <w:t xml:space="preserve"> cytokines and increased T</w:t>
      </w:r>
      <w:r>
        <w:rPr>
          <w:vertAlign w:val="subscript"/>
        </w:rPr>
        <w:t>H</w:t>
      </w:r>
      <w:r w:rsidRPr="000E7955">
        <w:t>2</w:t>
      </w:r>
      <w:r>
        <w:rPr>
          <w:vertAlign w:val="subscript"/>
        </w:rPr>
        <w:t xml:space="preserve"> </w:t>
      </w:r>
      <w:r w:rsidR="00732078">
        <w:t xml:space="preserve">cytokines. </w:t>
      </w:r>
    </w:p>
    <w:p w14:paraId="53E93863" w14:textId="77777777" w:rsidR="00732078" w:rsidRDefault="00732078" w:rsidP="00F559D5"/>
    <w:p w14:paraId="352500E9" w14:textId="77777777" w:rsidR="00732078" w:rsidRDefault="00732078" w:rsidP="0085710B">
      <w:pPr>
        <w:jc w:val="center"/>
      </w:pPr>
      <w:r>
        <w:rPr>
          <w:noProof/>
        </w:rPr>
        <w:drawing>
          <wp:inline distT="0" distB="0" distL="0" distR="0" wp14:anchorId="6975B13C" wp14:editId="631D3977">
            <wp:extent cx="4342946" cy="2709930"/>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tokines.pdf"/>
                    <pic:cNvPicPr/>
                  </pic:nvPicPr>
                  <pic:blipFill rotWithShape="1">
                    <a:blip r:embed="rId12">
                      <a:extLst>
                        <a:ext uri="{28A0092B-C50C-407E-A947-70E740481C1C}">
                          <a14:useLocalDpi xmlns:a14="http://schemas.microsoft.com/office/drawing/2010/main" val="0"/>
                        </a:ext>
                      </a:extLst>
                    </a:blip>
                    <a:srcRect l="10717" t="25164" r="10107" b="10897"/>
                    <a:stretch/>
                  </pic:blipFill>
                  <pic:spPr bwMode="auto">
                    <a:xfrm>
                      <a:off x="0" y="0"/>
                      <a:ext cx="4343926" cy="2710542"/>
                    </a:xfrm>
                    <a:prstGeom prst="rect">
                      <a:avLst/>
                    </a:prstGeom>
                    <a:ln>
                      <a:noFill/>
                    </a:ln>
                    <a:extLst>
                      <a:ext uri="{53640926-AAD7-44d8-BBD7-CCE9431645EC}">
                        <a14:shadowObscured xmlns:a14="http://schemas.microsoft.com/office/drawing/2010/main"/>
                      </a:ext>
                    </a:extLst>
                  </pic:spPr>
                </pic:pic>
              </a:graphicData>
            </a:graphic>
          </wp:inline>
        </w:drawing>
      </w:r>
    </w:p>
    <w:p w14:paraId="67A0C767" w14:textId="613F9EB7" w:rsidR="00732078" w:rsidRDefault="00732078" w:rsidP="0085710B">
      <w:pPr>
        <w:pStyle w:val="Caption"/>
      </w:pPr>
      <w:r>
        <w:t xml:space="preserve">Figure </w:t>
      </w:r>
      <w:fldSimple w:instr=" SEQ Figure \* ARABIC ">
        <w:r w:rsidR="007A6BAA">
          <w:rPr>
            <w:noProof/>
          </w:rPr>
          <w:t>4</w:t>
        </w:r>
      </w:fldSimple>
      <w:r>
        <w:t>. Sirolimus reduced Th1 cytokines, but increased Th2 cytokines in murine model of immune-mediated bone marrow failure</w:t>
      </w:r>
      <w:r>
        <w:fldChar w:fldCharType="begin"/>
      </w:r>
      <w:r>
        <w:instrText xml:space="preserve"> ADDIN EN.CITE &lt;EndNote&gt;&lt;Cite&gt;&lt;Author&gt;Feng&lt;/Author&gt;&lt;Year&gt;2015&lt;/Year&gt;&lt;RecNum&gt;4&lt;/RecNum&gt;&lt;DisplayText&gt;(Feng et al., 2015)&lt;/DisplayText&gt;&lt;record&gt;&lt;rec-number&gt;4&lt;/rec-number&gt;&lt;foreign-keys&gt;&lt;key app="EN" db-id="0fxsd5atvrexd3e9zsq5p9zyzdwr2zts9vxd" timestamp="1451501673"&gt;4&lt;/key&gt;&lt;/foreign-keys&gt;&lt;ref-type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fldChar w:fldCharType="separate"/>
      </w:r>
      <w:r>
        <w:rPr>
          <w:noProof/>
        </w:rPr>
        <w:t>(</w:t>
      </w:r>
      <w:hyperlink w:anchor="_ENREF_20" w:tooltip="Feng, 2015 #18684" w:history="1">
        <w:r w:rsidR="00D84C0C">
          <w:rPr>
            <w:noProof/>
          </w:rPr>
          <w:t>Feng et al., 2015</w:t>
        </w:r>
      </w:hyperlink>
      <w:r>
        <w:rPr>
          <w:noProof/>
        </w:rPr>
        <w:t>)</w:t>
      </w:r>
      <w:r>
        <w:fldChar w:fldCharType="end"/>
      </w:r>
      <w:r>
        <w:t>.</w:t>
      </w:r>
    </w:p>
    <w:p w14:paraId="1E0EB5AD" w14:textId="7A4B81E7" w:rsidR="00F559D5" w:rsidRDefault="0085710B" w:rsidP="00F559D5">
      <w:r>
        <w:t>Sirolimus-treated</w:t>
      </w:r>
      <w:r w:rsidR="00F559D5">
        <w:t xml:space="preserve"> mice had expanded regulatory T-cells </w:t>
      </w:r>
      <w:r w:rsidR="00B102E5">
        <w:t xml:space="preserve">(Tregs) </w:t>
      </w:r>
      <w:r w:rsidR="00F559D5">
        <w:t>in their spleens.</w:t>
      </w:r>
    </w:p>
    <w:p w14:paraId="355C7FF8" w14:textId="77777777" w:rsidR="00F559D5" w:rsidRDefault="0085710B" w:rsidP="0085710B">
      <w:pPr>
        <w:pStyle w:val="Caption"/>
        <w:jc w:val="center"/>
      </w:pPr>
      <w:r>
        <w:rPr>
          <w:noProof/>
        </w:rPr>
        <w:drawing>
          <wp:inline distT="0" distB="0" distL="0" distR="0" wp14:anchorId="73326EEE" wp14:editId="70D6A575">
            <wp:extent cx="4996543" cy="20134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gs.pdf"/>
                    <pic:cNvPicPr/>
                  </pic:nvPicPr>
                  <pic:blipFill rotWithShape="1">
                    <a:blip r:embed="rId13">
                      <a:extLst>
                        <a:ext uri="{28A0092B-C50C-407E-A947-70E740481C1C}">
                          <a14:useLocalDpi xmlns:a14="http://schemas.microsoft.com/office/drawing/2010/main" val="0"/>
                        </a:ext>
                      </a:extLst>
                    </a:blip>
                    <a:srcRect l="4763" t="29787" r="4138" b="22704"/>
                    <a:stretch/>
                  </pic:blipFill>
                  <pic:spPr bwMode="auto">
                    <a:xfrm>
                      <a:off x="0" y="0"/>
                      <a:ext cx="4998049" cy="2014042"/>
                    </a:xfrm>
                    <a:prstGeom prst="rect">
                      <a:avLst/>
                    </a:prstGeom>
                    <a:ln>
                      <a:noFill/>
                    </a:ln>
                    <a:extLst>
                      <a:ext uri="{53640926-AAD7-44d8-BBD7-CCE9431645EC}">
                        <a14:shadowObscured xmlns:a14="http://schemas.microsoft.com/office/drawing/2010/main"/>
                      </a:ext>
                    </a:extLst>
                  </pic:spPr>
                </pic:pic>
              </a:graphicData>
            </a:graphic>
          </wp:inline>
        </w:drawing>
      </w:r>
    </w:p>
    <w:p w14:paraId="38A629EE" w14:textId="5F4E9AC6" w:rsidR="00B966DE" w:rsidRDefault="0085710B" w:rsidP="0085710B">
      <w:pPr>
        <w:pStyle w:val="Caption"/>
      </w:pPr>
      <w:r>
        <w:t xml:space="preserve">Figure </w:t>
      </w:r>
      <w:fldSimple w:instr=" SEQ Figure \* ARABIC ">
        <w:r w:rsidR="007A6BAA">
          <w:rPr>
            <w:noProof/>
          </w:rPr>
          <w:t>5</w:t>
        </w:r>
      </w:fldSimple>
      <w:r>
        <w:t xml:space="preserve">. Sirolimus </w:t>
      </w:r>
      <w:r w:rsidR="00FB2F2C">
        <w:t>increased</w:t>
      </w:r>
      <w:r>
        <w:t xml:space="preserve"> counts of splenic Tregs in murine model of immune-mediated bone marrow failure.</w:t>
      </w:r>
    </w:p>
    <w:p w14:paraId="59A36B52" w14:textId="77777777" w:rsidR="0085710B" w:rsidRDefault="00837CFD" w:rsidP="00820042">
      <w:r>
        <w:t xml:space="preserve">These results are consistent with SRL </w:t>
      </w:r>
      <w:r w:rsidR="00EE4859">
        <w:t>rescuing the recipient mice by inducing tolerance in the donor lymphocytes.</w:t>
      </w:r>
    </w:p>
    <w:p w14:paraId="6D591D26" w14:textId="77777777" w:rsidR="0085710B" w:rsidRDefault="0085710B" w:rsidP="00820042"/>
    <w:p w14:paraId="0EC03E62" w14:textId="77777777" w:rsidR="00B966DE" w:rsidRDefault="00B966DE" w:rsidP="00820042">
      <w:pPr>
        <w:rPr>
          <w:b/>
        </w:rPr>
      </w:pPr>
      <w:r w:rsidRPr="00B966DE">
        <w:rPr>
          <w:b/>
        </w:rPr>
        <w:t>2.8</w:t>
      </w:r>
      <w:r w:rsidRPr="00B966DE">
        <w:rPr>
          <w:b/>
        </w:rPr>
        <w:tab/>
        <w:t>mTOR Inhibitors in auto-immune diseases</w:t>
      </w:r>
    </w:p>
    <w:p w14:paraId="0025E795" w14:textId="6494937A" w:rsidR="006C6776" w:rsidRDefault="006C6776" w:rsidP="00820042">
      <w:r>
        <w:t>Activ</w:t>
      </w:r>
      <w:r w:rsidR="00851130">
        <w:t>ation of the mTOR pathway is associated with several rheumatic diseases, including systemic lupus erythematosus, glomerulonephritis/interstitial nephritis, rheumatoid arthritis</w:t>
      </w:r>
      <w:r w:rsidR="000545EE">
        <w:t xml:space="preserve"> and systemic sclerosis</w:t>
      </w:r>
      <w:r w:rsidR="000545EE">
        <w:fldChar w:fldCharType="begin"/>
      </w:r>
      <w:r w:rsidR="000545EE">
        <w:instrText xml:space="preserve"> ADDIN EN.CITE &lt;EndNote&gt;&lt;Cite&gt;&lt;Author&gt;Perl&lt;/Author&gt;&lt;Year&gt;2015&lt;/Year&gt;&lt;RecNum&gt;18846&lt;/RecNum&gt;&lt;DisplayText&gt;(Perl, 2015)&lt;/DisplayText&gt;&lt;record&gt;&lt;rec-number&gt;18846&lt;/rec-number&gt;&lt;foreign-keys&gt;&lt;key app="EN" db-id="0rfwvwe0ovwasbe9xv15aas4sd50srtwewvt" timestamp="1451568384"&gt;18846&lt;/key&gt;&lt;/foreign-keys&gt;&lt;ref-type name="Journal Article"&gt;17&lt;/ref-type&gt;&lt;contributors&gt;&lt;authors&gt;&lt;author&gt;Perl, A.&lt;/author&gt;&lt;/authors&gt;&lt;/contributors&gt;&lt;auth-address&gt;Division of Rheumatology, Departments of Medicine, Microbiology and Immunology, and Biochemistry and Molecular Biology, State University of New York, Upstate Medical University, College of Medicine, 750 East Adams Street, Syracuse, New York 13210, USA.&lt;/auth-address&gt;&lt;titles&gt;&lt;title&gt;Activation of mTOR (mechanistic target of rapamycin) in rheumatic diseases&lt;/title&gt;&lt;secondary-title&gt;Nat Rev Rheumatol&lt;/secondary-title&gt;&lt;/titles&gt;&lt;periodical&gt;&lt;full-title&gt;Nat Rev Rheumatol&lt;/full-title&gt;&lt;/periodical&gt;&lt;dates&gt;&lt;year&gt;2015&lt;/year&gt;&lt;pub-dates&gt;&lt;date&gt;Dec 24&lt;/date&gt;&lt;/pub-dates&gt;&lt;/dates&gt;&lt;isbn&gt;1759-4804 (Electronic)&amp;#xD;1759-4790 (Linking)&lt;/isbn&gt;&lt;accession-num&gt;26698023&lt;/accession-num&gt;&lt;urls&gt;&lt;related-urls&gt;&lt;url&gt;http://www.ncbi.nlm.nih.gov/pubmed/26698023&lt;/url&gt;&lt;url&gt;http://www.nature.com/nrrheum/journal/vaop/ncurrent/pdf/nrrheum.2015.172.pdf&lt;/url&gt;&lt;/related-urls&gt;&lt;/urls&gt;&lt;electronic-resource-num&gt;10.1038/nrrheum.2015.172&lt;/electronic-resource-num&gt;&lt;/record&gt;&lt;/Cite&gt;&lt;/EndNote&gt;</w:instrText>
      </w:r>
      <w:r w:rsidR="000545EE">
        <w:fldChar w:fldCharType="separate"/>
      </w:r>
      <w:r w:rsidR="000545EE">
        <w:rPr>
          <w:noProof/>
        </w:rPr>
        <w:t>(</w:t>
      </w:r>
      <w:hyperlink w:anchor="_ENREF_51" w:tooltip="Perl, 2015 #18846" w:history="1">
        <w:r w:rsidR="00D84C0C">
          <w:rPr>
            <w:noProof/>
          </w:rPr>
          <w:t>Perl, 2015</w:t>
        </w:r>
      </w:hyperlink>
      <w:r w:rsidR="000545EE">
        <w:rPr>
          <w:noProof/>
        </w:rPr>
        <w:t>)</w:t>
      </w:r>
      <w:r w:rsidR="000545EE">
        <w:fldChar w:fldCharType="end"/>
      </w:r>
      <w:r>
        <w:t>.</w:t>
      </w:r>
    </w:p>
    <w:p w14:paraId="4931F886" w14:textId="77777777" w:rsidR="00851130" w:rsidRDefault="00851130" w:rsidP="00820042"/>
    <w:p w14:paraId="1D180BC5" w14:textId="3E40F3E6" w:rsidR="00851130" w:rsidRDefault="00851130" w:rsidP="00820042">
      <w:r>
        <w:t xml:space="preserve">After the potency of SRL </w:t>
      </w:r>
      <w:r w:rsidR="006C6776">
        <w:t xml:space="preserve">in blocking T-cell activation was discovered, SRL </w:t>
      </w:r>
      <w:r>
        <w:t xml:space="preserve">found application in the treatment of </w:t>
      </w:r>
      <w:r w:rsidR="006C6776">
        <w:t>SLE.  In an MRL/l</w:t>
      </w:r>
      <w:r w:rsidR="00303004">
        <w:t>pr</w:t>
      </w:r>
      <w:r w:rsidR="006C6776">
        <w:t xml:space="preserve"> mouse model of lupus, treatment with SRL was found to </w:t>
      </w:r>
      <w:r w:rsidR="00303004">
        <w:t xml:space="preserve">significantly </w:t>
      </w:r>
      <w:r w:rsidR="006C6776">
        <w:t>decrease immunological markers (ant</w:t>
      </w:r>
      <w:r w:rsidR="00303004">
        <w:t>i-double-stranded DNA antibody), reduce pathologic features (sizes of spleen and lymph nodes), decrease inflammatory changes (lung, liver, kidney and spleen) and increase overall survival</w:t>
      </w:r>
      <w:r w:rsidR="00303004">
        <w:fldChar w:fldCharType="begin"/>
      </w:r>
      <w:r w:rsidR="00303004">
        <w:instrText xml:space="preserve"> ADDIN EN.CITE &lt;EndNote&gt;&lt;Cite&gt;&lt;Author&gt;Warner&lt;/Author&gt;&lt;Year&gt;1994&lt;/Year&gt;&lt;RecNum&gt;18851&lt;/RecNum&gt;&lt;DisplayText&gt;(Warner et al., 1994)&lt;/DisplayText&gt;&lt;record&gt;&lt;rec-number&gt;18851&lt;/rec-number&gt;&lt;foreign-keys&gt;&lt;key app="EN" db-id="0rfwvwe0ovwasbe9xv15aas4sd50srtwewvt" timestamp="1451569157"&gt;18851&lt;/key&gt;&lt;/foreign-keys&gt;&lt;ref-type name="Journal Article"&gt;17&lt;/ref-type&gt;&lt;contributors&gt;&lt;authors&gt;&lt;author&gt;Warner, L. M.&lt;/author&gt;&lt;author&gt;Adams, L. M.&lt;/author&gt;&lt;author&gt;Sehgal, S. N.&lt;/author&gt;&lt;/authors&gt;&lt;/contributors&gt;&lt;auth-address&gt;Inflammation/Bone Metabolism Division, Wyeth-Ayerst Research, Princeton, New Jersey 08543-8000.&lt;/auth-address&gt;&lt;titles&gt;&lt;title&gt;Rapamycin prolongs survival and arrests pathophysiologic changes in murine systemic lupus erythematosus&lt;/title&gt;&lt;secondary-title&gt;Arthritis Rheum&lt;/secondary-title&gt;&lt;/titles&gt;&lt;periodical&gt;&lt;full-title&gt;Arthritis Rheum&lt;/full-title&gt;&lt;abbr-1&gt;Arthritis and rheumatism&lt;/abbr-1&gt;&lt;/periodical&gt;&lt;pages&gt;289-97&lt;/pages&gt;&lt;volume&gt;37&lt;/volume&gt;&lt;number&gt;2&lt;/number&gt;&lt;keywords&gt;&lt;keyword&gt;Administration, Oral&lt;/keyword&gt;&lt;keyword&gt;Albuminuria&lt;/keyword&gt;&lt;keyword&gt;Animals&lt;/keyword&gt;&lt;keyword&gt;Antibodies, Antinuclear/analysis&lt;/keyword&gt;&lt;keyword&gt;Cyclosporine/therapeutic use&lt;/keyword&gt;&lt;keyword&gt;Female&lt;/keyword&gt;&lt;keyword&gt;Immunosuppressive Agents/therapeutic use&lt;/keyword&gt;&lt;keyword&gt;Lupus Erythematosus, Systemic/*drug therapy/pathology/physiopathology&lt;/keyword&gt;&lt;keyword&gt;Mice&lt;/keyword&gt;&lt;keyword&gt;Mice, Mutant Strains&lt;/keyword&gt;&lt;keyword&gt;Polyenes/*therapeutic use&lt;/keyword&gt;&lt;keyword&gt;Sirolimus&lt;/keyword&gt;&lt;keyword&gt;Survival Analysis&lt;/keyword&gt;&lt;/keywords&gt;&lt;dates&gt;&lt;year&gt;1994&lt;/year&gt;&lt;pub-dates&gt;&lt;date&gt;Feb&lt;/date&gt;&lt;/pub-dates&gt;&lt;/dates&gt;&lt;isbn&gt;0004-3591 (Print)&amp;#xD;0004-3591 (Linking)&lt;/isbn&gt;&lt;accession-num&gt;8129783&lt;/accession-num&gt;&lt;urls&gt;&lt;related-urls&gt;&lt;url&gt;http://www.ncbi.nlm.nih.gov/pubmed/8129783&lt;/url&gt;&lt;url&gt;http://onlinelibrary.wiley.com/store/10.1002/art.1780370219/asset/1780370219_ftp.pdf?v=1&amp;amp;t=iiuasz55&amp;amp;s=e3abe7d2629e20454ba1a4b66209acd56bd05253&lt;/url&gt;&lt;/related-urls&gt;&lt;/urls&gt;&lt;/record&gt;&lt;/Cite&gt;&lt;/EndNote&gt;</w:instrText>
      </w:r>
      <w:r w:rsidR="00303004">
        <w:fldChar w:fldCharType="separate"/>
      </w:r>
      <w:r w:rsidR="00303004">
        <w:rPr>
          <w:noProof/>
        </w:rPr>
        <w:t>(</w:t>
      </w:r>
      <w:hyperlink w:anchor="_ENREF_72" w:tooltip="Warner, 1994 #18851" w:history="1">
        <w:r w:rsidR="00D84C0C">
          <w:rPr>
            <w:noProof/>
          </w:rPr>
          <w:t>Warner et al., 1994</w:t>
        </w:r>
      </w:hyperlink>
      <w:r w:rsidR="00303004">
        <w:rPr>
          <w:noProof/>
        </w:rPr>
        <w:t>)</w:t>
      </w:r>
      <w:r w:rsidR="00303004">
        <w:fldChar w:fldCharType="end"/>
      </w:r>
      <w:r w:rsidR="00303004">
        <w:t xml:space="preserve">.   A small clinical </w:t>
      </w:r>
      <w:r w:rsidR="001F6475">
        <w:t>investigation</w:t>
      </w:r>
      <w:r w:rsidR="002B0181">
        <w:t xml:space="preserve"> of 16</w:t>
      </w:r>
      <w:r w:rsidR="00303004">
        <w:t xml:space="preserve"> patients with clinically active SLE that had been refractory to t</w:t>
      </w:r>
      <w:r w:rsidR="001F6475">
        <w:t xml:space="preserve">reatment </w:t>
      </w:r>
      <w:r w:rsidR="002B0181">
        <w:t xml:space="preserve">were randomized to either continuation of current therapy (n = 7) versus continuation of current therapy with addition of SRL (n = 9).  Patients in the SRL arm experienced </w:t>
      </w:r>
      <w:r w:rsidR="001F6475">
        <w:t>lower British Isles Lupus Assessment Group scores, lower SLE Disease Activity Indices and lower requirement for corticosteroids</w:t>
      </w:r>
      <w:r w:rsidR="001F6475">
        <w:fldChar w:fldCharType="begin">
          <w:fldData xml:space="preserve">PEVuZE5vdGU+PENpdGU+PEF1dGhvcj5GZXJuYW5kZXo8L0F1dGhvcj48WWVhcj4yMDA2PC9ZZWFy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</w:fldData>
        </w:fldChar>
      </w:r>
      <w:r w:rsidR="001F6475">
        <w:instrText xml:space="preserve"> ADDIN EN.CITE </w:instrText>
      </w:r>
      <w:r w:rsidR="001F6475">
        <w:fldChar w:fldCharType="begin">
          <w:fldData xml:space="preserve">PEVuZE5vdGU+PENpdGU+PEF1dGhvcj5GZXJuYW5kZXo8L0F1dGhvcj48WWVhcj4yMDA2PC9ZZWFy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</w:fldData>
        </w:fldChar>
      </w:r>
      <w:r w:rsidR="001F6475">
        <w:instrText xml:space="preserve"> ADDIN EN.CITE.DATA </w:instrText>
      </w:r>
      <w:r w:rsidR="001F6475">
        <w:fldChar w:fldCharType="end"/>
      </w:r>
      <w:r w:rsidR="001F6475">
        <w:fldChar w:fldCharType="separate"/>
      </w:r>
      <w:r w:rsidR="001F6475">
        <w:rPr>
          <w:noProof/>
        </w:rPr>
        <w:t>(</w:t>
      </w:r>
      <w:hyperlink w:anchor="_ENREF_21" w:tooltip="Fernandez, 2006 #18815" w:history="1">
        <w:r w:rsidR="00D84C0C">
          <w:rPr>
            <w:noProof/>
          </w:rPr>
          <w:t>Fernandez et al., 2006</w:t>
        </w:r>
      </w:hyperlink>
      <w:r w:rsidR="001F6475">
        <w:rPr>
          <w:noProof/>
        </w:rPr>
        <w:t>)</w:t>
      </w:r>
      <w:r w:rsidR="001F6475">
        <w:fldChar w:fldCharType="end"/>
      </w:r>
      <w:r w:rsidR="001F6475">
        <w:t>.</w:t>
      </w:r>
      <w:r w:rsidR="00361224">
        <w:t xml:space="preserve">  A prospective open-label clinical trial of SRL in 40 patients with SLE has completed in 2015 (</w:t>
      </w:r>
      <w:r w:rsidR="00361224" w:rsidRPr="00361224">
        <w:t>NCT00779194</w:t>
      </w:r>
      <w:r w:rsidR="00361224">
        <w:t>); evaluation of results is pending.</w:t>
      </w:r>
    </w:p>
    <w:p w14:paraId="3E883352" w14:textId="77777777" w:rsidR="00851130" w:rsidRDefault="00851130" w:rsidP="00820042"/>
    <w:p w14:paraId="0A25B7D2" w14:textId="26399588" w:rsidR="0024316D" w:rsidRDefault="009A6AA9" w:rsidP="00820042">
      <w:r>
        <w:t xml:space="preserve">Shortly after its adoption in solid organ transplantation, SRL was </w:t>
      </w:r>
      <w:r w:rsidR="00CF5BCA">
        <w:t>considered</w:t>
      </w:r>
      <w:r>
        <w:t xml:space="preserve"> as a potential disease-modifying anti-arthritic drug.  In murine models of </w:t>
      </w:r>
      <w:r w:rsidR="00076E10">
        <w:t>adjuvant arthritis, SRL inhibited T-cell mediated inflammation and the effects were maintained even after cessation of SRL</w:t>
      </w:r>
      <w:r w:rsidR="00076E10">
        <w:fldChar w:fldCharType="begin"/>
      </w:r>
      <w:r w:rsidR="00076E10">
        <w:instrText xml:space="preserve"> ADDIN EN.CITE &lt;EndNote&gt;&lt;Cite&gt;&lt;Author&gt;Carlson&lt;/Author&gt;&lt;Year&gt;1993&lt;/Year&gt;&lt;RecNum&gt;18817&lt;/RecNum&gt;&lt;DisplayText&gt;(Carlson et al., 1993)&lt;/DisplayText&gt;&lt;record&gt;&lt;rec-number&gt;18817&lt;/rec-number&gt;&lt;foreign-keys&gt;&lt;key app="EN" db-id="0rfwvwe0ovwasbe9xv15aas4sd50srtwewvt" timestamp="1451522402"&gt;18817&lt;/key&gt;&lt;/foreign-keys&gt;&lt;ref-type name="Journal Article"&gt;17&lt;/ref-type&gt;&lt;contributors&gt;&lt;authors&gt;&lt;author&gt;Carlson, R. P.&lt;/author&gt;&lt;author&gt;Hartman, D. A.&lt;/author&gt;&lt;author&gt;Tomchek, L. A.&lt;/author&gt;&lt;author&gt;Walter, T. L.&lt;/author&gt;&lt;author&gt;Lugay, J. R.&lt;/author&gt;&lt;author&gt;Calhoun, W.&lt;/author&gt;&lt;author&gt;Sehgal, S. N.&lt;/author&gt;&lt;author&gt;Chang, J. Y.&lt;/author&gt;&lt;/authors&gt;&lt;/contributors&gt;&lt;auth-address&gt;Wyeth-Ayerst Research, Princeton, New Jersey.&lt;/auth-address&gt;&lt;titles&gt;&lt;title&gt;Rapamycin, a potential disease-modifying antiarthritic drug&lt;/title&gt;&lt;secondary-title&gt;J Pharmacol Exp Ther&lt;/secondary-title&gt;&lt;/titles&gt;&lt;periodical&gt;&lt;full-title&gt;J Pharmacol Exp Ther&lt;/full-title&gt;&lt;/periodical&gt;&lt;pages&gt;1125-38&lt;/pages&gt;&lt;volume&gt;266&lt;/volume&gt;&lt;number&gt;2&lt;/number&gt;&lt;keywords&gt;&lt;keyword&gt;Acute-Phase Reaction/prevention &amp;amp; control&lt;/keyword&gt;&lt;keyword&gt;Animals&lt;/keyword&gt;&lt;keyword&gt;Arthritis, Experimental/*prevention &amp;amp; control&lt;/keyword&gt;&lt;keyword&gt;Eicosanoids/metabolism&lt;/keyword&gt;&lt;keyword&gt;Hypersensitivity, Delayed/prevention &amp;amp; control&lt;/keyword&gt;&lt;keyword&gt;Immunosuppressive Agents/*pharmacology/therapeutic use&lt;/keyword&gt;&lt;keyword&gt;Leukocytes/drug effects/metabolism&lt;/keyword&gt;&lt;keyword&gt;Male&lt;/keyword&gt;&lt;keyword&gt;Mice&lt;/keyword&gt;&lt;keyword&gt;Phospholipases A/blood&lt;/keyword&gt;&lt;keyword&gt;Phospholipases A2&lt;/keyword&gt;&lt;keyword&gt;Polyenes/*pharmacology/therapeutic use&lt;/keyword&gt;&lt;keyword&gt;Rats&lt;/keyword&gt;&lt;keyword&gt;Rats, Inbred Lew&lt;/keyword&gt;&lt;keyword&gt;Sirolimus&lt;/keyword&gt;&lt;/keywords&gt;&lt;dates&gt;&lt;year&gt;1993&lt;/year&gt;&lt;pub-dates&gt;&lt;date&gt;Aug&lt;/date&gt;&lt;/pub-dates&gt;&lt;/dates&gt;&lt;isbn&gt;0022-3565 (Print)&amp;#xD;0022-3565 (Linking)&lt;/isbn&gt;&lt;accession-num&gt;8355184&lt;/accession-num&gt;&lt;urls&gt;&lt;related-urls&gt;&lt;url&gt;http://www.ncbi.nlm.nih.gov/pubmed/8355184&lt;/url&gt;&lt;url&gt;http://jpet.aspetjournals.org/content/266/2/1125.full.pdf&lt;/url&gt;&lt;/related-urls&gt;&lt;/urls&gt;&lt;/record&gt;&lt;/Cite&gt;&lt;/EndNote&gt;</w:instrText>
      </w:r>
      <w:r w:rsidR="00076E10">
        <w:fldChar w:fldCharType="separate"/>
      </w:r>
      <w:r w:rsidR="00076E10">
        <w:rPr>
          <w:noProof/>
        </w:rPr>
        <w:t>(</w:t>
      </w:r>
      <w:hyperlink w:anchor="_ENREF_13" w:tooltip="Carlson, 1993 #18817" w:history="1">
        <w:r w:rsidR="00D84C0C">
          <w:rPr>
            <w:noProof/>
          </w:rPr>
          <w:t>Carlson et al., 1993</w:t>
        </w:r>
      </w:hyperlink>
      <w:r w:rsidR="00076E10">
        <w:rPr>
          <w:noProof/>
        </w:rPr>
        <w:t>)</w:t>
      </w:r>
      <w:r w:rsidR="00076E10">
        <w:fldChar w:fldCharType="end"/>
      </w:r>
      <w:r w:rsidR="00DE53EE">
        <w:t xml:space="preserve">.  </w:t>
      </w:r>
      <w:r w:rsidR="00F66D3E">
        <w:t>Over the interim clinical evidence for the use of mTOR inhibitors has been very limited</w:t>
      </w:r>
      <w:r w:rsidR="00CF5BCA">
        <w:t xml:space="preserve">.  </w:t>
      </w:r>
      <w:r w:rsidR="00F66D3E">
        <w:t xml:space="preserve">One clinical study was published </w:t>
      </w:r>
      <w:r w:rsidR="009A6941">
        <w:t>reporting on</w:t>
      </w:r>
      <w:r w:rsidR="00F66D3E">
        <w:t xml:space="preserve"> a </w:t>
      </w:r>
      <w:r w:rsidR="009A6941">
        <w:t>multi-</w:t>
      </w:r>
      <w:r w:rsidR="00E659AC">
        <w:t>center</w:t>
      </w:r>
      <w:r w:rsidR="009A6941">
        <w:t xml:space="preserve">, randomized, </w:t>
      </w:r>
      <w:r w:rsidR="00E659AC">
        <w:t>double blind</w:t>
      </w:r>
      <w:r w:rsidR="009A6941">
        <w:t xml:space="preserve">, placebo-controlled trial of 121 patients with active </w:t>
      </w:r>
      <w:r w:rsidR="00A07562">
        <w:t>rheumatoid arthritis (</w:t>
      </w:r>
      <w:r w:rsidR="009A6941">
        <w:t>RA</w:t>
      </w:r>
      <w:r w:rsidR="00A07562">
        <w:t>)</w:t>
      </w:r>
      <w:r w:rsidR="009A6941">
        <w:t xml:space="preserve"> receiving methotrexate</w:t>
      </w:r>
      <w:r w:rsidR="009A6941">
        <w:fldChar w:fldCharType="begin">
          <w:fldData xml:space="preserve">PEVuZE5vdGU+PENpdGU+PEF1dGhvcj5CcnV5bjwvQXV0aG9yPjxZZWFyPjIwMDg8L1llYXI+PFJl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</w:fldData>
        </w:fldChar>
      </w:r>
      <w:r w:rsidR="009A6941">
        <w:instrText xml:space="preserve"> ADDIN EN.CITE </w:instrText>
      </w:r>
      <w:r w:rsidR="009A6941">
        <w:fldChar w:fldCharType="begin">
          <w:fldData xml:space="preserve">PEVuZE5vdGU+PENpdGU+PEF1dGhvcj5CcnV5bjwvQXV0aG9yPjxZZWFyPjIwMDg8L1llYXI+PFJl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</w:fldData>
        </w:fldChar>
      </w:r>
      <w:r w:rsidR="009A6941">
        <w:instrText xml:space="preserve"> ADDIN EN.CITE.DATA </w:instrText>
      </w:r>
      <w:r w:rsidR="009A6941">
        <w:fldChar w:fldCharType="end"/>
      </w:r>
      <w:r w:rsidR="009A6941">
        <w:fldChar w:fldCharType="separate"/>
      </w:r>
      <w:r w:rsidR="009A6941">
        <w:rPr>
          <w:noProof/>
        </w:rPr>
        <w:t>(</w:t>
      </w:r>
      <w:hyperlink w:anchor="_ENREF_10" w:tooltip="Bruyn, 2008 #18820" w:history="1">
        <w:r w:rsidR="00D84C0C">
          <w:rPr>
            <w:noProof/>
          </w:rPr>
          <w:t>Bruyn et al., 2008</w:t>
        </w:r>
      </w:hyperlink>
      <w:r w:rsidR="009A6941">
        <w:rPr>
          <w:noProof/>
        </w:rPr>
        <w:t>)</w:t>
      </w:r>
      <w:r w:rsidR="009A6941">
        <w:fldChar w:fldCharType="end"/>
      </w:r>
      <w:r w:rsidR="009A6941">
        <w:t>.  Patients were randomized to continuing MTX either with or without everolimus for 12 weeks.  The response rate by American College of Rheumatology criteria of 20% improvement in disease acti</w:t>
      </w:r>
      <w:r w:rsidR="00B23530">
        <w:t>vity (ARC2</w:t>
      </w:r>
      <w:r w:rsidR="009A6941">
        <w:t>) was higher in the everolimus group (36.1% versus 16.7%, p = 0.022).  Adverse effects were common (GI 52.5%, skin 29.5% and nervous system 21.3%)</w:t>
      </w:r>
      <w:r w:rsidR="006A4E4F">
        <w:t xml:space="preserve">.  </w:t>
      </w:r>
      <w:r w:rsidR="00354DB4">
        <w:t xml:space="preserve">Interest in this study was limited due to the only moderate benefit but much higher incidence of adverse effects.  </w:t>
      </w:r>
      <w:r w:rsidR="00CF5BCA">
        <w:t xml:space="preserve">More recently in a murine model of arthritis, human TNF-transgenic mice, in whom a chronic inflammatory and destructive arthritis develops within </w:t>
      </w:r>
      <w:r w:rsidR="00F66D3E">
        <w:t xml:space="preserve">6 weeks after birth were treated with SRL or everolimus and mice were randomized to SRL 10 mg/kg 5 times/week, everolimus 10 mg/kg 5 times/week, placebo 5 times/week (negative control) or infliximab 10 mg/kg 3 times/week (positive control).  </w:t>
      </w:r>
      <w:r w:rsidR="006A4E4F">
        <w:t>The study found that mTOR inhibition reduced synovial osteoclast formation and protected against local bone erosions and cartilage loss.</w:t>
      </w:r>
      <w:r w:rsidR="00361224">
        <w:t xml:space="preserve">  </w:t>
      </w:r>
      <w:r w:rsidR="0024316D">
        <w:t>Novel biological therapies have revolutionized the treatment of RA for patients.  However about 30% - 40% of patients fail to even achieve a 20% improvement in their disease.   mTOR inhibitors may become a useful therapeutic option</w:t>
      </w:r>
      <w:r w:rsidR="00361224">
        <w:t xml:space="preserve"> targeting intra-articular cells that mediate erosive joint destruction</w:t>
      </w:r>
      <w:r w:rsidR="0024316D">
        <w:fldChar w:fldCharType="begin">
          <w:fldData xml:space="preserve">PEVuZE5vdGU+PENpdGU+PEF1dGhvcj5PbHNlbjwvQXV0aG9yPjxZZWFyPjIwMDk8L1llYXI+PFJl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==
</w:fldData>
        </w:fldChar>
      </w:r>
      <w:r w:rsidR="0024316D">
        <w:instrText xml:space="preserve"> ADDIN EN.CITE </w:instrText>
      </w:r>
      <w:r w:rsidR="0024316D">
        <w:fldChar w:fldCharType="begin">
          <w:fldData xml:space="preserve">PEVuZE5vdGU+PENpdGU+PEF1dGhvcj5PbHNlbjwvQXV0aG9yPjxZZWFyPjIwMDk8L1llYXI+PFJl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==
</w:fldData>
        </w:fldChar>
      </w:r>
      <w:r w:rsidR="0024316D">
        <w:instrText xml:space="preserve"> ADDIN EN.CITE.DATA </w:instrText>
      </w:r>
      <w:r w:rsidR="0024316D">
        <w:fldChar w:fldCharType="end"/>
      </w:r>
      <w:r w:rsidR="0024316D">
        <w:fldChar w:fldCharType="separate"/>
      </w:r>
      <w:r w:rsidR="0024316D">
        <w:rPr>
          <w:noProof/>
        </w:rPr>
        <w:t>(</w:t>
      </w:r>
      <w:hyperlink w:anchor="_ENREF_50" w:tooltip="Olsen, 2009 #18823" w:history="1">
        <w:r w:rsidR="00D84C0C">
          <w:rPr>
            <w:noProof/>
          </w:rPr>
          <w:t>Olsen, 2009</w:t>
        </w:r>
      </w:hyperlink>
      <w:r w:rsidR="0024316D">
        <w:rPr>
          <w:noProof/>
        </w:rPr>
        <w:t xml:space="preserve">; </w:t>
      </w:r>
      <w:hyperlink w:anchor="_ENREF_55" w:tooltip="Reynolds, 2014 #18822" w:history="1">
        <w:r w:rsidR="00D84C0C">
          <w:rPr>
            <w:noProof/>
          </w:rPr>
          <w:t>Reynolds et al., 2014</w:t>
        </w:r>
      </w:hyperlink>
      <w:r w:rsidR="0024316D">
        <w:rPr>
          <w:noProof/>
        </w:rPr>
        <w:t>)</w:t>
      </w:r>
      <w:r w:rsidR="0024316D">
        <w:fldChar w:fldCharType="end"/>
      </w:r>
      <w:r w:rsidR="0024316D">
        <w:t>.</w:t>
      </w:r>
    </w:p>
    <w:p w14:paraId="5377B311" w14:textId="77777777" w:rsidR="00E70224" w:rsidRDefault="00E70224" w:rsidP="00820042"/>
    <w:p w14:paraId="321D799B" w14:textId="51C2ED96" w:rsidR="00E70224" w:rsidRPr="00F265C7" w:rsidRDefault="00E70224" w:rsidP="00820042">
      <w:r>
        <w:t xml:space="preserve">More recently SRL has been tried in a </w:t>
      </w:r>
      <w:r w:rsidR="00F87504">
        <w:t xml:space="preserve">prospective </w:t>
      </w:r>
      <w:r>
        <w:t>multi-institutional trial for  treatment of relapsed/refractor autoimmune cytopenias</w:t>
      </w:r>
      <w:r w:rsidR="002A0ED1">
        <w:fldChar w:fldCharType="begin">
          <w:fldData xml:space="preserve">PEVuZE5vdGU+PENpdGU+PEF1dGhvcj5CcmlkZTwvQXV0aG9yPjxZZWFyPjIwMTY8L1llYXI+PFJl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</w:fldData>
        </w:fldChar>
      </w:r>
      <w:r w:rsidR="002A0ED1">
        <w:instrText xml:space="preserve"> ADDIN EN.CITE </w:instrText>
      </w:r>
      <w:r w:rsidR="002A0ED1">
        <w:fldChar w:fldCharType="begin">
          <w:fldData xml:space="preserve">PEVuZE5vdGU+PENpdGU+PEF1dGhvcj5CcmlkZTwvQXV0aG9yPjxZZWFyPjIwMTY8L1llYXI+PFJl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</w:fldData>
        </w:fldChar>
      </w:r>
      <w:r w:rsidR="002A0ED1">
        <w:instrText xml:space="preserve"> ADDIN EN.CITE.DATA </w:instrText>
      </w:r>
      <w:r w:rsidR="002A0ED1">
        <w:fldChar w:fldCharType="end"/>
      </w:r>
      <w:r w:rsidR="002A0ED1">
        <w:fldChar w:fldCharType="separate"/>
      </w:r>
      <w:r w:rsidR="002A0ED1">
        <w:rPr>
          <w:noProof/>
        </w:rPr>
        <w:t>(</w:t>
      </w:r>
      <w:hyperlink w:anchor="_ENREF_8" w:tooltip="Bride, 2016 #19895" w:history="1">
        <w:r w:rsidR="00D84C0C">
          <w:rPr>
            <w:noProof/>
          </w:rPr>
          <w:t>Bride et al., 2016</w:t>
        </w:r>
      </w:hyperlink>
      <w:r w:rsidR="002A0ED1">
        <w:rPr>
          <w:noProof/>
        </w:rPr>
        <w:t>)</w:t>
      </w:r>
      <w:r w:rsidR="002A0ED1">
        <w:fldChar w:fldCharType="end"/>
      </w:r>
      <w:r>
        <w:t xml:space="preserve">.  All 12 children with autoimmune lymphoproliferative syndrome (ALPS) achieved durable complete response after SRL as monotherapy.  </w:t>
      </w:r>
      <w:r w:rsidR="002A0ED1">
        <w:t>8 of</w:t>
      </w:r>
      <w:r>
        <w:t xml:space="preserve"> 12 children with multilineage cytopenias secondary to common variable immunodeficiency (CVID), Evans syndrome (ES) or systemic lupus erythematosus (SLE)</w:t>
      </w:r>
      <w:r w:rsidR="002A0ED1">
        <w:t xml:space="preserve"> achieved complete response, though the time to response was slower than for the ALPS cohort.  Finally, only 2 of 6 children with other auto-immune cytopenias responded.  All of the ALPS patients experienced durable responses and chose to remain on SRL beyond the study goal of 6 months; only one ALPS patient chose to discontinue SRL and </w:t>
      </w:r>
      <w:r w:rsidR="00F87504">
        <w:t xml:space="preserve">by the time of publication </w:t>
      </w:r>
      <w:r w:rsidR="002A0ED1">
        <w:t>had not experienced any exacerbation of their underlying cytopenia.</w:t>
      </w:r>
    </w:p>
    <w:p w14:paraId="64099D66" w14:textId="77777777" w:rsidR="004244F2" w:rsidRDefault="004244F2" w:rsidP="00820042"/>
    <w:p w14:paraId="5FE82F0A" w14:textId="77777777" w:rsidR="008658D7" w:rsidRDefault="00B966DE" w:rsidP="00820042">
      <w:pPr>
        <w:rPr>
          <w:b/>
        </w:rPr>
      </w:pPr>
      <w:r>
        <w:rPr>
          <w:b/>
        </w:rPr>
        <w:t>2.9</w:t>
      </w:r>
      <w:r w:rsidR="008658D7" w:rsidRPr="008658D7">
        <w:rPr>
          <w:b/>
        </w:rPr>
        <w:t xml:space="preserve"> </w:t>
      </w:r>
      <w:r w:rsidR="00573E17">
        <w:rPr>
          <w:b/>
        </w:rPr>
        <w:tab/>
      </w:r>
      <w:r w:rsidR="008658D7" w:rsidRPr="008658D7">
        <w:rPr>
          <w:b/>
        </w:rPr>
        <w:t>Scientific and Clinical Justification of the Protocol</w:t>
      </w:r>
    </w:p>
    <w:p w14:paraId="69617C6E" w14:textId="44FC131B" w:rsidR="0048777D" w:rsidRDefault="00C61EA4" w:rsidP="00820042">
      <w:r>
        <w:t xml:space="preserve">Much effort has gone into improving the rate of response of </w:t>
      </w:r>
      <w:r w:rsidR="009B7416">
        <w:t>SAA</w:t>
      </w:r>
      <w:r w:rsidR="00897E69">
        <w:t xml:space="preserve"> patients to medical therapy. </w:t>
      </w:r>
      <w:r w:rsidR="00B02261">
        <w:t xml:space="preserve">High </w:t>
      </w:r>
      <w:r>
        <w:t>response rate</w:t>
      </w:r>
      <w:r w:rsidR="00B02261">
        <w:t xml:space="preserve">s are </w:t>
      </w:r>
      <w:r w:rsidR="00897E69">
        <w:t xml:space="preserve">achieved </w:t>
      </w:r>
      <w:r>
        <w:t xml:space="preserve">with immunosuppressive therapy </w:t>
      </w:r>
      <w:r w:rsidR="00422FD3">
        <w:t xml:space="preserve">to </w:t>
      </w:r>
      <w:r w:rsidR="00BD27F3">
        <w:t>decrease or eliminate</w:t>
      </w:r>
      <w:r w:rsidR="00422FD3">
        <w:t xml:space="preserve"> auto-reactive T-cells </w:t>
      </w:r>
      <w:r>
        <w:t xml:space="preserve">in conjunction with </w:t>
      </w:r>
      <w:r w:rsidR="00897E69">
        <w:t xml:space="preserve">growth factors to </w:t>
      </w:r>
      <w:r w:rsidR="00422FD3">
        <w:t>stimulat</w:t>
      </w:r>
      <w:r w:rsidR="00897E69">
        <w:t>e</w:t>
      </w:r>
      <w:r w:rsidR="00422FD3">
        <w:t xml:space="preserve"> </w:t>
      </w:r>
      <w:r w:rsidR="00897E69">
        <w:t xml:space="preserve">proliferation </w:t>
      </w:r>
      <w:r w:rsidR="00422FD3">
        <w:t>of</w:t>
      </w:r>
      <w:r w:rsidR="005D222A">
        <w:t xml:space="preserve"> remaining hematopoietic stem cells</w:t>
      </w:r>
      <w:r w:rsidR="00BD27F3">
        <w:t xml:space="preserve"> (Townsley et al, 2015)</w:t>
      </w:r>
      <w:r w:rsidR="00422FD3">
        <w:t>.</w:t>
      </w:r>
      <w:r w:rsidR="00BD27F3">
        <w:t xml:space="preserve">  Unfortunately a</w:t>
      </w:r>
      <w:r w:rsidR="0011652A">
        <w:t xml:space="preserve">bout </w:t>
      </w:r>
      <w:r w:rsidR="00E010F9">
        <w:t xml:space="preserve">30 – 40% </w:t>
      </w:r>
      <w:r w:rsidR="0011652A">
        <w:t xml:space="preserve">of </w:t>
      </w:r>
      <w:r w:rsidR="009B7416">
        <w:t>SAA</w:t>
      </w:r>
      <w:r w:rsidR="00427332">
        <w:t xml:space="preserve"> </w:t>
      </w:r>
      <w:r w:rsidR="0011652A">
        <w:t>patients</w:t>
      </w:r>
      <w:r w:rsidR="0084557F">
        <w:t xml:space="preserve">, </w:t>
      </w:r>
      <w:r w:rsidR="0011652A">
        <w:t>who respond to standard immunosuppressive therapy</w:t>
      </w:r>
      <w:r w:rsidR="0084557F">
        <w:t>,</w:t>
      </w:r>
      <w:r w:rsidR="0011652A">
        <w:t xml:space="preserve"> </w:t>
      </w:r>
      <w:r w:rsidR="00E010F9">
        <w:t xml:space="preserve">eventually </w:t>
      </w:r>
      <w:r w:rsidR="0011652A">
        <w:t>relapse.</w:t>
      </w:r>
      <w:r w:rsidR="00B8652A">
        <w:t xml:space="preserve"> </w:t>
      </w:r>
      <w:r w:rsidR="00922B7B">
        <w:t xml:space="preserve"> </w:t>
      </w:r>
      <w:r w:rsidR="005224DD">
        <w:t xml:space="preserve">The mechanism for </w:t>
      </w:r>
      <w:r w:rsidR="00E22D78">
        <w:t>relapse is not understood.  O</w:t>
      </w:r>
      <w:r w:rsidR="005224DD">
        <w:t>ne plausible explanation is that auto-reactive CD8</w:t>
      </w:r>
      <w:r w:rsidR="005224DD">
        <w:rPr>
          <w:vertAlign w:val="superscript"/>
        </w:rPr>
        <w:t>+</w:t>
      </w:r>
      <w:r w:rsidR="005224DD">
        <w:t xml:space="preserve"> T-cell clones persist through the immunosuppressive </w:t>
      </w:r>
      <w:r w:rsidR="005D222A">
        <w:t>therapy</w:t>
      </w:r>
      <w:r w:rsidR="005224DD">
        <w:t xml:space="preserve"> but are functionally suppressed; after withdrawal of the immunosuppressive therapy, the clones expand and become active effectors</w:t>
      </w:r>
      <w:r w:rsidR="005224DD">
        <w:fldChar w:fldCharType="begin"/>
      </w:r>
      <w:r w:rsidR="005224DD">
        <w:instrText xml:space="preserve"> ADDIN EN.CITE &lt;EndNote&gt;&lt;Cite&gt;&lt;Author&gt;Scheinberg&lt;/Author&gt;&lt;Year&gt;2014&lt;/Year&gt;&lt;RecNum&gt;16443&lt;/RecNum&gt;&lt;DisplayText&gt;(Scheinberg et al., 2014)&lt;/DisplayText&gt;&lt;record&gt;&lt;rec-number&gt;16443&lt;/rec-number&gt;&lt;foreign-keys&gt;&lt;key app="EN" db-id="0rfwvwe0ovwasbe9xv15aas4sd50srtwewvt" timestamp="1443894160"&gt;16443&lt;/key&gt;&lt;/foreign-keys&gt;&lt;ref-type name="Journal Article"&gt;17&lt;/ref-type&gt;&lt;contributors&gt;&lt;authors&gt;&lt;author&gt;Scheinberg, P.&lt;/author&gt;&lt;author&gt;Rios, O.&lt;/author&gt;&lt;author&gt;Scheinberg, P.&lt;/author&gt;&lt;author&gt;Weinstein, B.&lt;/author&gt;&lt;author&gt;Wu, C. O.&lt;/author&gt;&lt;author&gt;Young, N. S.&lt;/author&gt;&lt;/authors&gt;&lt;/contributors&gt;&lt;titles&gt;&lt;title&gt;Prolonged cyclosporine administration after antithymocyte globulin delays but does not prevent relapse in severe aplastic anemia&lt;/title&gt;&lt;secondary-title&gt;Am J Hematol&lt;/secondary-title&gt;&lt;/titles&gt;&lt;periodical&gt;&lt;full-title&gt;American Journal of Hematology&lt;/full-title&gt;&lt;abbr-1&gt;Am J Hematol&lt;/abbr-1&gt;&lt;/periodical&gt;&lt;pages&gt;571-4&lt;/pages&gt;&lt;volume&gt;89&lt;/volume&gt;&lt;number&gt;6&lt;/number&gt;&lt;keywords&gt;&lt;keyword&gt;Adult&lt;/keyword&gt;&lt;keyword&gt;Anemia, Aplastic/blood/*drug therapy&lt;/keyword&gt;&lt;keyword&gt;Antilymphocyte Serum/*administration &amp;amp; dosage&lt;/keyword&gt;&lt;keyword&gt;Biological Markers/blood&lt;/keyword&gt;&lt;keyword&gt;Cyclosporine/*administration &amp;amp; dosage&lt;/keyword&gt;&lt;keyword&gt;Female&lt;/keyword&gt;&lt;keyword&gt;Humans&lt;/keyword&gt;&lt;keyword&gt;Male&lt;/keyword&gt;&lt;keyword&gt;Treatment Outcome&lt;/keyword&gt;&lt;/keywords&gt;&lt;dates&gt;&lt;year&gt;2014&lt;/year&gt;&lt;pub-dates&gt;&lt;date&gt;Jun&lt;/date&gt;&lt;/pub-dates&gt;&lt;/dates&gt;&lt;isbn&gt;1096-8652 (Electronic)&amp;#xD;0361-8609 (Linking)&lt;/isbn&gt;&lt;accession-num&gt;24971433&lt;/accession-num&gt;&lt;urls&gt;&lt;related-urls&gt;&lt;url&gt;http://www.ncbi.nlm.nih.gov/pubmed/24971433&lt;/url&gt;&lt;url&gt;http://www.ncbi.nlm.nih.gov/pmc/articles/PMC4074770/pdf/nihms569943.pdf&lt;/url&gt;&lt;/related-urls&gt;&lt;/urls&gt;&lt;custom2&gt;PMC4074770&lt;/custom2&gt;&lt;/record&gt;&lt;/Cite&gt;&lt;/EndNote&gt;</w:instrText>
      </w:r>
      <w:r w:rsidR="005224DD">
        <w:fldChar w:fldCharType="separate"/>
      </w:r>
      <w:r w:rsidR="005224DD">
        <w:rPr>
          <w:noProof/>
        </w:rPr>
        <w:t>(</w:t>
      </w:r>
      <w:hyperlink w:anchor="_ENREF_57" w:tooltip="Scheinberg, 2014 #16443" w:history="1">
        <w:r w:rsidR="00D84C0C">
          <w:rPr>
            <w:noProof/>
          </w:rPr>
          <w:t>Scheinberg et al., 2014</w:t>
        </w:r>
      </w:hyperlink>
      <w:r w:rsidR="005224DD">
        <w:rPr>
          <w:noProof/>
        </w:rPr>
        <w:t>)</w:t>
      </w:r>
      <w:r w:rsidR="005224DD">
        <w:fldChar w:fldCharType="end"/>
      </w:r>
      <w:r w:rsidR="005D222A">
        <w:t xml:space="preserve">. </w:t>
      </w:r>
    </w:p>
    <w:p w14:paraId="5BEF7415" w14:textId="77777777" w:rsidR="005224DD" w:rsidRDefault="005224DD" w:rsidP="00820042"/>
    <w:p w14:paraId="0C452798" w14:textId="0F224903" w:rsidR="00E22D78" w:rsidRDefault="00062A7A" w:rsidP="00820042">
      <w:r>
        <w:t xml:space="preserve">The efficacy of </w:t>
      </w:r>
      <w:r w:rsidR="00922B7B">
        <w:t>a prolonged CNI taper</w:t>
      </w:r>
      <w:r>
        <w:t xml:space="preserve"> </w:t>
      </w:r>
      <w:r w:rsidR="005D222A">
        <w:t xml:space="preserve">with regard to decreasing relapse rates </w:t>
      </w:r>
      <w:r>
        <w:t xml:space="preserve">was studied in </w:t>
      </w:r>
      <w:r w:rsidR="003B570D">
        <w:t xml:space="preserve">102 </w:t>
      </w:r>
      <w:r w:rsidR="009B7416">
        <w:t>SAA</w:t>
      </w:r>
      <w:r w:rsidR="00922B7B">
        <w:t xml:space="preserve"> </w:t>
      </w:r>
      <w:r w:rsidR="003B570D">
        <w:t xml:space="preserve">patients, </w:t>
      </w:r>
      <w:r w:rsidR="00922B7B">
        <w:t>who had been randomized to</w:t>
      </w:r>
      <w:r w:rsidR="003B570D">
        <w:t xml:space="preserve"> the control arms of</w:t>
      </w:r>
      <w:r w:rsidR="00034BE6">
        <w:t xml:space="preserve"> tw</w:t>
      </w:r>
      <w:r w:rsidR="00427332">
        <w:t>o sequential clinical protocols and who had</w:t>
      </w:r>
      <w:r w:rsidR="00034BE6">
        <w:t xml:space="preserve"> received</w:t>
      </w:r>
      <w:r w:rsidR="00B8652A">
        <w:t xml:space="preserve"> the standard immunosuppressive regimen (hATG x 4 days and CsA x 6 months)</w:t>
      </w:r>
      <w:r w:rsidR="0084557F">
        <w:t xml:space="preserve">.  </w:t>
      </w:r>
      <w:r w:rsidR="00B8652A">
        <w:t xml:space="preserve"> 67 </w:t>
      </w:r>
      <w:r w:rsidR="00922B7B">
        <w:t xml:space="preserve">of these </w:t>
      </w:r>
      <w:r w:rsidR="00B8652A">
        <w:t xml:space="preserve">patients (66%) experienced a hematological response </w:t>
      </w:r>
      <w:r w:rsidR="00922B7B">
        <w:t xml:space="preserve">by 6 months of treatment </w:t>
      </w:r>
      <w:r w:rsidR="00B8652A">
        <w:t xml:space="preserve">and were </w:t>
      </w:r>
      <w:r w:rsidR="003B570D">
        <w:t xml:space="preserve">subsequently </w:t>
      </w:r>
      <w:r w:rsidR="00B8652A">
        <w:t xml:space="preserve">maintained </w:t>
      </w:r>
      <w:r w:rsidR="00922B7B">
        <w:t>on a prolonged</w:t>
      </w:r>
      <w:r w:rsidR="00B8652A">
        <w:t xml:space="preserve"> CsA </w:t>
      </w:r>
      <w:r w:rsidR="00922B7B">
        <w:t xml:space="preserve">taper </w:t>
      </w:r>
      <w:r w:rsidR="00B8652A">
        <w:t>for an additional 18 months</w:t>
      </w:r>
      <w:r w:rsidR="00034BE6">
        <w:fldChar w:fldCharType="begin"/>
      </w:r>
      <w:r w:rsidR="00034BE6">
        <w:instrText xml:space="preserve"> ADDIN EN.CITE &lt;EndNote&gt;&lt;Cite&gt;&lt;Author&gt;Scheinberg&lt;/Author&gt;&lt;Year&gt;2014&lt;/Year&gt;&lt;RecNum&gt;16443&lt;/RecNum&gt;&lt;DisplayText&gt;(Scheinberg et al., 2014)&lt;/DisplayText&gt;&lt;record&gt;&lt;rec-number&gt;16443&lt;/rec-number&gt;&lt;foreign-keys&gt;&lt;key app="EN" db-id="0rfwvwe0ovwasbe9xv15aas4sd50srtwewvt" timestamp="1443894160"&gt;16443&lt;/key&gt;&lt;/foreign-keys&gt;&lt;ref-type name="Journal Article"&gt;17&lt;/ref-type&gt;&lt;contributors&gt;&lt;authors&gt;&lt;author&gt;Scheinberg, P.&lt;/author&gt;&lt;author&gt;Rios, O.&lt;/author&gt;&lt;author&gt;Scheinberg, P.&lt;/author&gt;&lt;author&gt;Weinstein, B.&lt;/author&gt;&lt;author&gt;Wu, C. O.&lt;/author&gt;&lt;author&gt;Young, N. S.&lt;/author&gt;&lt;/authors&gt;&lt;/contributors&gt;&lt;titles&gt;&lt;title&gt;Prolonged cyclosporine administration after antithymocyte globulin delays but does not prevent relapse in severe aplastic anemia&lt;/title&gt;&lt;secondary-title&gt;Am J Hematol&lt;/secondary-title&gt;&lt;/titles&gt;&lt;periodical&gt;&lt;full-title&gt;American Journal of Hematology&lt;/full-title&gt;&lt;abbr-1&gt;Am J Hematol&lt;/abbr-1&gt;&lt;/periodical&gt;&lt;pages&gt;571-4&lt;/pages&gt;&lt;volume&gt;89&lt;/volume&gt;&lt;number&gt;6&lt;/number&gt;&lt;keywords&gt;&lt;keyword&gt;Adult&lt;/keyword&gt;&lt;keyword&gt;Anemia, Aplastic/blood/*drug therapy&lt;/keyword&gt;&lt;keyword&gt;Antilymphocyte Serum/*administration &amp;amp; dosage&lt;/keyword&gt;&lt;keyword&gt;Biological Markers/blood&lt;/keyword&gt;&lt;keyword&gt;Cyclosporine/*administration &amp;amp; dosage&lt;/keyword&gt;&lt;keyword&gt;Female&lt;/keyword&gt;&lt;keyword&gt;Humans&lt;/keyword&gt;&lt;keyword&gt;Male&lt;/keyword&gt;&lt;keyword&gt;Treatment Outcome&lt;/keyword&gt;&lt;/keywords&gt;&lt;dates&gt;&lt;year&gt;2014&lt;/year&gt;&lt;pub-dates&gt;&lt;date&gt;Jun&lt;/date&gt;&lt;/pub-dates&gt;&lt;/dates&gt;&lt;isbn&gt;1096-8652 (Electronic)&amp;#xD;0361-8609 (Linking)&lt;/isbn&gt;&lt;accession-num&gt;24971433&lt;/accession-num&gt;&lt;urls&gt;&lt;related-urls&gt;&lt;url&gt;http://www.ncbi.nlm.nih.gov/pubmed/24971433&lt;/url&gt;&lt;url&gt;http://www.ncbi.nlm.nih.gov/pmc/articles/PMC4074770/pdf/nihms569943.pdf&lt;/url&gt;&lt;/related-urls&gt;&lt;/urls&gt;&lt;custom2&gt;PMC4074770&lt;/custom2&gt;&lt;/record&gt;&lt;/Cite&gt;&lt;/EndNote&gt;</w:instrText>
      </w:r>
      <w:r w:rsidR="00034BE6">
        <w:fldChar w:fldCharType="separate"/>
      </w:r>
      <w:r w:rsidR="00034BE6">
        <w:rPr>
          <w:noProof/>
        </w:rPr>
        <w:t>(</w:t>
      </w:r>
      <w:hyperlink w:anchor="_ENREF_57" w:tooltip="Scheinberg, 2014 #16443" w:history="1">
        <w:r w:rsidR="00D84C0C">
          <w:rPr>
            <w:noProof/>
          </w:rPr>
          <w:t>Scheinberg et al., 2014</w:t>
        </w:r>
      </w:hyperlink>
      <w:r w:rsidR="00034BE6">
        <w:rPr>
          <w:noProof/>
        </w:rPr>
        <w:t>)</w:t>
      </w:r>
      <w:r w:rsidR="00034BE6">
        <w:fldChar w:fldCharType="end"/>
      </w:r>
      <w:r w:rsidR="00034BE6">
        <w:t xml:space="preserve">.  </w:t>
      </w:r>
      <w:r w:rsidR="000F2873">
        <w:t xml:space="preserve">The 5-year rate of relapse </w:t>
      </w:r>
      <w:r w:rsidR="0084557F">
        <w:t xml:space="preserve">rate in this cohort of patients </w:t>
      </w:r>
      <w:r w:rsidR="000F2873">
        <w:t xml:space="preserve">was 33% (95% C.I. 27 – 44%), which did not differ </w:t>
      </w:r>
      <w:r>
        <w:t xml:space="preserve">significantly </w:t>
      </w:r>
      <w:r w:rsidR="000F2873">
        <w:t xml:space="preserve">from historical </w:t>
      </w:r>
      <w:r>
        <w:t>controls in whom CsA was discontinued after 6 months (36%; p = 0.334).  Median t</w:t>
      </w:r>
      <w:r w:rsidR="000F2873">
        <w:t xml:space="preserve">ime to relapse </w:t>
      </w:r>
      <w:r>
        <w:t xml:space="preserve">in the </w:t>
      </w:r>
      <w:r w:rsidR="00922B7B">
        <w:t xml:space="preserve">prolonged </w:t>
      </w:r>
      <w:r>
        <w:t xml:space="preserve">taper cohort was approximately 2 years, which </w:t>
      </w:r>
      <w:r w:rsidR="000F2873">
        <w:t xml:space="preserve">was about 1 year </w:t>
      </w:r>
      <w:r w:rsidR="00922B7B">
        <w:t>longer</w:t>
      </w:r>
      <w:r w:rsidR="000F2873">
        <w:t>.  The</w:t>
      </w:r>
      <w:r w:rsidR="00922B7B">
        <w:t>re were no statistically significant differences between the two cohorts with regard to (i)</w:t>
      </w:r>
      <w:r w:rsidR="000F2873">
        <w:t xml:space="preserve"> </w:t>
      </w:r>
      <w:r w:rsidR="0084557F">
        <w:t>overall survival</w:t>
      </w:r>
      <w:r w:rsidR="00922B7B">
        <w:t>, (ii)</w:t>
      </w:r>
      <w:r w:rsidR="0084557F">
        <w:t xml:space="preserve"> rate of evolution to a clonal hematopoietic disease </w:t>
      </w:r>
      <w:r w:rsidR="00922B7B">
        <w:t>or (iii) r</w:t>
      </w:r>
      <w:r>
        <w:t>esponsiveness to CsA at relapse.</w:t>
      </w:r>
    </w:p>
    <w:p w14:paraId="2B298D5D" w14:textId="77777777" w:rsidR="00844D62" w:rsidRDefault="00844D62" w:rsidP="00820042"/>
    <w:p w14:paraId="49BAB379" w14:textId="03608C81" w:rsidR="005979D3" w:rsidRDefault="00844D62" w:rsidP="00820042">
      <w:r>
        <w:t xml:space="preserve">A role for mTORi in the treatment of patients with SAA has been considered in the past.  </w:t>
      </w:r>
      <w:r w:rsidRPr="00F713A4">
        <w:rPr>
          <w:i/>
        </w:rPr>
        <w:t>Concurrent</w:t>
      </w:r>
      <w:r>
        <w:t xml:space="preserve"> treatment of patients with SAA with CNI and mTORi did not result in higher response rates</w:t>
      </w:r>
      <w:r>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instrText xml:space="preserve"> ADDIN EN.CITE </w:instrText>
      </w:r>
      <w:r>
        <w:fldChar w:fldCharType="begin">
          <w:fldData xml:space="preserve">PEVuZE5vdGU+PENpdGU+PEF1dGhvcj5TY2hlaW5iZXJnPC9BdXRob3I+PFllYXI+MjAwOTwvWWVh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</w:fldData>
        </w:fldChar>
      </w:r>
      <w:r>
        <w:instrText xml:space="preserve"> ADDIN EN.CITE.DATA </w:instrText>
      </w:r>
      <w:r>
        <w:fldChar w:fldCharType="end"/>
      </w:r>
      <w:r>
        <w:fldChar w:fldCharType="separate"/>
      </w:r>
      <w:r>
        <w:rPr>
          <w:noProof/>
        </w:rPr>
        <w:t>(</w:t>
      </w:r>
      <w:hyperlink w:anchor="_ENREF_58" w:tooltip="Scheinberg, 2009 #1139" w:history="1">
        <w:r w:rsidR="00D84C0C">
          <w:rPr>
            <w:noProof/>
          </w:rPr>
          <w:t>Scheinberg et al., 2009</w:t>
        </w:r>
      </w:hyperlink>
      <w:r>
        <w:rPr>
          <w:noProof/>
        </w:rPr>
        <w:t>)</w:t>
      </w:r>
      <w:r>
        <w:fldChar w:fldCharType="end"/>
      </w:r>
      <w:r w:rsidR="005979D3">
        <w:t>.  Since these clinical trials were completed much has been learned about the complicated role of IL-2 in the activation and homeostasis of the immune system</w:t>
      </w:r>
      <w:r w:rsidR="005979D3">
        <w:fldChar w:fldCharType="begin"/>
      </w:r>
      <w:r w:rsidR="005979D3">
        <w:instrText xml:space="preserve"> ADDIN EN.CITE &lt;EndNote&gt;&lt;Cite&gt;&lt;Author&gt;Boyman&lt;/Author&gt;&lt;Year&gt;2012&lt;/Year&gt;&lt;RecNum&gt;19495&lt;/RecNum&gt;&lt;DisplayText&gt;(Boyman and Sprent, 2012)&lt;/DisplayText&gt;&lt;record&gt;&lt;rec-number&gt;19495&lt;/rec-number&gt;&lt;foreign-keys&gt;&lt;key app="EN" db-id="0rfwvwe0ovwasbe9xv15aas4sd50srtwewvt" timestamp="1454265559"&gt;19495&lt;/key&gt;&lt;/foreign-keys&gt;&lt;ref-type name="Journal Article"&gt;17&lt;/ref-type&gt;&lt;contributors&gt;&lt;authors&gt;&lt;author&gt;Boyman, O.&lt;/author&gt;&lt;author&gt;Sprent, J.&lt;/author&gt;&lt;/authors&gt;&lt;/contributors&gt;&lt;auth-address&gt;Laboratory of Applied Immunobiology, University of Zurich, Gloriastrasse 30, CH-8006 Zurich, Switzerland. onur.boyman@uzh.ch&lt;/auth-address&gt;&lt;titles&gt;&lt;title&gt;The role of interleukin-2 during homeostasis and activation of the immune system&lt;/title&gt;&lt;secondary-title&gt;Nat Rev Immunol&lt;/secondary-title&gt;&lt;/titles&gt;&lt;periodical&gt;&lt;full-title&gt;Nature Reviews Immunology&lt;/full-title&gt;&lt;abbr-1&gt;Nat Rev Immunol&lt;/abbr-1&gt;&lt;/periodical&gt;&lt;pages&gt;180-90&lt;/pages&gt;&lt;volume&gt;12&lt;/volume&gt;&lt;number&gt;3&lt;/number&gt;&lt;keywords&gt;&lt;keyword&gt;Animals&lt;/keyword&gt;&lt;keyword&gt;Humans&lt;/keyword&gt;&lt;keyword&gt;Immune System/*immunology&lt;/keyword&gt;&lt;keyword&gt;Interleukin-2/*immunology&lt;/keyword&gt;&lt;keyword&gt;T-Lymphocyte Subsets/cytology/immunology&lt;/keyword&gt;&lt;keyword&gt;T-Lymphocytes, Regulatory/cytology/immunology&lt;/keyword&gt;&lt;/keywords&gt;&lt;dates&gt;&lt;year&gt;2012&lt;/year&gt;&lt;pub-dates&gt;&lt;date&gt;Mar&lt;/date&gt;&lt;/pub-dates&gt;&lt;/dates&gt;&lt;isbn&gt;1474-1741 (Electronic)&amp;#xD;1474-1733 (Linking)&lt;/isbn&gt;&lt;accession-num&gt;22343569&lt;/accession-num&gt;&lt;urls&gt;&lt;related-urls&gt;&lt;url&gt;http://www.ncbi.nlm.nih.gov/pubmed/22343569&lt;/url&gt;&lt;url&gt;http://www.nature.com/nri/journal/v12/n3/pdf/nri3156.pdf&lt;/url&gt;&lt;/related-urls&gt;&lt;/urls&gt;&lt;electronic-resource-num&gt;10.1038/nri3156&lt;/electronic-resource-num&gt;&lt;/record&gt;&lt;/Cite&gt;&lt;/EndNote&gt;</w:instrText>
      </w:r>
      <w:r w:rsidR="005979D3">
        <w:fldChar w:fldCharType="separate"/>
      </w:r>
      <w:r w:rsidR="005979D3">
        <w:rPr>
          <w:noProof/>
        </w:rPr>
        <w:t>(</w:t>
      </w:r>
      <w:hyperlink w:anchor="_ENREF_7" w:tooltip="Boyman, 2012 #19495" w:history="1">
        <w:r w:rsidR="00D84C0C">
          <w:rPr>
            <w:noProof/>
          </w:rPr>
          <w:t>Boyman and Sprent, 2012</w:t>
        </w:r>
      </w:hyperlink>
      <w:r w:rsidR="005979D3">
        <w:rPr>
          <w:noProof/>
        </w:rPr>
        <w:t>)</w:t>
      </w:r>
      <w:r w:rsidR="005979D3">
        <w:fldChar w:fldCharType="end"/>
      </w:r>
      <w:r w:rsidR="005979D3">
        <w:t>.</w:t>
      </w:r>
      <w:r w:rsidR="007700F9">
        <w:t xml:space="preserve">  The role of IL-2 in protective immunity was appreciated early on</w:t>
      </w:r>
      <w:r w:rsidR="007700F9">
        <w:fldChar w:fldCharType="begin">
          <w:fldData xml:space="preserve">PEVuZE5vdGU+PENpdGU+PEF1dGhvcj5Nb3JnYW48L0F1dGhvcj48WWVhcj4xOTc2PC9ZZWFyPjxS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</w:fldData>
        </w:fldChar>
      </w:r>
      <w:r w:rsidR="007700F9">
        <w:instrText xml:space="preserve"> ADDIN EN.CITE </w:instrText>
      </w:r>
      <w:r w:rsidR="007700F9">
        <w:fldChar w:fldCharType="begin">
          <w:fldData xml:space="preserve">PEVuZE5vdGU+PENpdGU+PEF1dGhvcj5Nb3JnYW48L0F1dGhvcj48WWVhcj4xOTc2PC9ZZWFyPjxS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</w:fldData>
        </w:fldChar>
      </w:r>
      <w:r w:rsidR="007700F9">
        <w:instrText xml:space="preserve"> ADDIN EN.CITE.DATA </w:instrText>
      </w:r>
      <w:r w:rsidR="007700F9">
        <w:fldChar w:fldCharType="end"/>
      </w:r>
      <w:r w:rsidR="007700F9">
        <w:fldChar w:fldCharType="separate"/>
      </w:r>
      <w:r w:rsidR="007700F9">
        <w:rPr>
          <w:noProof/>
        </w:rPr>
        <w:t>(</w:t>
      </w:r>
      <w:hyperlink w:anchor="_ENREF_39" w:tooltip="Malek, 2008 #19497" w:history="1">
        <w:r w:rsidR="00D84C0C">
          <w:rPr>
            <w:noProof/>
          </w:rPr>
          <w:t>Malek, 2008</w:t>
        </w:r>
      </w:hyperlink>
      <w:r w:rsidR="007700F9">
        <w:rPr>
          <w:noProof/>
        </w:rPr>
        <w:t xml:space="preserve">; </w:t>
      </w:r>
      <w:hyperlink w:anchor="_ENREF_45" w:tooltip="Morgan, 1976 #19499" w:history="1">
        <w:r w:rsidR="00D84C0C">
          <w:rPr>
            <w:noProof/>
          </w:rPr>
          <w:t>Morgan et al., 1976</w:t>
        </w:r>
      </w:hyperlink>
      <w:r w:rsidR="007700F9">
        <w:rPr>
          <w:noProof/>
        </w:rPr>
        <w:t>)</w:t>
      </w:r>
      <w:r w:rsidR="007700F9">
        <w:fldChar w:fldCharType="end"/>
      </w:r>
      <w:r w:rsidR="007700F9">
        <w:t>.  IL2 stimulation, is essential for naïve TCR-activated CD4</w:t>
      </w:r>
      <w:r w:rsidR="007700F9">
        <w:rPr>
          <w:vertAlign w:val="superscript"/>
        </w:rPr>
        <w:t>+</w:t>
      </w:r>
      <w:r w:rsidR="007700F9">
        <w:t xml:space="preserve"> T-cells with costimulation to differentiate into effector T-cells and for effector CD4</w:t>
      </w:r>
      <w:r w:rsidR="007700F9">
        <w:rPr>
          <w:vertAlign w:val="superscript"/>
        </w:rPr>
        <w:t>+</w:t>
      </w:r>
      <w:r w:rsidR="007700F9">
        <w:t xml:space="preserve"> cells to proliferate.  For CD8</w:t>
      </w:r>
      <w:r w:rsidR="007700F9">
        <w:rPr>
          <w:vertAlign w:val="superscript"/>
        </w:rPr>
        <w:t xml:space="preserve">+ </w:t>
      </w:r>
      <w:r w:rsidR="007700F9">
        <w:t>T-cells, IL-2 signaling optimizes the fraction of T-cells that differentiate into effector versus memory T-cells.  The critical role of IL-2 in peripheral tolerance became clear only later</w:t>
      </w:r>
      <w:r w:rsidR="007700F9">
        <w:fldChar w:fldCharType="begin"/>
      </w:r>
      <w:r w:rsidR="007700F9">
        <w:instrText xml:space="preserve"> ADDIN EN.CITE &lt;EndNote&gt;&lt;Cite&gt;&lt;Author&gt;Malek&lt;/Author&gt;&lt;Year&gt;2004&lt;/Year&gt;&lt;RecNum&gt;19490&lt;/RecNum&gt;&lt;DisplayText&gt;(Malek and Bayer, 2004)&lt;/DisplayText&gt;&lt;record&gt;&lt;rec-number&gt;19490&lt;/rec-number&gt;&lt;foreign-keys&gt;&lt;key app="EN" db-id="0rfwvwe0ovwasbe9xv15aas4sd50srtwewvt" timestamp="1453845022"&gt;19490&lt;/key&gt;&lt;/foreign-keys&gt;&lt;ref-type name="Journal Article"&gt;17&lt;/ref-type&gt;&lt;contributors&gt;&lt;authors&gt;&lt;author&gt;Malek, T. R.&lt;/author&gt;&lt;author&gt;Bayer, A. L.&lt;/author&gt;&lt;/authors&gt;&lt;/contributors&gt;&lt;auth-address&gt;Univ Miami, Sch Med, Dept Microbiol &amp;amp; Immunol, Miami, FL 33136 USA&lt;/auth-address&gt;&lt;titles&gt;&lt;title&gt;Tolerance, not immunity, crucially depends on IL-2&lt;/title&gt;&lt;secondary-title&gt;Nature Reviews Immunology&lt;/secondary-title&gt;&lt;alt-title&gt;Nat Rev Immunol&lt;/alt-title&gt;&lt;/titles&gt;&lt;periodical&gt;&lt;full-title&gt;Nature Reviews Immunology&lt;/full-title&gt;&lt;abbr-1&gt;Nat Rev Immunol&lt;/abbr-1&gt;&lt;/periodical&gt;&lt;alt-periodical&gt;&lt;full-title&gt;Nature Reviews Immunology&lt;/full-title&gt;&lt;abbr-1&gt;Nat Rev Immunol&lt;/abbr-1&gt;&lt;/alt-periodical&gt;&lt;pages&gt;665-674&lt;/pages&gt;&lt;volume&gt;4&lt;/volume&gt;&lt;number&gt;9&lt;/number&gt;&lt;keywords&gt;&lt;keyword&gt;regulatory t-cells&lt;/keyword&gt;&lt;keyword&gt;immunological self-tolerance&lt;/keyword&gt;&lt;keyword&gt;receptor-beta chain&lt;/keyword&gt;&lt;keyword&gt;human-lymphocyte activation&lt;/keyword&gt;&lt;keyword&gt;responses in-vivo&lt;/keyword&gt;&lt;keyword&gt;autoimmune-disease&lt;/keyword&gt;&lt;keyword&gt;peripheral-blood&lt;/keyword&gt;&lt;keyword&gt;cutting edge&lt;/keyword&gt;&lt;keyword&gt;deficient mice&lt;/keyword&gt;&lt;keyword&gt;gamma-chain&lt;/keyword&gt;&lt;/keywords&gt;&lt;dates&gt;&lt;year&gt;2004&lt;/year&gt;&lt;pub-dates&gt;&lt;date&gt;Sep&lt;/date&gt;&lt;/pub-dates&gt;&lt;/dates&gt;&lt;isbn&gt;1474-1733&lt;/isbn&gt;&lt;accession-num&gt;WOS:000223657900011&lt;/accession-num&gt;&lt;urls&gt;&lt;related-urls&gt;&lt;url&gt;&amp;lt;Go to ISI&amp;gt;://WOS:000223657900011&lt;/url&gt;&lt;url&gt;http://www.nature.com/nri/journal/v4/n9/pdf/nri1435.pdf&lt;/url&gt;&lt;/related-urls&gt;&lt;/urls&gt;&lt;electronic-resource-num&gt;10.1038/nri1435&lt;/electronic-resource-num&gt;&lt;language&gt;English&lt;/language&gt;&lt;/record&gt;&lt;/Cite&gt;&lt;/EndNote&gt;</w:instrText>
      </w:r>
      <w:r w:rsidR="007700F9">
        <w:fldChar w:fldCharType="separate"/>
      </w:r>
      <w:r w:rsidR="007700F9">
        <w:rPr>
          <w:noProof/>
        </w:rPr>
        <w:t>(</w:t>
      </w:r>
      <w:hyperlink w:anchor="_ENREF_40" w:tooltip="Malek, 2004 #19490" w:history="1">
        <w:r w:rsidR="00D84C0C">
          <w:rPr>
            <w:noProof/>
          </w:rPr>
          <w:t>Malek and Bayer, 2004</w:t>
        </w:r>
      </w:hyperlink>
      <w:r w:rsidR="007700F9">
        <w:rPr>
          <w:noProof/>
        </w:rPr>
        <w:t>)</w:t>
      </w:r>
      <w:r w:rsidR="007700F9">
        <w:fldChar w:fldCharType="end"/>
      </w:r>
      <w:r w:rsidR="007700F9">
        <w:t xml:space="preserve">.   Rather than develop immunodeficiencies, </w:t>
      </w:r>
      <w:r w:rsidR="007700F9" w:rsidRPr="00D82CCE">
        <w:rPr>
          <w:i/>
        </w:rPr>
        <w:t>Il-2</w:t>
      </w:r>
      <w:r w:rsidR="007700F9" w:rsidRPr="00D82CCE">
        <w:rPr>
          <w:i/>
          <w:vertAlign w:val="superscript"/>
        </w:rPr>
        <w:t>-/-</w:t>
      </w:r>
      <w:r w:rsidR="007700F9">
        <w:rPr>
          <w:vertAlign w:val="superscript"/>
        </w:rPr>
        <w:t xml:space="preserve"> </w:t>
      </w:r>
      <w:r w:rsidR="007700F9" w:rsidRPr="00D82CCE">
        <w:t>knock-ou</w:t>
      </w:r>
      <w:r w:rsidR="007700F9">
        <w:t>t mice develop lethal auto-immunity</w:t>
      </w:r>
      <w:r w:rsidR="007700F9">
        <w:fldChar w:fldCharType="begin"/>
      </w:r>
      <w:r w:rsidR="007700F9">
        <w:instrText xml:space="preserve"> ADDIN EN.CITE &lt;EndNote&gt;&lt;Cite&gt;&lt;Author&gt;Sadlack&lt;/Author&gt;&lt;Year&gt;1993&lt;/Year&gt;&lt;RecNum&gt;19491&lt;/RecNum&gt;&lt;DisplayText&gt;(Sadlack et al., 1993)&lt;/DisplayText&gt;&lt;record&gt;&lt;rec-number&gt;19491&lt;/rec-number&gt;&lt;foreign-keys&gt;&lt;key app="EN" db-id="0rfwvwe0ovwasbe9xv15aas4sd50srtwewvt" timestamp="1453850887"&gt;19491&lt;/key&gt;&lt;/foreign-keys&gt;&lt;ref-type name="Journal Article"&gt;17&lt;/ref-type&gt;&lt;contributors&gt;&lt;authors&gt;&lt;author&gt;Sadlack, B.&lt;/author&gt;&lt;author&gt;Merz, H.&lt;/author&gt;&lt;author&gt;Schorle, H.&lt;/author&gt;&lt;author&gt;Schimpl, A.&lt;/author&gt;&lt;author&gt;Feller, A. C.&lt;/author&gt;&lt;author&gt;Horak, I.&lt;/author&gt;&lt;/authors&gt;&lt;/contributors&gt;&lt;auth-address&gt;Institute of Virology and Immunobiology, University of Wurzburg, Federal Republic of Germany.&lt;/auth-address&gt;&lt;titles&gt;&lt;title&gt;Ulcerative colitis-like disease in mice with a disrupted interleukin-2 gene&lt;/title&gt;&lt;secondary-title&gt;Cell&lt;/secondary-title&gt;&lt;/titles&gt;&lt;periodical&gt;&lt;full-title&gt;Cell&lt;/full-title&gt;&lt;abbr-1&gt;Cell&lt;/abbr-1&gt;&lt;/periodical&gt;&lt;pages&gt;253-61&lt;/pages&gt;&lt;volume&gt;75&lt;/volume&gt;&lt;number&gt;2&lt;/number&gt;&lt;keywords&gt;&lt;keyword&gt;Aging&lt;/keyword&gt;&lt;keyword&gt;Animals&lt;/keyword&gt;&lt;keyword&gt;B-Lymphocytes/physiology&lt;/keyword&gt;&lt;keyword&gt;Bacterial Infections&lt;/keyword&gt;&lt;keyword&gt;Colitis, Ulcerative/*etiology/genetics&lt;/keyword&gt;&lt;keyword&gt;Colon/immunology/*pathology&lt;/keyword&gt;&lt;keyword&gt;Germ-Free Life&lt;/keyword&gt;&lt;keyword&gt;Homozygote&lt;/keyword&gt;&lt;keyword&gt;Immunoglobulins/biosynthesis&lt;/keyword&gt;&lt;keyword&gt;Immunohistochemistry&lt;/keyword&gt;&lt;keyword&gt;Inflammatory Bowel Diseases/*etiology/genetics&lt;/keyword&gt;&lt;keyword&gt;Interleukin-2/*deficiency/genetics&lt;/keyword&gt;&lt;keyword&gt;Intestines/cytology/immunology&lt;/keyword&gt;&lt;keyword&gt;Mice&lt;/keyword&gt;&lt;keyword&gt;Mice, Mutant Strains&lt;/keyword&gt;&lt;keyword&gt;T-Lymphocyte Subsets/physiology&lt;/keyword&gt;&lt;keyword&gt;Virus Diseases&lt;/keyword&gt;&lt;/keywords&gt;&lt;dates&gt;&lt;year&gt;1993&lt;/year&gt;&lt;pub-dates&gt;&lt;date&gt;Oct 22&lt;/date&gt;&lt;/pub-dates&gt;&lt;/dates&gt;&lt;isbn&gt;0092-8674 (Print)&amp;#xD;0092-8674 (Linking)&lt;/isbn&gt;&lt;accession-num&gt;8402910&lt;/accession-num&gt;&lt;urls&gt;&lt;related-urls&gt;&lt;url&gt;http://www.ncbi.nlm.nih.gov/pubmed/8402910&lt;/url&gt;&lt;/related-urls&gt;&lt;/urls&gt;&lt;/record&gt;&lt;/Cite&gt;&lt;/EndNote&gt;</w:instrText>
      </w:r>
      <w:r w:rsidR="007700F9">
        <w:fldChar w:fldCharType="separate"/>
      </w:r>
      <w:r w:rsidR="007700F9">
        <w:rPr>
          <w:noProof/>
        </w:rPr>
        <w:t>(</w:t>
      </w:r>
      <w:hyperlink w:anchor="_ENREF_56" w:tooltip="Sadlack, 1993 #19491" w:history="1">
        <w:r w:rsidR="00D84C0C">
          <w:rPr>
            <w:noProof/>
          </w:rPr>
          <w:t>Sadlack et al., 1993</w:t>
        </w:r>
      </w:hyperlink>
      <w:r w:rsidR="007700F9">
        <w:rPr>
          <w:noProof/>
        </w:rPr>
        <w:t>)</w:t>
      </w:r>
      <w:r w:rsidR="007700F9">
        <w:fldChar w:fldCharType="end"/>
      </w:r>
      <w:r w:rsidR="007700F9">
        <w:t>.  An explanation for this finding came when it was realized that IL-2 is essential for (i) the homeostasis of Tregs</w:t>
      </w:r>
      <w:r w:rsidR="007700F9">
        <w:fldChar w:fldCharType="begin">
          <w:fldData xml:space="preserve">PEVuZE5vdGU+PENpdGU+PEF1dGhvcj5EJmFwb3M7Q3J1ejwvQXV0aG9yPjxZZWFyPjIwMDU8L1ll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</w:fldData>
        </w:fldChar>
      </w:r>
      <w:r w:rsidR="007700F9">
        <w:instrText xml:space="preserve"> ADDIN EN.CITE </w:instrText>
      </w:r>
      <w:r w:rsidR="007700F9">
        <w:fldChar w:fldCharType="begin">
          <w:fldData xml:space="preserve">PEVuZE5vdGU+PENpdGU+PEF1dGhvcj5EJmFwb3M7Q3J1ejwvQXV0aG9yPjxZZWFyPjIwMDU8L1ll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</w:fldData>
        </w:fldChar>
      </w:r>
      <w:r w:rsidR="007700F9">
        <w:instrText xml:space="preserve"> ADDIN EN.CITE.DATA </w:instrText>
      </w:r>
      <w:r w:rsidR="007700F9">
        <w:fldChar w:fldCharType="end"/>
      </w:r>
      <w:r w:rsidR="007700F9">
        <w:fldChar w:fldCharType="separate"/>
      </w:r>
      <w:r w:rsidR="007700F9">
        <w:rPr>
          <w:noProof/>
        </w:rPr>
        <w:t>(</w:t>
      </w:r>
      <w:hyperlink w:anchor="_ENREF_16" w:tooltip="D'Cruz, 2005 #19394" w:history="1">
        <w:r w:rsidR="00D84C0C">
          <w:rPr>
            <w:noProof/>
          </w:rPr>
          <w:t>D'Cruz and Klein, 2005</w:t>
        </w:r>
      </w:hyperlink>
      <w:r w:rsidR="007700F9">
        <w:rPr>
          <w:noProof/>
        </w:rPr>
        <w:t xml:space="preserve">; </w:t>
      </w:r>
      <w:hyperlink w:anchor="_ENREF_23" w:tooltip="Fontenot, 2005 #19361" w:history="1">
        <w:r w:rsidR="00D84C0C">
          <w:rPr>
            <w:noProof/>
          </w:rPr>
          <w:t>Fontenot et al., 2005</w:t>
        </w:r>
      </w:hyperlink>
      <w:r w:rsidR="007700F9">
        <w:rPr>
          <w:noProof/>
        </w:rPr>
        <w:t xml:space="preserve">; </w:t>
      </w:r>
      <w:hyperlink w:anchor="_ENREF_63" w:tooltip="Setoguchi, 2005 #19347" w:history="1">
        <w:r w:rsidR="00D84C0C">
          <w:rPr>
            <w:noProof/>
          </w:rPr>
          <w:t>Setoguchi et al., 2005</w:t>
        </w:r>
      </w:hyperlink>
      <w:r w:rsidR="007700F9">
        <w:rPr>
          <w:noProof/>
        </w:rPr>
        <w:t>)</w:t>
      </w:r>
      <w:r w:rsidR="007700F9">
        <w:fldChar w:fldCharType="end"/>
      </w:r>
      <w:r w:rsidR="007700F9">
        <w:t xml:space="preserve"> and (ii) the activation-induced cell death of effector T-cells.  IL-2 expression is critical to tolerance.</w:t>
      </w:r>
    </w:p>
    <w:p w14:paraId="540C9D27" w14:textId="77777777" w:rsidR="00AC2804" w:rsidRDefault="00AC2804" w:rsidP="00820042"/>
    <w:p w14:paraId="36250696" w14:textId="6A1C0F91" w:rsidR="007700F9" w:rsidRDefault="00D36959" w:rsidP="007700F9">
      <w:r>
        <w:t>C</w:t>
      </w:r>
      <w:r w:rsidR="004B7395">
        <w:t>NI</w:t>
      </w:r>
      <w:r w:rsidR="00844D62">
        <w:t>s</w:t>
      </w:r>
      <w:r>
        <w:t xml:space="preserve"> interfere with the </w:t>
      </w:r>
      <w:r w:rsidR="00927074">
        <w:t xml:space="preserve">TCR </w:t>
      </w:r>
      <w:r w:rsidR="0057362A">
        <w:t>signaling cascade</w:t>
      </w:r>
      <w:r w:rsidR="007700F9">
        <w:t>,</w:t>
      </w:r>
      <w:r w:rsidR="0057362A">
        <w:t xml:space="preserve"> </w:t>
      </w:r>
      <w:r w:rsidR="0024225D">
        <w:t>resulting in decreased</w:t>
      </w:r>
      <w:r w:rsidR="00C13E8A">
        <w:t xml:space="preserve"> </w:t>
      </w:r>
      <w:r w:rsidR="0057362A">
        <w:t>IL-2</w:t>
      </w:r>
      <w:r w:rsidR="00927074">
        <w:t xml:space="preserve"> </w:t>
      </w:r>
      <w:r w:rsidR="00C13E8A">
        <w:t>expression</w:t>
      </w:r>
      <w:r w:rsidR="00850059">
        <w:t xml:space="preserve">, </w:t>
      </w:r>
      <w:r w:rsidR="005979D3">
        <w:t xml:space="preserve"> </w:t>
      </w:r>
      <w:r w:rsidR="007700F9">
        <w:t>inhibition both the de novo generation of Tregs as well as</w:t>
      </w:r>
      <w:r w:rsidR="00F253E8">
        <w:t xml:space="preserve"> the expansion of </w:t>
      </w:r>
      <w:r w:rsidR="007700F9">
        <w:t xml:space="preserve">existing </w:t>
      </w:r>
      <w:r w:rsidR="00F253E8">
        <w:t>Tregs</w:t>
      </w:r>
      <w:r w:rsidR="00F253E8">
        <w:fldChar w:fldCharType="begin">
          <w:fldData xml:space="preserve">PEVuZE5vdGU+PENpdGU+PEF1dGhvcj5Xb29kPC9BdXRob3I+PFllYXI+MjAwMzwvWWVhcj48UmVj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</w:fldData>
        </w:fldChar>
      </w:r>
      <w:r w:rsidR="001A6622">
        <w:instrText xml:space="preserve"> ADDIN EN.CITE </w:instrText>
      </w:r>
      <w:r w:rsidR="001A6622">
        <w:fldChar w:fldCharType="begin">
          <w:fldData xml:space="preserve">PEVuZE5vdGU+PENpdGU+PEF1dGhvcj5Xb29kPC9BdXRob3I+PFllYXI+MjAwMzwvWWVhcj48UmVj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</w:fldData>
        </w:fldChar>
      </w:r>
      <w:r w:rsidR="001A6622">
        <w:instrText xml:space="preserve"> ADDIN EN.CITE.DATA </w:instrText>
      </w:r>
      <w:r w:rsidR="001A6622">
        <w:fldChar w:fldCharType="end"/>
      </w:r>
      <w:r w:rsidR="00F253E8">
        <w:fldChar w:fldCharType="separate"/>
      </w:r>
      <w:r w:rsidR="001A6622">
        <w:rPr>
          <w:noProof/>
        </w:rPr>
        <w:t>(</w:t>
      </w:r>
      <w:hyperlink w:anchor="_ENREF_3" w:tooltip="Baan, 2005 #19447" w:history="1">
        <w:r w:rsidR="00D84C0C">
          <w:rPr>
            <w:noProof/>
          </w:rPr>
          <w:t>Baan et al., 2005</w:t>
        </w:r>
      </w:hyperlink>
      <w:r w:rsidR="001A6622">
        <w:rPr>
          <w:noProof/>
        </w:rPr>
        <w:t xml:space="preserve">; </w:t>
      </w:r>
      <w:hyperlink w:anchor="_ENREF_25" w:tooltip="Gao, 2007 #19477" w:history="1">
        <w:r w:rsidR="00D84C0C">
          <w:rPr>
            <w:noProof/>
          </w:rPr>
          <w:t>Gao et al., 2007</w:t>
        </w:r>
      </w:hyperlink>
      <w:r w:rsidR="001A6622">
        <w:rPr>
          <w:noProof/>
        </w:rPr>
        <w:t xml:space="preserve">; </w:t>
      </w:r>
      <w:hyperlink w:anchor="_ENREF_43" w:tooltip="Miroux, 2009 #18727" w:history="1">
        <w:r w:rsidR="00D84C0C">
          <w:rPr>
            <w:noProof/>
          </w:rPr>
          <w:t>Miroux et al., 2009</w:t>
        </w:r>
      </w:hyperlink>
      <w:r w:rsidR="001A6622">
        <w:rPr>
          <w:noProof/>
        </w:rPr>
        <w:t xml:space="preserve">; </w:t>
      </w:r>
      <w:hyperlink w:anchor="_ENREF_74" w:tooltip="Wood, 2003 #19441" w:history="1">
        <w:r w:rsidR="00D84C0C">
          <w:rPr>
            <w:noProof/>
          </w:rPr>
          <w:t>Wood and Sakaguchi, 2003</w:t>
        </w:r>
      </w:hyperlink>
      <w:r w:rsidR="001A6622">
        <w:rPr>
          <w:noProof/>
        </w:rPr>
        <w:t>)</w:t>
      </w:r>
      <w:r w:rsidR="00F253E8">
        <w:fldChar w:fldCharType="end"/>
      </w:r>
      <w:r w:rsidR="008A3AFE">
        <w:t>.</w:t>
      </w:r>
      <w:r w:rsidR="00584186">
        <w:t xml:space="preserve">  For this reason </w:t>
      </w:r>
      <w:r w:rsidR="007700F9">
        <w:t xml:space="preserve">CNI </w:t>
      </w:r>
      <w:r w:rsidR="00584186">
        <w:t>are likely to be detrimental to the</w:t>
      </w:r>
      <w:r w:rsidR="007700F9">
        <w:t xml:space="preserve"> tolerogenicity of the mTORi.</w:t>
      </w:r>
      <w:r w:rsidR="00584186">
        <w:t>.</w:t>
      </w:r>
    </w:p>
    <w:p w14:paraId="4E7058C8" w14:textId="77777777" w:rsidR="00584186" w:rsidRDefault="00584186" w:rsidP="007700F9"/>
    <w:p w14:paraId="470ABFDB" w14:textId="1A7093F2" w:rsidR="00584186" w:rsidRDefault="00584186" w:rsidP="007700F9">
      <w:r>
        <w:t>The balance of the roles of IL-2 in protective immunity and peripheral tolerance likely integrates many signals.  Experience with mTORi in the transplant setting has taught us that they are not magic bullets that can terminate florid transplant rejection or GvHD.</w:t>
      </w:r>
      <w:r w:rsidR="00B45434">
        <w:t xml:space="preserve">  The achievement of stable mixed chimerism in recipients of non-myeloablative hematopoietic stem cell transplants with SRL immunosuppression </w:t>
      </w:r>
      <w:r w:rsidR="00B45434">
        <w:fldChar w:fldCharType="begin">
          <w:fldData xml:space="preserve">PEVuZE5vdGU+PENpdGU+PEF1dGhvcj5GaXR6aHVnaDwvQXV0aG9yPjxZZWFyPjIwMTM8L1llYXI+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</w:fldData>
        </w:fldChar>
      </w:r>
      <w:r w:rsidR="00B45434">
        <w:instrText xml:space="preserve"> ADDIN EN.CITE </w:instrText>
      </w:r>
      <w:r w:rsidR="00B45434">
        <w:fldChar w:fldCharType="begin">
          <w:fldData xml:space="preserve">PEVuZE5vdGU+PENpdGU+PEF1dGhvcj5GaXR6aHVnaDwvQXV0aG9yPjxZZWFyPjIwMTM8L1llYXI+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</w:fldData>
        </w:fldChar>
      </w:r>
      <w:r w:rsidR="00B45434">
        <w:instrText xml:space="preserve"> ADDIN EN.CITE.DATA </w:instrText>
      </w:r>
      <w:r w:rsidR="00B45434">
        <w:fldChar w:fldCharType="end"/>
      </w:r>
      <w:r w:rsidR="00B45434">
        <w:fldChar w:fldCharType="separate"/>
      </w:r>
      <w:r w:rsidR="00B45434">
        <w:rPr>
          <w:noProof/>
        </w:rPr>
        <w:t>(</w:t>
      </w:r>
      <w:hyperlink w:anchor="_ENREF_22" w:tooltip="Fitzhugh, 2013 #2919" w:history="1">
        <w:r w:rsidR="00D84C0C">
          <w:rPr>
            <w:noProof/>
          </w:rPr>
          <w:t>Fitzhugh et al., 2013</w:t>
        </w:r>
      </w:hyperlink>
      <w:r w:rsidR="00B45434">
        <w:rPr>
          <w:noProof/>
        </w:rPr>
        <w:t xml:space="preserve">; </w:t>
      </w:r>
      <w:hyperlink w:anchor="_ENREF_30" w:tooltip="Hsieh, 2014 #2920" w:history="1">
        <w:r w:rsidR="00D84C0C">
          <w:rPr>
            <w:noProof/>
          </w:rPr>
          <w:t>Hsieh et al., 2014</w:t>
        </w:r>
      </w:hyperlink>
      <w:r w:rsidR="00B45434">
        <w:rPr>
          <w:noProof/>
        </w:rPr>
        <w:t>)</w:t>
      </w:r>
      <w:r w:rsidR="00B45434">
        <w:fldChar w:fldCharType="end"/>
      </w:r>
      <w:r w:rsidR="00B45434">
        <w:t xml:space="preserve"> and the long-term survival of mice treated with mTORi in murine models of bone marrow failure</w:t>
      </w:r>
      <w:r w:rsidR="00B45434">
        <w:fldChar w:fldCharType="begin"/>
      </w:r>
      <w:r w:rsidR="00B45434">
        <w:instrText xml:space="preserve"> ADDIN EN.CITE &lt;EndNote&gt;&lt;Cite&gt;&lt;Author&gt;Feng&lt;/Author&gt;&lt;Year&gt;2015&lt;/Year&gt;&lt;RecNum&gt;6&lt;/RecNum&gt;&lt;DisplayText&gt;(Feng et al., 2015)&lt;/DisplayText&gt;&lt;record&gt;&lt;rec-number&gt;6&lt;/rec-number&gt;&lt;foreign-keys&gt;&lt;key app="EN" db-id="sep9x5dpesv0x1ewxabxtzdg9s95vdfwv929" timestamp="1454267663"&gt;6&lt;/key&gt;&lt;/foreign-keys&gt;&lt;ref-type name="Conference Paper"&gt;47&lt;/ref-type&gt;&lt;contributors&gt;&lt;authors&gt;&lt;author&gt;Feng, X.&lt;/author&gt;&lt;author&gt;Chen, J.&lt;/author&gt;&lt;author&gt;Lin, Z.&lt;/author&gt;&lt;author&gt;Keyvanfar, K.&lt;/author&gt;&lt;author&gt;Malide, D.&lt;/author&gt;&lt;author&gt;Young, N.&lt;/author&gt;&lt;author&gt;Desierto, M.&lt;/author&gt;&lt;/authors&gt;&lt;/contributors&gt;&lt;titles&gt;&lt;title&gt;Rapamycin is Highly Effective in a Mouse Model of Immune-Mediated Bone Marrow Failure by Mechanisms Distinct from Cyclosporine&lt;/title&gt;&lt;secondary-title&gt;57th ASH Annual Meeting and Exposition&lt;/secondary-title&gt;&lt;/titles&gt;&lt;dates&gt;&lt;year&gt;2015&lt;/year&gt;&lt;/dates&gt;&lt;pub-location&gt;Orlando, FL&lt;/pub-location&gt;&lt;urls&gt;&lt;/urls&gt;&lt;/record&gt;&lt;/Cite&gt;&lt;/EndNote&gt;</w:instrText>
      </w:r>
      <w:r w:rsidR="00B45434">
        <w:fldChar w:fldCharType="separate"/>
      </w:r>
      <w:r w:rsidR="00B45434">
        <w:rPr>
          <w:noProof/>
        </w:rPr>
        <w:t>(</w:t>
      </w:r>
      <w:hyperlink w:anchor="_ENREF_20" w:tooltip="Feng, 2015 #18684" w:history="1">
        <w:r w:rsidR="00D84C0C">
          <w:rPr>
            <w:noProof/>
          </w:rPr>
          <w:t>Feng et al., 2015</w:t>
        </w:r>
      </w:hyperlink>
      <w:r w:rsidR="00B45434">
        <w:rPr>
          <w:noProof/>
        </w:rPr>
        <w:t>)</w:t>
      </w:r>
      <w:r w:rsidR="00B45434">
        <w:fldChar w:fldCharType="end"/>
      </w:r>
      <w:r w:rsidR="00B45434">
        <w:t xml:space="preserve"> support the conjecture that mTORi introduced at the inception of an immune response will induce tolerance.  In this understanding of the treatment of SAA, the </w:t>
      </w:r>
      <w:r w:rsidR="00021C80">
        <w:t>role</w:t>
      </w:r>
      <w:r w:rsidR="00B45434">
        <w:t xml:space="preserve"> of conventional immunosuppressive therapy is to </w:t>
      </w:r>
      <w:r w:rsidR="00021C80">
        <w:t xml:space="preserve">achieve disease remission without necessarily achieving tolerance.  The role of eltrombopag is to expand the hematopoietic system to a degree where controlled relapse can be permitted.  Finally the role of mTORi would be to achieve immunological tolerance. </w:t>
      </w:r>
    </w:p>
    <w:p w14:paraId="0A18B0CA" w14:textId="77777777" w:rsidR="00B45434" w:rsidRDefault="00B45434" w:rsidP="00820042"/>
    <w:p w14:paraId="0DA4BFC3" w14:textId="2872E8EC" w:rsidR="005B2EFE" w:rsidDel="001B6AC9" w:rsidRDefault="00B966DE" w:rsidP="00820042">
      <w:pPr>
        <w:rPr>
          <w:del w:id="35" w:author="Cordes, Stefan (NIH/NHLBI) [E]" w:date="2016-02-25T18:47:00Z"/>
          <w:b/>
        </w:rPr>
      </w:pPr>
      <w:del w:id="36" w:author="Cordes, Stefan (NIH/NHLBI) [E]" w:date="2016-02-25T18:47:00Z">
        <w:r w:rsidDel="001B6AC9">
          <w:rPr>
            <w:b/>
          </w:rPr>
          <w:delText>2.9</w:delText>
        </w:r>
        <w:r w:rsidR="00573E17" w:rsidDel="001B6AC9">
          <w:rPr>
            <w:b/>
          </w:rPr>
          <w:delText>.1</w:delText>
        </w:r>
        <w:r w:rsidR="00573E17" w:rsidDel="001B6AC9">
          <w:rPr>
            <w:b/>
          </w:rPr>
          <w:tab/>
        </w:r>
        <w:r w:rsidR="005B2EFE" w:rsidDel="001B6AC9">
          <w:rPr>
            <w:b/>
          </w:rPr>
          <w:delText>Justification for adding Cohort 2</w:delText>
        </w:r>
      </w:del>
    </w:p>
    <w:p w14:paraId="045D4175" w14:textId="6919F941" w:rsidR="0020208C" w:rsidDel="001B6AC9" w:rsidRDefault="0020208C" w:rsidP="00820042">
      <w:pPr>
        <w:rPr>
          <w:del w:id="37" w:author="Cordes, Stefan (NIH/NHLBI) [E]" w:date="2016-02-25T18:47:00Z"/>
        </w:rPr>
      </w:pPr>
      <w:del w:id="38" w:author="Cordes, Stefan (NIH/NHLBI) [E]" w:date="2016-02-25T18:47:00Z">
        <w:r w:rsidDel="001B6AC9">
          <w:delText xml:space="preserve">The optimal duration of immunosuppressive therapy with CNI </w:delText>
        </w:r>
        <w:r w:rsidR="00AF5D4B" w:rsidDel="001B6AC9">
          <w:delText xml:space="preserve">in </w:delText>
        </w:r>
        <w:r w:rsidR="009B7416" w:rsidDel="001B6AC9">
          <w:delText>SAA</w:delText>
        </w:r>
        <w:r w:rsidR="00AF5D4B" w:rsidDel="001B6AC9">
          <w:delText xml:space="preserve"> patients </w:delText>
        </w:r>
        <w:r w:rsidDel="001B6AC9">
          <w:delText xml:space="preserve">is unclear.  </w:delText>
        </w:r>
        <w:r w:rsidR="0010384C" w:rsidDel="001B6AC9">
          <w:delText xml:space="preserve">The </w:delText>
        </w:r>
        <w:r w:rsidR="00516191" w:rsidDel="001B6AC9">
          <w:delText xml:space="preserve">majority of patients in the </w:delText>
        </w:r>
        <w:r w:rsidR="0010384C" w:rsidDel="001B6AC9">
          <w:delText xml:space="preserve">first </w:delText>
        </w:r>
        <w:r w:rsidR="00516191" w:rsidDel="001B6AC9">
          <w:delText xml:space="preserve">cohort </w:delText>
        </w:r>
        <w:r w:rsidR="00E659AC" w:rsidDel="001B6AC9">
          <w:delText>is</w:delText>
        </w:r>
        <w:r w:rsidR="0010384C" w:rsidDel="001B6AC9">
          <w:delText xml:space="preserve"> expected to have enrolled on NHLBI protocol 12-C</w:delText>
        </w:r>
        <w:r w:rsidR="00C61EA4" w:rsidDel="001B6AC9">
          <w:delText>-0150 on which patients receive CsA for 24 months.</w:delText>
        </w:r>
        <w:r w:rsidR="00E659AC" w:rsidDel="001B6AC9">
          <w:delText xml:space="preserve">  Early (10 – 24 days after transplant) CNI to mTORi conversion for renal transplantation was successful in the SMART trial</w:delText>
        </w:r>
        <w:r w:rsidR="00E659AC" w:rsidDel="001B6AC9">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E659AC" w:rsidDel="001B6AC9">
          <w:delInstrText xml:space="preserve"> ADDIN EN.CITE </w:delInstrText>
        </w:r>
        <w:r w:rsidR="00E659AC" w:rsidDel="001B6AC9">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E659AC" w:rsidDel="001B6AC9">
          <w:delInstrText xml:space="preserve"> ADDIN EN.CITE.DATA </w:delInstrText>
        </w:r>
        <w:r w:rsidR="00E659AC" w:rsidDel="001B6AC9">
          <w:fldChar w:fldCharType="end"/>
        </w:r>
        <w:r w:rsidR="00E659AC" w:rsidDel="001B6AC9">
          <w:fldChar w:fldCharType="separate"/>
        </w:r>
        <w:r w:rsidR="00E659AC" w:rsidDel="001B6AC9">
          <w:rPr>
            <w:noProof/>
          </w:rPr>
          <w:delText>(</w:delText>
        </w:r>
        <w:r w:rsidR="00D84C0C" w:rsidDel="001B6AC9">
          <w:rPr>
            <w:noProof/>
          </w:rPr>
          <w:fldChar w:fldCharType="begin"/>
        </w:r>
        <w:r w:rsidR="00D84C0C" w:rsidDel="001B6AC9">
          <w:rPr>
            <w:noProof/>
          </w:rPr>
          <w:delInstrText xml:space="preserve"> HYPERLINK \l "_ENREF_28" \o "Guba, 2012 #2774" </w:delInstrText>
        </w:r>
        <w:r w:rsidR="00D84C0C" w:rsidDel="001B6AC9">
          <w:rPr>
            <w:noProof/>
          </w:rPr>
          <w:fldChar w:fldCharType="separate"/>
        </w:r>
        <w:r w:rsidR="00D84C0C" w:rsidDel="001B6AC9">
          <w:rPr>
            <w:noProof/>
          </w:rPr>
          <w:delText>Guba et al., 2012</w:delText>
        </w:r>
        <w:r w:rsidR="00D84C0C" w:rsidDel="001B6AC9">
          <w:rPr>
            <w:noProof/>
          </w:rPr>
          <w:fldChar w:fldCharType="end"/>
        </w:r>
        <w:r w:rsidR="00E659AC" w:rsidDel="001B6AC9">
          <w:rPr>
            <w:noProof/>
          </w:rPr>
          <w:delText>)</w:delText>
        </w:r>
        <w:r w:rsidR="00E659AC" w:rsidDel="001B6AC9">
          <w:fldChar w:fldCharType="end"/>
        </w:r>
        <w:r w:rsidR="00E659AC" w:rsidDel="001B6AC9">
          <w:delText>.  The CONCEPT</w:delText>
        </w:r>
        <w:r w:rsidR="00783F8D" w:rsidDel="001B6AC9">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783F8D" w:rsidDel="001B6AC9">
          <w:delInstrText xml:space="preserve"> ADDIN EN.CITE </w:delInstrText>
        </w:r>
        <w:r w:rsidR="00783F8D" w:rsidDel="001B6AC9">
          <w:fldChar w:fldCharType="begin">
            <w:fldData xml:space="preserve">PEVuZE5vdGU+PENpdGU+PEF1dGhvcj5MZWJyYW5jaHU8L0F1dGhvcj48WWVhcj4yMDA5PC9ZZWFy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</w:fldData>
          </w:fldChar>
        </w:r>
        <w:r w:rsidR="00783F8D" w:rsidDel="001B6AC9">
          <w:delInstrText xml:space="preserve"> ADDIN EN.CITE.DATA </w:delInstrText>
        </w:r>
        <w:r w:rsidR="00783F8D" w:rsidDel="001B6AC9">
          <w:fldChar w:fldCharType="end"/>
        </w:r>
        <w:r w:rsidR="00783F8D" w:rsidDel="001B6AC9">
          <w:fldChar w:fldCharType="separate"/>
        </w:r>
        <w:r w:rsidR="00783F8D" w:rsidDel="001B6AC9">
          <w:rPr>
            <w:noProof/>
          </w:rPr>
          <w:delText>(</w:delText>
        </w:r>
        <w:r w:rsidR="00D84C0C" w:rsidDel="001B6AC9">
          <w:rPr>
            <w:noProof/>
          </w:rPr>
          <w:fldChar w:fldCharType="begin"/>
        </w:r>
        <w:r w:rsidR="00D84C0C" w:rsidDel="001B6AC9">
          <w:rPr>
            <w:noProof/>
          </w:rPr>
          <w:delInstrText xml:space="preserve"> HYPERLINK \l "_ENREF_37" \o "Lebranchu, 2009 #18732" </w:delInstrText>
        </w:r>
        <w:r w:rsidR="00D84C0C" w:rsidDel="001B6AC9">
          <w:rPr>
            <w:noProof/>
          </w:rPr>
          <w:fldChar w:fldCharType="separate"/>
        </w:r>
        <w:r w:rsidR="00D84C0C" w:rsidDel="001B6AC9">
          <w:rPr>
            <w:noProof/>
          </w:rPr>
          <w:delText>Lebranchu et al., 2009</w:delText>
        </w:r>
        <w:r w:rsidR="00D84C0C" w:rsidDel="001B6AC9">
          <w:rPr>
            <w:noProof/>
          </w:rPr>
          <w:fldChar w:fldCharType="end"/>
        </w:r>
        <w:r w:rsidR="00783F8D" w:rsidDel="001B6AC9">
          <w:rPr>
            <w:noProof/>
          </w:rPr>
          <w:delText>)</w:delText>
        </w:r>
        <w:r w:rsidR="00783F8D" w:rsidDel="001B6AC9">
          <w:fldChar w:fldCharType="end"/>
        </w:r>
        <w:r w:rsidR="00E659AC" w:rsidDel="001B6AC9">
          <w:delText xml:space="preserve"> and STN</w:delText>
        </w:r>
        <w:r w:rsidR="00783F8D" w:rsidDel="001B6AC9">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783F8D" w:rsidDel="001B6AC9">
          <w:delInstrText xml:space="preserve"> ADDIN EN.CITE </w:delInstrText>
        </w:r>
        <w:r w:rsidR="00783F8D" w:rsidDel="001B6AC9">
          <w:fldChar w:fldCharType="begin">
            <w:fldData xml:space="preserve">PEVuZE5vdGU+PENpdGU+PEF1dGhvcj5XZWlyPC9BdXRob3I+PFllYXI+MjAxMTwvWWVhcj48UmVj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</w:fldData>
          </w:fldChar>
        </w:r>
        <w:r w:rsidR="00783F8D" w:rsidDel="001B6AC9">
          <w:delInstrText xml:space="preserve"> ADDIN EN.CITE.DATA </w:delInstrText>
        </w:r>
        <w:r w:rsidR="00783F8D" w:rsidDel="001B6AC9">
          <w:fldChar w:fldCharType="end"/>
        </w:r>
        <w:r w:rsidR="00783F8D" w:rsidDel="001B6AC9">
          <w:fldChar w:fldCharType="separate"/>
        </w:r>
        <w:r w:rsidR="00783F8D" w:rsidDel="001B6AC9">
          <w:rPr>
            <w:noProof/>
          </w:rPr>
          <w:delText>(</w:delText>
        </w:r>
        <w:r w:rsidR="00D84C0C" w:rsidDel="001B6AC9">
          <w:rPr>
            <w:noProof/>
          </w:rPr>
          <w:fldChar w:fldCharType="begin"/>
        </w:r>
        <w:r w:rsidR="00D84C0C" w:rsidDel="001B6AC9">
          <w:rPr>
            <w:noProof/>
          </w:rPr>
          <w:delInstrText xml:space="preserve"> HYPERLINK \l "_ENREF_73" \o "Weir, 2011 #18733" </w:delInstrText>
        </w:r>
        <w:r w:rsidR="00D84C0C" w:rsidDel="001B6AC9">
          <w:rPr>
            <w:noProof/>
          </w:rPr>
          <w:fldChar w:fldCharType="separate"/>
        </w:r>
        <w:r w:rsidR="00D84C0C" w:rsidDel="001B6AC9">
          <w:rPr>
            <w:noProof/>
          </w:rPr>
          <w:delText>Weir et al., 2011</w:delText>
        </w:r>
        <w:r w:rsidR="00D84C0C" w:rsidDel="001B6AC9">
          <w:rPr>
            <w:noProof/>
          </w:rPr>
          <w:fldChar w:fldCharType="end"/>
        </w:r>
        <w:r w:rsidR="00783F8D" w:rsidDel="001B6AC9">
          <w:rPr>
            <w:noProof/>
          </w:rPr>
          <w:delText>)</w:delText>
        </w:r>
        <w:r w:rsidR="00783F8D" w:rsidDel="001B6AC9">
          <w:fldChar w:fldCharType="end"/>
        </w:r>
        <w:r w:rsidR="00E659AC" w:rsidDel="001B6AC9">
          <w:delText xml:space="preserve"> trials demonstrated successful conversions at or before 6 months after </w:delText>
        </w:r>
        <w:r w:rsidR="00783F8D" w:rsidDel="001B6AC9">
          <w:delText xml:space="preserve">renal </w:delText>
        </w:r>
        <w:r w:rsidR="00E659AC" w:rsidDel="001B6AC9">
          <w:delText>transplant.</w:delText>
        </w:r>
        <w:r w:rsidR="00783F8D" w:rsidDel="001B6AC9">
          <w:delText xml:space="preserve">  It </w:delText>
        </w:r>
        <w:r w:rsidR="00EF2090" w:rsidDel="001B6AC9">
          <w:delText>is</w:delText>
        </w:r>
        <w:r w:rsidR="00783F8D" w:rsidDel="001B6AC9">
          <w:delText xml:space="preserve"> reasonable to expect these findings to carry over to the treatment of aplastic anemia.</w:delText>
        </w:r>
        <w:r w:rsidR="00EF2090" w:rsidDel="001B6AC9">
          <w:delText xml:space="preserve">  If interim evaluation of the first cohort is positive, we plan to enroll a second cohort of patients to test the hypothesis that earlier CNI to mTORi conversion is non-inferior.</w:delText>
        </w:r>
      </w:del>
    </w:p>
    <w:p w14:paraId="08A4E007" w14:textId="247C197E" w:rsidR="00235AB9" w:rsidDel="001B6AC9" w:rsidRDefault="00235AB9" w:rsidP="00820042">
      <w:pPr>
        <w:rPr>
          <w:del w:id="39" w:author="Cordes, Stefan (NIH/NHLBI) [E]" w:date="2016-02-25T18:47:00Z"/>
          <w:b/>
        </w:rPr>
      </w:pPr>
    </w:p>
    <w:p w14:paraId="38331AB3" w14:textId="77777777" w:rsidR="00056FDA" w:rsidRPr="007658FA" w:rsidRDefault="00B966DE" w:rsidP="00056FDA">
      <w:pPr>
        <w:rPr>
          <w:b/>
        </w:rPr>
      </w:pPr>
      <w:r>
        <w:rPr>
          <w:b/>
        </w:rPr>
        <w:t>2.10</w:t>
      </w:r>
      <w:r w:rsidR="00056FDA">
        <w:rPr>
          <w:b/>
        </w:rPr>
        <w:tab/>
      </w:r>
      <w:r w:rsidR="00056FDA" w:rsidRPr="007658FA">
        <w:rPr>
          <w:b/>
        </w:rPr>
        <w:t>Rationale for Dose Selection</w:t>
      </w:r>
      <w:r w:rsidR="00056FDA">
        <w:rPr>
          <w:b/>
        </w:rPr>
        <w:t xml:space="preserve"> and CNI overlap</w:t>
      </w:r>
    </w:p>
    <w:p w14:paraId="1B941AAC" w14:textId="0F61104F" w:rsidR="00056FDA" w:rsidRDefault="00056FDA" w:rsidP="00056FDA">
      <w:r>
        <w:t>Sirolimus will be started at a loading dose of 5 mg PO q4h x 3 doses for patients, followed in</w:t>
      </w:r>
      <w:r w:rsidR="002B376E">
        <w:t xml:space="preserve">itially by 5 mg PO daily, adjusted </w:t>
      </w:r>
      <w:r>
        <w:t>to target a trough serum sirol</w:t>
      </w:r>
      <w:r w:rsidR="002B376E">
        <w:t>imus SRL concentration of 10 - 15</w:t>
      </w:r>
      <w:r>
        <w:t xml:space="preserve"> ng/mL.</w:t>
      </w:r>
      <w:r w:rsidR="00900A73">
        <w:t xml:space="preserve">  This </w:t>
      </w:r>
      <w:r w:rsidR="002C4044">
        <w:t xml:space="preserve">dosing schedule is identical to that already used for non-myeloablative non-myeloablative hematopoietic stem cell transplants </w:t>
      </w:r>
      <w:r w:rsidR="002C4044">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C4044">
        <w:instrText xml:space="preserve"> ADDIN EN.CITE </w:instrText>
      </w:r>
      <w:r w:rsidR="002C4044">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2C4044">
        <w:instrText xml:space="preserve"> ADDIN EN.CITE.DATA </w:instrText>
      </w:r>
      <w:r w:rsidR="002C4044">
        <w:fldChar w:fldCharType="end"/>
      </w:r>
      <w:r w:rsidR="002C4044">
        <w:fldChar w:fldCharType="separate"/>
      </w:r>
      <w:r w:rsidR="002C4044">
        <w:rPr>
          <w:noProof/>
        </w:rPr>
        <w:t>(</w:t>
      </w:r>
      <w:hyperlink w:anchor="_ENREF_30" w:tooltip="Hsieh, 2014 #2920" w:history="1">
        <w:r w:rsidR="00D84C0C">
          <w:rPr>
            <w:noProof/>
          </w:rPr>
          <w:t>Hsieh et al., 2014</w:t>
        </w:r>
      </w:hyperlink>
      <w:r w:rsidR="002C4044">
        <w:rPr>
          <w:noProof/>
        </w:rPr>
        <w:t>)</w:t>
      </w:r>
      <w:r w:rsidR="002C4044">
        <w:fldChar w:fldCharType="end"/>
      </w:r>
      <w:r w:rsidR="005D6133">
        <w:t>; it is also not substantially different from the dosing schedules used for CNI to mTORi conversion in the renal transplant setting</w:t>
      </w:r>
      <w:r w:rsidR="005D6133">
        <w:fldChar w:fldCharType="begin">
          <w:fldData xml:space="preserve">PEVuZE5vdGU+PENpdGU+PEF1dGhvcj5HdWJhPC9BdXRob3I+PFllYXI+MjAxMjwvWWVhcj48UmVj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=
</w:fldData>
        </w:fldChar>
      </w:r>
      <w:r w:rsidR="005D6133">
        <w:instrText xml:space="preserve"> ADDIN EN.CITE </w:instrText>
      </w:r>
      <w:r w:rsidR="005D6133">
        <w:fldChar w:fldCharType="begin">
          <w:fldData xml:space="preserve">PEVuZE5vdGU+PENpdGU+PEF1dGhvcj5HdWJhPC9BdXRob3I+PFllYXI+MjAxMjwvWWVhcj48UmVj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=
</w:fldData>
        </w:fldChar>
      </w:r>
      <w:r w:rsidR="005D6133">
        <w:instrText xml:space="preserve"> ADDIN EN.CITE.DATA </w:instrText>
      </w:r>
      <w:r w:rsidR="005D6133">
        <w:fldChar w:fldCharType="end"/>
      </w:r>
      <w:r w:rsidR="005D6133">
        <w:fldChar w:fldCharType="separate"/>
      </w:r>
      <w:r w:rsidR="005D6133">
        <w:rPr>
          <w:noProof/>
        </w:rPr>
        <w:t>(</w:t>
      </w:r>
      <w:hyperlink w:anchor="_ENREF_28" w:tooltip="Guba, 2012 #2774" w:history="1">
        <w:r w:rsidR="00D84C0C">
          <w:rPr>
            <w:noProof/>
          </w:rPr>
          <w:t>Guba et al., 2012</w:t>
        </w:r>
      </w:hyperlink>
      <w:r w:rsidR="005D6133">
        <w:rPr>
          <w:noProof/>
        </w:rPr>
        <w:t xml:space="preserve">; </w:t>
      </w:r>
      <w:hyperlink w:anchor="_ENREF_37" w:tooltip="Lebranchu, 2009 #18732" w:history="1">
        <w:r w:rsidR="00D84C0C">
          <w:rPr>
            <w:noProof/>
          </w:rPr>
          <w:t>Lebranchu et al., 2009</w:t>
        </w:r>
      </w:hyperlink>
      <w:r w:rsidR="005D6133">
        <w:rPr>
          <w:noProof/>
        </w:rPr>
        <w:t xml:space="preserve">; </w:t>
      </w:r>
      <w:hyperlink w:anchor="_ENREF_59" w:tooltip="Schena, 2009 #2829" w:history="1">
        <w:r w:rsidR="00D84C0C">
          <w:rPr>
            <w:noProof/>
          </w:rPr>
          <w:t>Schena et al., 2009</w:t>
        </w:r>
      </w:hyperlink>
      <w:r w:rsidR="005D6133">
        <w:rPr>
          <w:noProof/>
        </w:rPr>
        <w:t xml:space="preserve">; </w:t>
      </w:r>
      <w:hyperlink w:anchor="_ENREF_73" w:tooltip="Weir, 2011 #18733" w:history="1">
        <w:r w:rsidR="00D84C0C">
          <w:rPr>
            <w:noProof/>
          </w:rPr>
          <w:t>Weir et al., 2011</w:t>
        </w:r>
      </w:hyperlink>
      <w:r w:rsidR="005D6133">
        <w:rPr>
          <w:noProof/>
        </w:rPr>
        <w:t>)</w:t>
      </w:r>
      <w:r w:rsidR="005D6133">
        <w:fldChar w:fldCharType="end"/>
      </w:r>
      <w:r w:rsidR="005D6133">
        <w:t>.</w:t>
      </w:r>
    </w:p>
    <w:p w14:paraId="1BD00391" w14:textId="77777777" w:rsidR="00056FDA" w:rsidRDefault="00056FDA" w:rsidP="00056FDA"/>
    <w:p w14:paraId="1625854E" w14:textId="611D2091" w:rsidR="00056FDA" w:rsidRDefault="00BB7C3C" w:rsidP="00056FDA">
      <w:r>
        <w:t>CNI was overlapped with mTORi in the SMART trial</w:t>
      </w:r>
      <w:r w:rsidR="004E5F12">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4E5F12">
        <w:instrText xml:space="preserve"> ADDIN EN.CITE </w:instrText>
      </w:r>
      <w:r w:rsidR="004E5F12">
        <w:fldChar w:fldCharType="begin">
          <w:fldData xml:space="preserve">PEVuZE5vdGU+PENpdGU+PEF1dGhvcj5HdWJhPC9BdXRob3I+PFllYXI+MjAxMjwvWWVhcj48UmVj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</w:fldData>
        </w:fldChar>
      </w:r>
      <w:r w:rsidR="004E5F12">
        <w:instrText xml:space="preserve"> ADDIN EN.CITE.DATA </w:instrText>
      </w:r>
      <w:r w:rsidR="004E5F12">
        <w:fldChar w:fldCharType="end"/>
      </w:r>
      <w:r w:rsidR="004E5F12">
        <w:fldChar w:fldCharType="separate"/>
      </w:r>
      <w:r w:rsidR="004E5F12">
        <w:rPr>
          <w:noProof/>
        </w:rPr>
        <w:t>(</w:t>
      </w:r>
      <w:hyperlink w:anchor="_ENREF_28" w:tooltip="Guba, 2012 #2774" w:history="1">
        <w:r w:rsidR="00D84C0C">
          <w:rPr>
            <w:noProof/>
          </w:rPr>
          <w:t>Guba et al., 2012</w:t>
        </w:r>
      </w:hyperlink>
      <w:r w:rsidR="004E5F12">
        <w:rPr>
          <w:noProof/>
        </w:rPr>
        <w:t>)</w:t>
      </w:r>
      <w:r w:rsidR="004E5F12">
        <w:fldChar w:fldCharType="end"/>
      </w:r>
      <w:r w:rsidR="00E23557">
        <w:t xml:space="preserve">.  On day 1 of conversion, the CsA dose was reduced by 50%; CsA was discontinued after an overlap of 3 days.  </w:t>
      </w:r>
      <w:r w:rsidR="004E5F12">
        <w:t xml:space="preserve"> </w:t>
      </w:r>
      <w:r w:rsidR="00E23557">
        <w:t>By contrast, t</w:t>
      </w:r>
      <w:r w:rsidR="004E5F12">
        <w:t>he CONCEPT, STN and CONVERT trials</w:t>
      </w:r>
      <w:r w:rsidR="004E5F12">
        <w:fldChar w:fldCharType="begin">
          <w:fldData xml:space="preserve">PEVuZE5vdGU+PENpdGU+PEF1dGhvcj5MZWJyYW5jaHU8L0F1dGhvcj48WWVhcj4yMDA5PC9ZZWFy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==
</w:fldData>
        </w:fldChar>
      </w:r>
      <w:r w:rsidR="004E5F12">
        <w:instrText xml:space="preserve"> ADDIN EN.CITE </w:instrText>
      </w:r>
      <w:r w:rsidR="004E5F12">
        <w:fldChar w:fldCharType="begin">
          <w:fldData xml:space="preserve">PEVuZE5vdGU+PENpdGU+PEF1dGhvcj5MZWJyYW5jaHU8L0F1dGhvcj48WWVhcj4yMDA5PC9ZZWFy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==
</w:fldData>
        </w:fldChar>
      </w:r>
      <w:r w:rsidR="004E5F12">
        <w:instrText xml:space="preserve"> ADDIN EN.CITE.DATA </w:instrText>
      </w:r>
      <w:r w:rsidR="004E5F12">
        <w:fldChar w:fldCharType="end"/>
      </w:r>
      <w:r w:rsidR="004E5F12">
        <w:fldChar w:fldCharType="separate"/>
      </w:r>
      <w:r w:rsidR="004E5F12">
        <w:rPr>
          <w:noProof/>
        </w:rPr>
        <w:t>(</w:t>
      </w:r>
      <w:hyperlink w:anchor="_ENREF_37" w:tooltip="Lebranchu, 2009 #18732" w:history="1">
        <w:r w:rsidR="00D84C0C">
          <w:rPr>
            <w:noProof/>
          </w:rPr>
          <w:t>Lebranchu et al., 2009</w:t>
        </w:r>
      </w:hyperlink>
      <w:r w:rsidR="004E5F12">
        <w:rPr>
          <w:noProof/>
        </w:rPr>
        <w:t xml:space="preserve">; </w:t>
      </w:r>
      <w:hyperlink w:anchor="_ENREF_59" w:tooltip="Schena, 2009 #2829" w:history="1">
        <w:r w:rsidR="00D84C0C">
          <w:rPr>
            <w:noProof/>
          </w:rPr>
          <w:t>Schena et al., 2009</w:t>
        </w:r>
      </w:hyperlink>
      <w:r w:rsidR="004E5F12">
        <w:rPr>
          <w:noProof/>
        </w:rPr>
        <w:t xml:space="preserve">; </w:t>
      </w:r>
      <w:hyperlink w:anchor="_ENREF_73" w:tooltip="Weir, 2011 #18733" w:history="1">
        <w:r w:rsidR="00D84C0C">
          <w:rPr>
            <w:noProof/>
          </w:rPr>
          <w:t>Weir et al., 2011</w:t>
        </w:r>
      </w:hyperlink>
      <w:r w:rsidR="004E5F12">
        <w:rPr>
          <w:noProof/>
        </w:rPr>
        <w:t>)</w:t>
      </w:r>
      <w:r w:rsidR="004E5F12">
        <w:fldChar w:fldCharType="end"/>
      </w:r>
      <w:r w:rsidR="004E5F12">
        <w:t xml:space="preserve"> all stopped CNI immediate</w:t>
      </w:r>
      <w:r w:rsidR="00E23557">
        <w:t>ly prior to initiation of SRL.  I</w:t>
      </w:r>
      <w:r w:rsidR="004E5F12">
        <w:t xml:space="preserve">n </w:t>
      </w:r>
      <w:r w:rsidR="00E23557">
        <w:t>the non-myeloablative hematopoietic stem cell transplant protocol</w:t>
      </w:r>
      <w:r w:rsidR="00E23557">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E23557">
        <w:instrText xml:space="preserve"> ADDIN EN.CITE </w:instrText>
      </w:r>
      <w:r w:rsidR="00E23557">
        <w:fldChar w:fldCharType="begin">
          <w:fldData xml:space="preserve">PEVuZE5vdGU+PENpdGU+PEF1dGhvcj5Ic2llaDwvQXV0aG9yPjxZZWFyPjIwMTQ8L1llYXI+PFJl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</w:fldData>
        </w:fldChar>
      </w:r>
      <w:r w:rsidR="00E23557">
        <w:instrText xml:space="preserve"> ADDIN EN.CITE.DATA </w:instrText>
      </w:r>
      <w:r w:rsidR="00E23557">
        <w:fldChar w:fldCharType="end"/>
      </w:r>
      <w:r w:rsidR="00E23557">
        <w:fldChar w:fldCharType="separate"/>
      </w:r>
      <w:r w:rsidR="00E23557">
        <w:rPr>
          <w:noProof/>
        </w:rPr>
        <w:t>(</w:t>
      </w:r>
      <w:hyperlink w:anchor="_ENREF_30" w:tooltip="Hsieh, 2014 #2920" w:history="1">
        <w:r w:rsidR="00D84C0C">
          <w:rPr>
            <w:noProof/>
          </w:rPr>
          <w:t>Hsieh et al., 2014</w:t>
        </w:r>
      </w:hyperlink>
      <w:r w:rsidR="00E23557">
        <w:rPr>
          <w:noProof/>
        </w:rPr>
        <w:t>)</w:t>
      </w:r>
      <w:r w:rsidR="00E23557">
        <w:fldChar w:fldCharType="end"/>
      </w:r>
      <w:r w:rsidR="00E23557">
        <w:t xml:space="preserve">, SRL is initiated immediately after cyclophosphamide.  </w:t>
      </w:r>
      <w:r w:rsidR="00E544A1">
        <w:t>E</w:t>
      </w:r>
      <w:r w:rsidR="00805448">
        <w:t xml:space="preserve">xogenous IL-2 can lead to the </w:t>
      </w:r>
      <w:r w:rsidR="00E544A1">
        <w:t>reversal</w:t>
      </w:r>
      <w:r w:rsidR="00805448">
        <w:t xml:space="preserve"> of anergy, a phenomenon that has been known for decades</w:t>
      </w:r>
      <w:r w:rsidR="00B116F7">
        <w:fldChar w:fldCharType="begin">
          <w:fldData xml:space="preserve">PEVuZE5vdGU+PENpdGU+PEF1dGhvcj5Cb3Vzc2lvdGlzPC9BdXRob3I+PFllYXI+MTk5NDwvWWVh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</w:fldData>
        </w:fldChar>
      </w:r>
      <w:r w:rsidR="00B116F7">
        <w:instrText xml:space="preserve"> ADDIN EN.CITE </w:instrText>
      </w:r>
      <w:r w:rsidR="00B116F7">
        <w:fldChar w:fldCharType="begin">
          <w:fldData xml:space="preserve">PEVuZE5vdGU+PENpdGU+PEF1dGhvcj5Cb3Vzc2lvdGlzPC9BdXRob3I+PFllYXI+MTk5NDwvWWVh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</w:fldData>
        </w:fldChar>
      </w:r>
      <w:r w:rsidR="00B116F7">
        <w:instrText xml:space="preserve"> ADDIN EN.CITE.DATA </w:instrText>
      </w:r>
      <w:r w:rsidR="00B116F7">
        <w:fldChar w:fldCharType="end"/>
      </w:r>
      <w:r w:rsidR="00B116F7">
        <w:fldChar w:fldCharType="separate"/>
      </w:r>
      <w:r w:rsidR="00B116F7">
        <w:rPr>
          <w:noProof/>
        </w:rPr>
        <w:t>(</w:t>
      </w:r>
      <w:hyperlink w:anchor="_ENREF_6" w:tooltip="Boussiotis, 1994 #18978" w:history="1">
        <w:r w:rsidR="00D84C0C">
          <w:rPr>
            <w:noProof/>
          </w:rPr>
          <w:t>Boussiotis et al., 1994</w:t>
        </w:r>
      </w:hyperlink>
      <w:r w:rsidR="00B116F7">
        <w:rPr>
          <w:noProof/>
        </w:rPr>
        <w:t>)</w:t>
      </w:r>
      <w:r w:rsidR="00B116F7">
        <w:fldChar w:fldCharType="end"/>
      </w:r>
      <w:r w:rsidR="00805448">
        <w:t>, but has only recently found a molecular</w:t>
      </w:r>
      <w:r w:rsidR="00990BD5">
        <w:t xml:space="preserve"> explanation</w:t>
      </w:r>
      <w:r w:rsidR="00E544A1">
        <w:fldChar w:fldCharType="begin">
          <w:fldData xml:space="preserve">PEVuZE5vdGU+PENpdGU+PEF1dGhvcj5HYW88L0F1dGhvcj48WWVhcj4yMDEyPC9ZZWFyPjxSZWNO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YXRsIEFjYWQgU2NpIFVTQTwvYWJici0xPjwvYWx0LXBlcmlvZGljYWw+PHBhZ2VzPjg5OS05MDQ8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</w:fldData>
        </w:fldChar>
      </w:r>
      <w:r w:rsidR="00E544A1">
        <w:instrText xml:space="preserve"> ADDIN EN.CITE </w:instrText>
      </w:r>
      <w:r w:rsidR="00E544A1">
        <w:fldChar w:fldCharType="begin">
          <w:fldData xml:space="preserve">PEVuZE5vdGU+PENpdGU+PEF1dGhvcj5HYW88L0F1dGhvcj48WWVhcj4yMDEyPC9ZZWFyPjxSZWNO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</w:fldData>
        </w:fldChar>
      </w:r>
      <w:r w:rsidR="00E544A1">
        <w:instrText xml:space="preserve"> ADDIN EN.CITE.DATA </w:instrText>
      </w:r>
      <w:r w:rsidR="00E544A1">
        <w:fldChar w:fldCharType="end"/>
      </w:r>
      <w:r w:rsidR="00E544A1">
        <w:fldChar w:fldCharType="separate"/>
      </w:r>
      <w:r w:rsidR="00E544A1">
        <w:rPr>
          <w:noProof/>
        </w:rPr>
        <w:t>(</w:t>
      </w:r>
      <w:hyperlink w:anchor="_ENREF_24" w:tooltip="Gao, 2012 #18982" w:history="1">
        <w:r w:rsidR="00D84C0C">
          <w:rPr>
            <w:noProof/>
          </w:rPr>
          <w:t>Gao et al., 2012</w:t>
        </w:r>
      </w:hyperlink>
      <w:r w:rsidR="00E544A1">
        <w:rPr>
          <w:noProof/>
        </w:rPr>
        <w:t>)</w:t>
      </w:r>
      <w:r w:rsidR="00E544A1">
        <w:fldChar w:fldCharType="end"/>
      </w:r>
      <w:r w:rsidR="00805448">
        <w:t>.</w:t>
      </w:r>
      <w:r w:rsidR="008B3CD4">
        <w:t xml:space="preserve">  </w:t>
      </w:r>
      <w:r w:rsidR="00270902">
        <w:t>mTORi</w:t>
      </w:r>
      <w:r w:rsidR="008B3CD4">
        <w:t xml:space="preserve"> appear to block</w:t>
      </w:r>
      <w:r w:rsidR="009523DC">
        <w:t xml:space="preserve"> IL-2 induced reversal of anergy</w:t>
      </w:r>
      <w:r w:rsidR="008B3CD4">
        <w:fldChar w:fldCharType="begin">
          <w:fldData xml:space="preserve">PEVuZE5vdGU+PENpdGU+PEF1dGhvcj5EZWxnb2ZmZTwvQXV0aG9yPjxZZWFyPjIwMTE8L1llYXI+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</w:fldData>
        </w:fldChar>
      </w:r>
      <w:r w:rsidR="00F366E1">
        <w:instrText xml:space="preserve"> ADDIN EN.CITE </w:instrText>
      </w:r>
      <w:r w:rsidR="00F366E1">
        <w:fldChar w:fldCharType="begin">
          <w:fldData xml:space="preserve">PEVuZE5vdGU+PENpdGU+PEF1dGhvcj5EZWxnb2ZmZTwvQXV0aG9yPjxZZWFyPjIwMTE8L1llYXI+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</w:fldData>
        </w:fldChar>
      </w:r>
      <w:r w:rsidR="00F366E1">
        <w:instrText xml:space="preserve"> ADDIN EN.CITE.DATA </w:instrText>
      </w:r>
      <w:r w:rsidR="00F366E1">
        <w:fldChar w:fldCharType="end"/>
      </w:r>
      <w:r w:rsidR="008B3CD4">
        <w:fldChar w:fldCharType="separate"/>
      </w:r>
      <w:r w:rsidR="008B3CD4">
        <w:rPr>
          <w:noProof/>
        </w:rPr>
        <w:t>(</w:t>
      </w:r>
      <w:hyperlink w:anchor="_ENREF_17" w:tooltip="Delgoffe, 2011 #16904" w:history="1">
        <w:r w:rsidR="00D84C0C">
          <w:rPr>
            <w:noProof/>
          </w:rPr>
          <w:t>Delgoffe et al., 2011</w:t>
        </w:r>
      </w:hyperlink>
      <w:r w:rsidR="008B3CD4">
        <w:rPr>
          <w:noProof/>
        </w:rPr>
        <w:t xml:space="preserve">; </w:t>
      </w:r>
      <w:hyperlink w:anchor="_ENREF_53" w:tooltip="Powell, 2010 #16906" w:history="1">
        <w:r w:rsidR="00D84C0C">
          <w:rPr>
            <w:noProof/>
          </w:rPr>
          <w:t>Powell and Delgoffe, 2010</w:t>
        </w:r>
      </w:hyperlink>
      <w:r w:rsidR="008B3CD4">
        <w:rPr>
          <w:noProof/>
        </w:rPr>
        <w:t>)</w:t>
      </w:r>
      <w:r w:rsidR="008B3CD4">
        <w:fldChar w:fldCharType="end"/>
      </w:r>
      <w:r w:rsidR="008B3CD4">
        <w:t>, however the molecular mechanism proposed by Gao et al suggests that this blockade is incomplete.  Therefore we shall suppress IL-2 production by overlapping with CNI.</w:t>
      </w:r>
    </w:p>
    <w:p w14:paraId="3877BA95" w14:textId="77777777" w:rsidR="00056FDA" w:rsidRDefault="00056FDA" w:rsidP="00056FDA"/>
    <w:p w14:paraId="643DB746" w14:textId="77777777" w:rsidR="00A86D1D" w:rsidRPr="00CF0CA3" w:rsidRDefault="005A1D60" w:rsidP="00820042">
      <w:pPr>
        <w:rPr>
          <w:b/>
        </w:rPr>
      </w:pPr>
      <w:r w:rsidRPr="00CF0CA3">
        <w:rPr>
          <w:b/>
        </w:rPr>
        <w:t>2.11</w:t>
      </w:r>
      <w:r w:rsidRPr="00CF0CA3">
        <w:rPr>
          <w:b/>
        </w:rPr>
        <w:tab/>
        <w:t>Sirolimus use in the pediatric population</w:t>
      </w:r>
    </w:p>
    <w:p w14:paraId="2EACEDC5" w14:textId="4700DF49" w:rsidR="005A1D60" w:rsidRDefault="005A1D60" w:rsidP="00820042">
      <w:r>
        <w:t>Sirolimus has been used in the pediatric setting for more than 15 years.  It was employed as a rescue agent in 42 pediatric patients and as primary immunosuppression in 8 pediatric patients</w:t>
      </w:r>
      <w:r w:rsidR="00CF0CA3">
        <w:fldChar w:fldCharType="begin">
          <w:fldData xml:space="preserve">PEVuZE5vdGU+PENpdGU+PEF1dGhvcj5TaW5kaGk8L0F1dGhvcj48WWVhcj4yMDAxPC9ZZWFyPjxS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=
</w:fldData>
        </w:fldChar>
      </w:r>
      <w:r w:rsidR="00CF0CA3">
        <w:instrText xml:space="preserve"> ADDIN EN.CITE </w:instrText>
      </w:r>
      <w:r w:rsidR="00CF0CA3">
        <w:fldChar w:fldCharType="begin">
          <w:fldData xml:space="preserve">PEVuZE5vdGU+PENpdGU+PEF1dGhvcj5TaW5kaGk8L0F1dGhvcj48WWVhcj4yMDAxPC9ZZWFyPjxS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=
</w:fldData>
        </w:fldChar>
      </w:r>
      <w:r w:rsidR="00CF0CA3">
        <w:instrText xml:space="preserve"> ADDIN EN.CITE.DATA </w:instrText>
      </w:r>
      <w:r w:rsidR="00CF0CA3">
        <w:fldChar w:fldCharType="end"/>
      </w:r>
      <w:r w:rsidR="00CF0CA3">
        <w:fldChar w:fldCharType="separate"/>
      </w:r>
      <w:r w:rsidR="00CF0CA3">
        <w:rPr>
          <w:noProof/>
        </w:rPr>
        <w:t>(</w:t>
      </w:r>
      <w:hyperlink w:anchor="_ENREF_66" w:tooltip="Sindhi, 2001 #18984" w:history="1">
        <w:r w:rsidR="00D84C0C">
          <w:rPr>
            <w:noProof/>
          </w:rPr>
          <w:t>Sindhi et al., 2001</w:t>
        </w:r>
      </w:hyperlink>
      <w:r w:rsidR="00CF0CA3">
        <w:rPr>
          <w:noProof/>
        </w:rPr>
        <w:t>)</w:t>
      </w:r>
      <w:r w:rsidR="00CF0CA3">
        <w:fldChar w:fldCharType="end"/>
      </w:r>
      <w:r>
        <w:t xml:space="preserve"> who had received liver (n=26), heart (n=5), intestinal (n=5), liver-intestine (n=9), lung (n=1), bone marrow (n=1), </w:t>
      </w:r>
      <w:r w:rsidR="00CF0CA3">
        <w:t xml:space="preserve"> liver-kidney (n=1) and multi-visceral (n=1) transplants.  SRL was generally well-tolerated.  CNI to mTORi conversion was tried in pediatric renal transplant patients</w:t>
      </w:r>
      <w:r w:rsidR="00CF0CA3">
        <w:fldChar w:fldCharType="begin">
          <w:fldData xml:space="preserve">PEVuZE5vdGU+PENpdGU+PEF1dGhvcj5WaWxhbHRhPC9BdXRob3I+PFllYXI+MjAwMzwvWWVhcj48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</w:fldData>
        </w:fldChar>
      </w:r>
      <w:r w:rsidR="00CF0CA3">
        <w:instrText xml:space="preserve"> ADDIN EN.CITE </w:instrText>
      </w:r>
      <w:r w:rsidR="00CF0CA3">
        <w:fldChar w:fldCharType="begin">
          <w:fldData xml:space="preserve">PEVuZE5vdGU+PENpdGU+PEF1dGhvcj5WaWxhbHRhPC9BdXRob3I+PFllYXI+MjAwMzwvWWVhcj48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</w:fldData>
        </w:fldChar>
      </w:r>
      <w:r w:rsidR="00CF0CA3">
        <w:instrText xml:space="preserve"> ADDIN EN.CITE.DATA </w:instrText>
      </w:r>
      <w:r w:rsidR="00CF0CA3">
        <w:fldChar w:fldCharType="end"/>
      </w:r>
      <w:r w:rsidR="00CF0CA3">
        <w:fldChar w:fldCharType="separate"/>
      </w:r>
      <w:r w:rsidR="00CF0CA3">
        <w:rPr>
          <w:noProof/>
        </w:rPr>
        <w:t>(</w:t>
      </w:r>
      <w:hyperlink w:anchor="_ENREF_31" w:tooltip="Ibanez, 2005 #18993" w:history="1">
        <w:r w:rsidR="00D84C0C">
          <w:rPr>
            <w:noProof/>
          </w:rPr>
          <w:t>Ibanez et al., 2005</w:t>
        </w:r>
      </w:hyperlink>
      <w:r w:rsidR="00CF0CA3">
        <w:rPr>
          <w:noProof/>
        </w:rPr>
        <w:t xml:space="preserve">; </w:t>
      </w:r>
      <w:hyperlink w:anchor="_ENREF_71" w:tooltip="Vilalta, 2003 #18991" w:history="1">
        <w:r w:rsidR="00D84C0C">
          <w:rPr>
            <w:noProof/>
          </w:rPr>
          <w:t>Vilalta et al., 2003</w:t>
        </w:r>
      </w:hyperlink>
      <w:r w:rsidR="00CF0CA3">
        <w:rPr>
          <w:noProof/>
        </w:rPr>
        <w:t>)</w:t>
      </w:r>
      <w:r w:rsidR="00CF0CA3">
        <w:fldChar w:fldCharType="end"/>
      </w:r>
      <w:r w:rsidR="00CF0CA3">
        <w:t xml:space="preserve"> were results were comparable to the experience in adults.  SRL was tried in pediatric liver transplant patients</w:t>
      </w:r>
      <w:r w:rsidR="00CF0CA3">
        <w:fldChar w:fldCharType="begin">
          <w:fldData xml:space="preserve">PEVuZE5vdGU+PENpdGU+PEF1dGhvcj5NYXJraWV3aWN6PC9BdXRob3I+PFllYXI+MjAwMzwvWWVh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</w:fldData>
        </w:fldChar>
      </w:r>
      <w:r w:rsidR="00652425">
        <w:instrText xml:space="preserve"> ADDIN EN.CITE </w:instrText>
      </w:r>
      <w:r w:rsidR="00652425">
        <w:fldChar w:fldCharType="begin">
          <w:fldData xml:space="preserve">PEVuZE5vdGU+PENpdGU+PEF1dGhvcj5NYXJraWV3aWN6PC9BdXRob3I+PFllYXI+MjAwMzwvWWVh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</w:fldData>
        </w:fldChar>
      </w:r>
      <w:r w:rsidR="00652425">
        <w:instrText xml:space="preserve"> ADDIN EN.CITE.DATA </w:instrText>
      </w:r>
      <w:r w:rsidR="00652425">
        <w:fldChar w:fldCharType="end"/>
      </w:r>
      <w:r w:rsidR="00CF0CA3">
        <w:fldChar w:fldCharType="separate"/>
      </w:r>
      <w:r w:rsidR="00652425">
        <w:rPr>
          <w:noProof/>
        </w:rPr>
        <w:t>(</w:t>
      </w:r>
      <w:hyperlink w:anchor="_ENREF_41" w:tooltip="Markiewicz, 2003 #18997" w:history="1">
        <w:r w:rsidR="00D84C0C">
          <w:rPr>
            <w:noProof/>
          </w:rPr>
          <w:t>Markiewicz et al., 2003</w:t>
        </w:r>
      </w:hyperlink>
      <w:r w:rsidR="00652425">
        <w:rPr>
          <w:noProof/>
        </w:rPr>
        <w:t xml:space="preserve">; </w:t>
      </w:r>
      <w:hyperlink w:anchor="_ENREF_65" w:tooltip="Sindhi, 2002 #18995" w:history="1">
        <w:r w:rsidR="00D84C0C">
          <w:rPr>
            <w:noProof/>
          </w:rPr>
          <w:t>Sindhi et al., 2002</w:t>
        </w:r>
      </w:hyperlink>
      <w:r w:rsidR="00652425">
        <w:rPr>
          <w:noProof/>
        </w:rPr>
        <w:t>)</w:t>
      </w:r>
      <w:r w:rsidR="00CF0CA3">
        <w:fldChar w:fldCharType="end"/>
      </w:r>
      <w:r w:rsidR="00652425">
        <w:t xml:space="preserve"> where again the adverse event profile was similar to that in adults.</w:t>
      </w:r>
    </w:p>
    <w:p w14:paraId="3B2A6347" w14:textId="77777777" w:rsidR="00327937" w:rsidRDefault="00327937" w:rsidP="00820042"/>
    <w:p w14:paraId="642F63EC" w14:textId="77777777" w:rsidR="00327937" w:rsidRDefault="00327937" w:rsidP="00820042"/>
    <w:p w14:paraId="04CE117E" w14:textId="77777777" w:rsidR="001B6AC9" w:rsidRDefault="001B6AC9">
      <w:pPr>
        <w:rPr>
          <w:ins w:id="40" w:author="Cordes, Stefan (NIH/NHLBI) [E]" w:date="2016-02-25T18:52:00Z"/>
          <w:b/>
        </w:rPr>
      </w:pPr>
      <w:ins w:id="41" w:author="Cordes, Stefan (NIH/NHLBI) [E]" w:date="2016-02-25T18:52:00Z">
        <w:r>
          <w:rPr>
            <w:b/>
          </w:rPr>
          <w:br w:type="page"/>
        </w:r>
      </w:ins>
    </w:p>
    <w:p w14:paraId="0919395E" w14:textId="1EAA42B6" w:rsidR="00820042" w:rsidRDefault="00573E17" w:rsidP="00820042">
      <w:pPr>
        <w:rPr>
          <w:b/>
        </w:rPr>
      </w:pPr>
      <w:r>
        <w:rPr>
          <w:b/>
        </w:rPr>
        <w:t>3</w:t>
      </w:r>
      <w:r>
        <w:rPr>
          <w:b/>
        </w:rPr>
        <w:tab/>
      </w:r>
      <w:r w:rsidR="00820042" w:rsidRPr="00317163">
        <w:rPr>
          <w:b/>
        </w:rPr>
        <w:t>Study Design</w:t>
      </w:r>
    </w:p>
    <w:p w14:paraId="5A5866D3" w14:textId="44552362" w:rsidR="001B6AC9" w:rsidRDefault="00B536AC" w:rsidP="00820042">
      <w:pPr>
        <w:rPr>
          <w:ins w:id="42" w:author="Cordes, Stefan (NIH/NHLBI) [E]" w:date="2016-02-25T18:50:00Z"/>
        </w:rPr>
      </w:pPr>
      <w:r>
        <w:t xml:space="preserve">This protocol is designed as a controlled </w:t>
      </w:r>
      <w:del w:id="43" w:author="Cordes, Stefan (NIH/NHLBI) [E]" w:date="2016-02-25T18:49:00Z">
        <w:r w:rsidDel="001B6AC9">
          <w:delText xml:space="preserve">two-stage “minimax” </w:delText>
        </w:r>
      </w:del>
      <w:r>
        <w:t xml:space="preserve">study </w:t>
      </w:r>
      <w:del w:id="44" w:author="Cordes, Stefan (NIH/NHLBI) [E]" w:date="2016-02-25T18:51:00Z">
        <w:r w:rsidDel="001B6AC9">
          <w:delText xml:space="preserve">in which we expect to randomize </w:delText>
        </w:r>
      </w:del>
      <w:del w:id="45" w:author="Cordes, Stefan (NIH/NHLBI) [E]" w:date="2016-02-25T18:48:00Z">
        <w:r w:rsidDel="001B6AC9">
          <w:delText>98</w:delText>
        </w:r>
      </w:del>
      <w:del w:id="46" w:author="Cordes, Stefan (NIH/NHLBI) [E]" w:date="2016-02-25T18:51:00Z">
        <w:r w:rsidDel="001B6AC9">
          <w:delText xml:space="preserve"> patients in a balanced allocation to either the SRL or control arms.   Interim analys</w:delText>
        </w:r>
      </w:del>
      <w:del w:id="47" w:author="Cordes, Stefan (NIH/NHLBI) [E]" w:date="2016-02-25T18:48:00Z">
        <w:r w:rsidDel="001B6AC9">
          <w:delText>i</w:delText>
        </w:r>
      </w:del>
      <w:del w:id="48" w:author="Cordes, Stefan (NIH/NHLBI) [E]" w:date="2016-02-25T18:51:00Z">
        <w:r w:rsidDel="001B6AC9">
          <w:delText xml:space="preserve">s will be performed after </w:delText>
        </w:r>
      </w:del>
      <w:del w:id="49" w:author="Cordes, Stefan (NIH/NHLBI) [E]" w:date="2016-02-25T18:48:00Z">
        <w:r w:rsidDel="001B6AC9">
          <w:delText>3</w:delText>
        </w:r>
      </w:del>
      <w:del w:id="50" w:author="Cordes, Stefan (NIH/NHLBI) [E]" w:date="2016-02-25T18:51:00Z">
        <w:r w:rsidDel="001B6AC9">
          <w:delText>0 patients are evaluable on each arm of the trial.</w:delText>
        </w:r>
      </w:del>
      <w:ins w:id="51" w:author="Cordes, Stefan (NIH/NHLBI) [E]" w:date="2016-02-25T18:51:00Z">
        <w:r w:rsidR="001B6AC9">
          <w:t>with two interim analyses.  A diagram depicting trial design is depicted in Figure 6 below.</w:t>
        </w:r>
      </w:ins>
    </w:p>
    <w:p w14:paraId="27BA7C74" w14:textId="0C6D83DF" w:rsidR="00145334" w:rsidRDefault="00B536AC" w:rsidP="00820042">
      <w:del w:id="52" w:author="Cordes, Stefan (NIH/NHLBI) [E]" w:date="2016-02-25T18:50:00Z">
        <w:r w:rsidDel="001B6AC9">
          <w:delText xml:space="preserve">  If interim analysis finds that the difference in the number of patients who relapsed on the control arm versus the SRL arm is </w:delText>
        </w:r>
        <w:r w:rsidRPr="0086285D" w:rsidDel="001B6AC9">
          <w:rPr>
            <w:i/>
          </w:rPr>
          <w:delText>one or fewer</w:delText>
        </w:r>
        <w:r w:rsidDel="001B6AC9">
          <w:delText xml:space="preserve">, then </w:delText>
        </w:r>
        <w:r w:rsidRPr="0086285D" w:rsidDel="001B6AC9">
          <w:rPr>
            <w:i/>
          </w:rPr>
          <w:delText>the trial</w:delText>
        </w:r>
        <w:r w:rsidR="00F10019" w:rsidDel="001B6AC9">
          <w:rPr>
            <w:i/>
          </w:rPr>
          <w:delText xml:space="preserve"> will terminate</w:delText>
        </w:r>
        <w:r w:rsidRPr="0086285D" w:rsidDel="001B6AC9">
          <w:rPr>
            <w:i/>
          </w:rPr>
          <w:delText xml:space="preserve"> early</w:delText>
        </w:r>
        <w:r w:rsidDel="001B6AC9">
          <w:delText>; the estimated probability of this occurrence is estimated to be about 55.6%.  In the event that the study is not terminated early, a further 19 patients will accrue to each arm.  If the final analysis finds that the difference in the number of patients who relapsed on the control arm versus the SRL arm is four or greater, then difference between the response rates of the two arms will be deemed to be clinically significant with a power better than 0.8</w:delText>
        </w:r>
        <w:r w:rsidR="0010384C" w:rsidDel="001B6AC9">
          <w:delText xml:space="preserve"> and further studies to confirm this with a higher degree of confidence </w:delText>
        </w:r>
        <w:r w:rsidR="00F10019" w:rsidDel="001B6AC9">
          <w:delText>will be</w:delText>
        </w:r>
        <w:r w:rsidR="0010384C" w:rsidDel="001B6AC9">
          <w:delText xml:space="preserve"> warranted.</w:delText>
        </w:r>
      </w:del>
    </w:p>
    <w:p w14:paraId="3845358C" w14:textId="4343140E" w:rsidR="00AA156D" w:rsidRDefault="00897B00" w:rsidP="00820042">
      <w:r>
        <w:rPr>
          <w:noProof/>
        </w:rPr>
        <w:drawing>
          <wp:inline distT="0" distB="0" distL="0" distR="0" wp14:anchorId="4FDD912A" wp14:editId="43BA15E5">
            <wp:extent cx="5486400" cy="423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522419AB" w14:textId="31C1767F" w:rsidR="006A4E4F" w:rsidRDefault="006A4E4F" w:rsidP="006A4E4F">
      <w:pPr>
        <w:pStyle w:val="Caption"/>
      </w:pPr>
      <w:r>
        <w:t xml:space="preserve">Figure </w:t>
      </w:r>
      <w:fldSimple w:instr=" SEQ Figure \* ARABIC ">
        <w:r w:rsidR="007A6BAA">
          <w:rPr>
            <w:noProof/>
          </w:rPr>
          <w:t>6</w:t>
        </w:r>
      </w:fldSimple>
      <w:r>
        <w:t xml:space="preserve">.  </w:t>
      </w:r>
      <w:r w:rsidR="000D3BE2">
        <w:t>Diagram of  trial design; 49 patients will be randomized to each arm of the trial.  Relapsed patients on the treatment arm will be discontinued from the trial; relapsed patients on the control arm will cross-over to the SRL arm.</w:t>
      </w:r>
    </w:p>
    <w:p w14:paraId="4DF99ED8" w14:textId="77777777" w:rsidR="00710BA8" w:rsidRPr="005E2AAD" w:rsidRDefault="00710BA8" w:rsidP="00820042"/>
    <w:p w14:paraId="7C4FA99E" w14:textId="77777777" w:rsidR="00145334" w:rsidRDefault="00145334" w:rsidP="00820042">
      <w:pPr>
        <w:rPr>
          <w:b/>
        </w:rPr>
      </w:pPr>
      <w:r>
        <w:rPr>
          <w:b/>
        </w:rPr>
        <w:t>3.1 CNI to mTORi conversion</w:t>
      </w:r>
    </w:p>
    <w:p w14:paraId="172B1AD8" w14:textId="67A5C307" w:rsidR="00145334" w:rsidRDefault="00145334" w:rsidP="00820042">
      <w:r>
        <w:t>Current CNI will be overlapped with an mTOR inhibitor for 7_____ days.  Sirolimus will be started at a loading dose of 5 mg PO q4h x 3 doses.  After 7_____ days of combined CNI/mTOR inhibitor treatment, the CNI will be discontinued.   A baseline CBC will be obtained prior to mTORi overlap.  Thereafter CBC will be monitored on a biweekly basis.  In the event of a significant decline in cell line counts, the patient shall return to the CRC for bone marrow biopsy.  At the 3-</w:t>
      </w:r>
      <w:r w:rsidR="00BC3516">
        <w:t xml:space="preserve"> and 6-</w:t>
      </w:r>
      <w:r>
        <w:t>months time point</w:t>
      </w:r>
      <w:r w:rsidR="00BC3516">
        <w:t>s</w:t>
      </w:r>
      <w:r>
        <w:t>, research labs will be sent to the NIH.  Assessment will include (i) flow cytometry phenotyping of peripheral blood mononuclear cells for regulatory T-cells (Tregs, e.g. CD4</w:t>
      </w:r>
      <w:r w:rsidRPr="00270902">
        <w:rPr>
          <w:vertAlign w:val="superscript"/>
        </w:rPr>
        <w:t>+</w:t>
      </w:r>
      <w:r w:rsidR="00270902">
        <w:t xml:space="preserve"> CD2</w:t>
      </w:r>
      <w:r>
        <w:t>5</w:t>
      </w:r>
      <w:r w:rsidR="00270902" w:rsidRPr="00270902">
        <w:rPr>
          <w:vertAlign w:val="superscript"/>
        </w:rPr>
        <w:t>high</w:t>
      </w:r>
      <w:r>
        <w:t xml:space="preserve"> FOXP3</w:t>
      </w:r>
      <w:r w:rsidRPr="00270902">
        <w:rPr>
          <w:vertAlign w:val="superscript"/>
        </w:rPr>
        <w:t>+</w:t>
      </w:r>
      <w:r>
        <w:t>) and regulatory dendritic cells (DCregs) and (ii) proteomics assay.</w:t>
      </w:r>
    </w:p>
    <w:p w14:paraId="6BB1A177" w14:textId="77777777" w:rsidR="00710BA8" w:rsidRDefault="00710BA8" w:rsidP="00820042">
      <w:pPr>
        <w:rPr>
          <w:ins w:id="53" w:author="Cordes, Stefan (NIH/NHLBI) [E]" w:date="2016-02-25T18:52:00Z"/>
        </w:rPr>
      </w:pPr>
    </w:p>
    <w:p w14:paraId="70C7B9A9" w14:textId="77777777" w:rsidR="001B6AC9" w:rsidRDefault="001B6AC9" w:rsidP="00820042"/>
    <w:p w14:paraId="188C39A2" w14:textId="77777777" w:rsidR="00145334" w:rsidRPr="009B5A7E" w:rsidRDefault="00145334" w:rsidP="00820042">
      <w:pPr>
        <w:rPr>
          <w:b/>
        </w:rPr>
      </w:pPr>
      <w:r>
        <w:rPr>
          <w:b/>
        </w:rPr>
        <w:t>3.2</w:t>
      </w:r>
      <w:r w:rsidR="00573E17">
        <w:rPr>
          <w:b/>
        </w:rPr>
        <w:tab/>
      </w:r>
      <w:r w:rsidR="00A01A31">
        <w:rPr>
          <w:b/>
        </w:rPr>
        <w:t>Study size</w:t>
      </w:r>
    </w:p>
    <w:p w14:paraId="568BC8CD" w14:textId="34C9882C" w:rsidR="001E7A0F" w:rsidRDefault="00DD2EDE" w:rsidP="0086285D">
      <w:del w:id="54" w:author="Cordes, Stefan (NIH/NHLBI) [E]" w:date="2016-02-25T18:52:00Z">
        <w:r w:rsidDel="00645B0C">
          <w:delText xml:space="preserve">We will detail </w:delText>
        </w:r>
        <w:r w:rsidR="00F10019" w:rsidDel="00645B0C">
          <w:delText xml:space="preserve">the rationale behind </w:delText>
        </w:r>
        <w:r w:rsidDel="00645B0C">
          <w:delText xml:space="preserve">our study design in the sections below. </w:delText>
        </w:r>
        <w:r w:rsidR="00F10019" w:rsidDel="00645B0C">
          <w:delText xml:space="preserve">  </w:delText>
        </w:r>
      </w:del>
      <w:r w:rsidR="00F10019">
        <w:t>W</w:t>
      </w:r>
      <w:r w:rsidR="00B42FA9">
        <w:t xml:space="preserve">e expect to randomize </w:t>
      </w:r>
      <w:r w:rsidR="00F10019">
        <w:t xml:space="preserve">up to </w:t>
      </w:r>
      <w:ins w:id="55" w:author="Cordes, Stefan (NIH/NHLBI) [E]" w:date="2016-02-25T18:40:00Z">
        <w:r w:rsidR="00584CC5">
          <w:t>120</w:t>
        </w:r>
      </w:ins>
      <w:del w:id="56" w:author="Cordes, Stefan (NIH/NHLBI) [E]" w:date="2016-02-25T18:40:00Z">
        <w:r w:rsidR="001333B9" w:rsidDel="00584CC5">
          <w:delText>98</w:delText>
        </w:r>
      </w:del>
      <w:r w:rsidR="00295F63">
        <w:t xml:space="preserve"> patients in a balanced allocation to either the SRL or control arms</w:t>
      </w:r>
      <w:r w:rsidR="00B42FA9">
        <w:t>.</w:t>
      </w:r>
      <w:r w:rsidR="00DD2FBA">
        <w:t xml:space="preserve">   Interim analys</w:t>
      </w:r>
      <w:ins w:id="57" w:author="Cordes, Stefan (NIH/NHLBI) [E]" w:date="2016-02-25T18:41:00Z">
        <w:r w:rsidR="00584CC5">
          <w:t>e</w:t>
        </w:r>
      </w:ins>
      <w:del w:id="58" w:author="Cordes, Stefan (NIH/NHLBI) [E]" w:date="2016-02-25T18:41:00Z">
        <w:r w:rsidR="00DD2FBA" w:rsidDel="00584CC5">
          <w:delText>i</w:delText>
        </w:r>
      </w:del>
      <w:r w:rsidR="00DD2FBA">
        <w:t xml:space="preserve">s </w:t>
      </w:r>
      <w:del w:id="59" w:author="Cordes, Stefan (NIH/NHLBI) [E]" w:date="2016-02-25T18:52:00Z">
        <w:r w:rsidR="00F10019" w:rsidDel="00645B0C">
          <w:delText>to decide for or against continuation of the trial</w:delText>
        </w:r>
      </w:del>
      <w:ins w:id="60" w:author="Cordes, Stefan (NIH/NHLBI) [E]" w:date="2016-02-25T18:52:00Z">
        <w:r w:rsidR="00645B0C">
          <w:t>for efficacy and futility</w:t>
        </w:r>
      </w:ins>
      <w:r w:rsidR="00F10019">
        <w:t xml:space="preserve"> </w:t>
      </w:r>
      <w:r w:rsidR="00DD2FBA">
        <w:t xml:space="preserve">will be performed after </w:t>
      </w:r>
      <w:ins w:id="61" w:author="Cordes, Stefan (NIH/NHLBI) [E]" w:date="2016-02-25T18:41:00Z">
        <w:r w:rsidR="00584CC5">
          <w:t>2</w:t>
        </w:r>
      </w:ins>
      <w:del w:id="62" w:author="Cordes, Stefan (NIH/NHLBI) [E]" w:date="2016-02-25T18:41:00Z">
        <w:r w:rsidR="00DD2FBA" w:rsidDel="00584CC5">
          <w:delText>3</w:delText>
        </w:r>
      </w:del>
      <w:r w:rsidR="00DD2FBA">
        <w:t xml:space="preserve">0 </w:t>
      </w:r>
      <w:ins w:id="63" w:author="Cordes, Stefan (NIH/NHLBI) [E]" w:date="2016-02-25T18:41:00Z">
        <w:r w:rsidR="00584CC5">
          <w:t xml:space="preserve">and 40 </w:t>
        </w:r>
      </w:ins>
      <w:r w:rsidR="00DD2FBA">
        <w:t>patients are evaluable on each arm of the trial.</w:t>
      </w:r>
      <w:del w:id="64" w:author="Cordes, Stefan (NIH/NHLBI) [E]" w:date="2016-02-25T18:41:00Z">
        <w:r w:rsidR="00DD2FBA" w:rsidDel="00584CC5">
          <w:delText xml:space="preserve"> </w:delText>
        </w:r>
        <w:r w:rsidR="00F10019" w:rsidDel="00584CC5">
          <w:delText xml:space="preserve"> We </w:delText>
        </w:r>
        <w:r w:rsidR="00DD2FBA" w:rsidDel="00584CC5">
          <w:delText xml:space="preserve">estimated probability of </w:delText>
        </w:r>
        <w:r w:rsidR="00F10019" w:rsidDel="00584CC5">
          <w:delText xml:space="preserve">an early termination to </w:delText>
        </w:r>
        <w:r w:rsidR="001333B9" w:rsidDel="00584CC5">
          <w:delText>be about 55.6%.  In the event that the study is not terminated early</w:delText>
        </w:r>
        <w:r w:rsidR="0086285D" w:rsidDel="00584CC5">
          <w:delText>,</w:delText>
        </w:r>
        <w:r w:rsidR="001333B9" w:rsidDel="00584CC5">
          <w:delText xml:space="preserve"> a further 19 patients will accrue to each arm.</w:delText>
        </w:r>
      </w:del>
      <w:r w:rsidR="001E7A0F">
        <w:t xml:space="preserve"> </w:t>
      </w:r>
    </w:p>
    <w:p w14:paraId="4BA34F37" w14:textId="77777777" w:rsidR="001E7A0F" w:rsidRDefault="001E7A0F" w:rsidP="00820042"/>
    <w:p w14:paraId="5322DCA7" w14:textId="77777777" w:rsidR="00724384" w:rsidRPr="00724384" w:rsidRDefault="00724384" w:rsidP="00820042">
      <w:pPr>
        <w:rPr>
          <w:b/>
        </w:rPr>
      </w:pPr>
      <w:r w:rsidRPr="00724384">
        <w:rPr>
          <w:b/>
        </w:rPr>
        <w:t>3.3</w:t>
      </w:r>
      <w:r w:rsidRPr="00724384">
        <w:rPr>
          <w:b/>
        </w:rPr>
        <w:tab/>
        <w:t>Design considerations</w:t>
      </w:r>
    </w:p>
    <w:p w14:paraId="152C1A0E" w14:textId="3E41F3AA" w:rsidR="00FB5C0D" w:rsidRDefault="00FB5C0D" w:rsidP="00FB5C0D">
      <w:r>
        <w:t>The response rate of a historical control is usually estimated from a previous phase II trial.  Unfortunately patient populations for different phase II clinical trials are often quite heterogeneous, so that distributions of patient characteristics are often quite different from that of the prior phase II trial that provides the historical control.  In these cases the comparability of the new study with the historical control is questionable.  In the present study, it is assumed that the predominant fraction of patients will be transitioning from NHLBI study of eltrombopag added to standard immunosuppression (Protocol 12-H-0150).   Review of the data available as of September 17, 2014 showed a trend towards higher than expected relapses at the 6 month landmark, whereupon protocol 12-H-0150 was amended to prolong the course of cyclosporine to 24 months.  At the 6-month landmark visit, the CsA dose of responders was reduced to 2.0 mg/kg daily.   There was anecdotal evidence that time to relapse may be dose dependent</w:t>
      </w:r>
      <w:r>
        <w:fldChar w:fldCharType="begin"/>
      </w:r>
      <w:r>
        <w:instrText xml:space="preserve"> ADDIN EN.CITE &lt;EndNote&gt;&lt;Cite&gt;&lt;Author&gt;Scheinberg&lt;/Author&gt;&lt;Year&gt;2014&lt;/Year&gt;&lt;RecNum&gt;16443&lt;/RecNum&gt;&lt;DisplayText&gt;(Scheinberg et al., 2014)&lt;/DisplayText&gt;&lt;record&gt;&lt;rec-number&gt;16443&lt;/rec-number&gt;&lt;foreign-keys&gt;&lt;key app="EN" db-id="0rfwvwe0ovwasbe9xv15aas4sd50srtwewvt" timestamp="1443894160"&gt;16443&lt;/key&gt;&lt;/foreign-keys&gt;&lt;ref-type name="Journal Article"&gt;17&lt;/ref-type&gt;&lt;contributors&gt;&lt;authors&gt;&lt;author&gt;Scheinberg, P.&lt;/author&gt;&lt;author&gt;Rios, O.&lt;/author&gt;&lt;author&gt;Scheinberg, P.&lt;/author&gt;&lt;author&gt;Weinstein, B.&lt;/author&gt;&lt;author&gt;Wu, C. O.&lt;/author&gt;&lt;author&gt;Young, N. S.&lt;/author&gt;&lt;/authors&gt;&lt;/contributors&gt;&lt;titles&gt;&lt;title&gt;Prolonged cyclosporine administration after antithymocyte globulin delays but does not prevent relapse in severe aplastic anemia&lt;/title&gt;&lt;secondary-title&gt;Am J Hematol&lt;/secondary-title&gt;&lt;/titles&gt;&lt;periodical&gt;&lt;full-title&gt;American Journal of Hematology&lt;/full-title&gt;&lt;abbr-1&gt;Am J Hematol&lt;/abbr-1&gt;&lt;/periodical&gt;&lt;pages&gt;571-4&lt;/pages&gt;&lt;volume&gt;89&lt;/volume&gt;&lt;number&gt;6&lt;/number&gt;&lt;keywords&gt;&lt;keyword&gt;Adult&lt;/keyword&gt;&lt;keyword&gt;Anemia, Aplastic/blood/*drug therapy&lt;/keyword&gt;&lt;keyword&gt;Antilymphocyte Serum/*administration &amp;amp; dosage&lt;/keyword&gt;&lt;keyword&gt;Biological Markers/blood&lt;/keyword&gt;&lt;keyword&gt;Cyclosporine/*administration &amp;amp; dosage&lt;/keyword&gt;&lt;keyword&gt;Female&lt;/keyword&gt;&lt;keyword&gt;Humans&lt;/keyword&gt;&lt;keyword&gt;Male&lt;/keyword&gt;&lt;keyword&gt;Treatment Outcome&lt;/keyword&gt;&lt;/keywords&gt;&lt;dates&gt;&lt;year&gt;2014&lt;/year&gt;&lt;pub-dates&gt;&lt;date&gt;Jun&lt;/date&gt;&lt;/pub-dates&gt;&lt;/dates&gt;&lt;isbn&gt;1096-8652 (Electronic)&amp;#xD;0361-8609 (Linking)&lt;/isbn&gt;&lt;accession-num&gt;24971433&lt;/accession-num&gt;&lt;urls&gt;&lt;related-urls&gt;&lt;url&gt;http://www.ncbi.nlm.nih.gov/pubmed/24971433&lt;/url&gt;&lt;url&gt;http://www.ncbi.nlm.nih.gov/pmc/articles/PMC4074770/pdf/nihms569943.pdf&lt;/url&gt;&lt;/related-urls&gt;&lt;/urls&gt;&lt;custom2&gt;PMC4074770&lt;/custom2&gt;&lt;/record&gt;&lt;/Cite&gt;&lt;/EndNote&gt;</w:instrText>
      </w:r>
      <w:r>
        <w:fldChar w:fldCharType="separate"/>
      </w:r>
      <w:r>
        <w:rPr>
          <w:noProof/>
        </w:rPr>
        <w:t>(</w:t>
      </w:r>
      <w:hyperlink w:anchor="_ENREF_57" w:tooltip="Scheinberg, 2014 #16443" w:history="1">
        <w:r w:rsidR="00D84C0C">
          <w:rPr>
            <w:noProof/>
          </w:rPr>
          <w:t>Scheinberg et al., 2014</w:t>
        </w:r>
      </w:hyperlink>
      <w:r>
        <w:rPr>
          <w:noProof/>
        </w:rPr>
        <w:t>)</w:t>
      </w:r>
      <w:r>
        <w:fldChar w:fldCharType="end"/>
      </w:r>
      <w:r>
        <w:t>.  The median CsA dose at the time of relapse was 1.32 (range: 0.52 – 4.18) mg/kg daily; the mean dose was 1.8 mg/kg daily.  The dose adopted on the amended protocol deliberately exceeds both median and mean daily doses on Scheinberg et al’s study in an attempt to improve relapse, a secondary endpoint in protocol 12-H-0150.</w:t>
      </w:r>
    </w:p>
    <w:p w14:paraId="7B77CD2E" w14:textId="77777777" w:rsidR="00724384" w:rsidRDefault="00724384" w:rsidP="00820042"/>
    <w:p w14:paraId="562CE816" w14:textId="6D1380D2" w:rsidR="00FB5C0D" w:rsidRPr="0003538E" w:rsidRDefault="00FB5C0D" w:rsidP="00FB5C0D">
      <w:r>
        <w:t>G</w:t>
      </w:r>
      <w:r w:rsidR="001252FB">
        <w:t>iven the uncertainty in the baseline relapse rate</w:t>
      </w:r>
      <w:r>
        <w:t xml:space="preserve">, it behooves us to conduct a controlled study.  On the basis </w:t>
      </w:r>
      <w:r w:rsidR="00E44620">
        <w:t>previous trials,</w:t>
      </w:r>
      <w:r w:rsidR="001B207A">
        <w:t xml:space="preserve"> it is reasonable to estimate</w:t>
      </w:r>
      <w:r w:rsidR="00E44620">
        <w:t xml:space="preserve"> </w:t>
      </w:r>
      <w:r w:rsidR="001B207A">
        <w:t>a baseline relapse rate, p</w:t>
      </w:r>
      <w:r w:rsidR="001B207A">
        <w:rPr>
          <w:vertAlign w:val="subscript"/>
        </w:rPr>
        <w:t>0</w:t>
      </w:r>
      <w:r w:rsidR="001B207A">
        <w:t xml:space="preserve"> =</w:t>
      </w:r>
      <w:r w:rsidR="001804F4">
        <w:t xml:space="preserve"> </w:t>
      </w:r>
      <w:r w:rsidR="00E44620">
        <w:t>40%</w:t>
      </w:r>
      <w:r w:rsidR="001B207A">
        <w:t>,</w:t>
      </w:r>
      <w:r w:rsidR="00E44620">
        <w:t xml:space="preserve"> </w:t>
      </w:r>
      <w:r w:rsidR="001B207A">
        <w:t xml:space="preserve">for </w:t>
      </w:r>
      <w:r w:rsidR="00E44620">
        <w:t xml:space="preserve">patients </w:t>
      </w:r>
      <w:r w:rsidR="001804F4">
        <w:t>treated with standard immunotherapy with eltrombopag</w:t>
      </w:r>
      <w:r w:rsidR="00E44620">
        <w:t xml:space="preserve">. </w:t>
      </w:r>
      <w:ins w:id="65" w:author="Cordes, Stefan (NIH/NHLBI) [E]" w:date="2016-02-25T18:53:00Z">
        <w:r w:rsidR="00645B0C">
          <w:t xml:space="preserve"> This treatment will </w:t>
        </w:r>
      </w:ins>
      <w:ins w:id="66" w:author="Cordes, Stefan (NIH/NHLBI) [E]" w:date="2016-02-25T18:54:00Z">
        <w:r w:rsidR="00645B0C">
          <w:t xml:space="preserve">be considered to have a clinically significant </w:t>
        </w:r>
      </w:ins>
      <w:del w:id="67" w:author="Cordes, Stefan (NIH/NHLBI) [E]" w:date="2016-02-25T18:53:00Z">
        <w:r w:rsidR="00E44620" w:rsidDel="00645B0C">
          <w:delText xml:space="preserve"> </w:delText>
        </w:r>
        <w:r w:rsidR="001804F4" w:rsidDel="00645B0C">
          <w:delText xml:space="preserve">To consider </w:delText>
        </w:r>
      </w:del>
      <w:del w:id="68" w:author="Cordes, Stefan (NIH/NHLBI) [E]" w:date="2016-02-25T18:54:00Z">
        <w:r w:rsidR="001804F4" w:rsidDel="00645B0C">
          <w:delText>this</w:delText>
        </w:r>
        <w:r w:rsidR="00E44620" w:rsidDel="00645B0C">
          <w:delText xml:space="preserve"> </w:delText>
        </w:r>
        <w:r w:rsidR="001252FB" w:rsidDel="00645B0C">
          <w:delText>therapeutically worthwhile</w:delText>
        </w:r>
        <w:r w:rsidR="00E44620" w:rsidDel="00645B0C">
          <w:delText xml:space="preserve"> intervention</w:delText>
        </w:r>
      </w:del>
      <w:ins w:id="69" w:author="Cordes, Stefan (NIH/NHLBI) [E]" w:date="2016-02-25T18:54:00Z">
        <w:r w:rsidR="00645B0C">
          <w:t>effect</w:t>
        </w:r>
      </w:ins>
      <w:r w:rsidR="00E44620">
        <w:t xml:space="preserve">, </w:t>
      </w:r>
      <w:del w:id="70" w:author="Cordes, Stefan (NIH/NHLBI) [E]" w:date="2016-02-25T18:54:00Z">
        <w:r w:rsidR="001804F4" w:rsidDel="00645B0C">
          <w:delText>we hope to</w:delText>
        </w:r>
      </w:del>
      <w:ins w:id="71" w:author="Cordes, Stefan (NIH/NHLBI) [E]" w:date="2016-02-25T18:54:00Z">
        <w:r w:rsidR="00645B0C">
          <w:t>if it</w:t>
        </w:r>
      </w:ins>
      <w:r w:rsidR="001804F4">
        <w:t xml:space="preserve"> achieve</w:t>
      </w:r>
      <w:ins w:id="72" w:author="Cordes, Stefan (NIH/NHLBI) [E]" w:date="2016-02-25T18:54:00Z">
        <w:r w:rsidR="00645B0C">
          <w:t>s</w:t>
        </w:r>
      </w:ins>
      <w:r w:rsidR="001804F4">
        <w:t xml:space="preserve"> an absolute reduction in the relapse rate of</w:t>
      </w:r>
      <w:r w:rsidR="00E44620">
        <w:t xml:space="preserve"> </w:t>
      </w:r>
      <w:del w:id="73" w:author="Cordes, Stefan (NIH/NHLBI) [E]" w:date="2016-02-25T18:54:00Z">
        <w:r w:rsidR="00E44620" w:rsidDel="00645B0C">
          <w:delText xml:space="preserve">roughly </w:delText>
        </w:r>
      </w:del>
      <w:r w:rsidR="001804F4">
        <w:t>2</w:t>
      </w:r>
      <w:r w:rsidR="00E44620">
        <w:t>5</w:t>
      </w:r>
      <w:del w:id="74" w:author="Cordes, Stefan (NIH/NHLBI) [E]" w:date="2016-02-25T18:55:00Z">
        <w:r w:rsidR="00E44620" w:rsidDel="00645B0C">
          <w:delText>%</w:delText>
        </w:r>
        <w:r w:rsidR="001804F4" w:rsidDel="00645B0C">
          <w:delText xml:space="preserve"> for patients treated with SRL</w:delText>
        </w:r>
      </w:del>
      <w:ins w:id="75" w:author="Cordes, Stefan (NIH/NHLBI) [E]" w:date="2016-02-25T18:55:00Z">
        <w:r w:rsidR="00645B0C">
          <w:t>%</w:t>
        </w:r>
      </w:ins>
      <w:r w:rsidR="00E44620">
        <w:t xml:space="preserve">. </w:t>
      </w:r>
      <w:ins w:id="76" w:author="Cordes, Stefan (NIH/NHLBI) [E]" w:date="2016-02-25T18:56:00Z">
        <w:r w:rsidR="00645B0C">
          <w:t>T</w:t>
        </w:r>
      </w:ins>
      <w:del w:id="77" w:author="Cordes, Stefan (NIH/NHLBI) [E]" w:date="2016-02-25T18:56:00Z">
        <w:r w:rsidR="00E44620" w:rsidDel="00645B0C">
          <w:delText xml:space="preserve"> </w:delText>
        </w:r>
        <w:r w:rsidR="001804F4" w:rsidDel="00645B0C">
          <w:delText>T</w:delText>
        </w:r>
      </w:del>
      <w:r w:rsidR="001804F4">
        <w:t>he number of patients that will need to be enrolled on each arm</w:t>
      </w:r>
      <w:r w:rsidR="00E44620">
        <w:t xml:space="preserve"> </w:t>
      </w:r>
      <w:r w:rsidR="001804F4">
        <w:t xml:space="preserve">to </w:t>
      </w:r>
      <w:r w:rsidR="001252FB">
        <w:t>allow us to (a) not accept the hypothesis that the relapse rate on the treatment arm is</w:t>
      </w:r>
      <w:r w:rsidR="000B4416">
        <w:t xml:space="preserve"> p</w:t>
      </w:r>
      <w:r w:rsidR="000B4416">
        <w:rPr>
          <w:vertAlign w:val="subscript"/>
        </w:rPr>
        <w:t>0</w:t>
      </w:r>
      <w:r w:rsidR="001252FB">
        <w:t xml:space="preserve"> with a type I error,</w:t>
      </w:r>
      <w:r w:rsidR="000B4416">
        <w:t xml:space="preserve"> </w:t>
      </w:r>
      <w:r w:rsidR="001252FB">
        <w:sym w:font="Symbol" w:char="F061"/>
      </w:r>
      <w:r w:rsidR="001252FB">
        <w:t xml:space="preserve"> = 0.05, and (b) accept the alternative hypothesis that the relapse rate on the treatment arm is p</w:t>
      </w:r>
      <w:r w:rsidR="001252FB">
        <w:rPr>
          <w:vertAlign w:val="subscript"/>
        </w:rPr>
        <w:t>1</w:t>
      </w:r>
      <w:r w:rsidR="001252FB">
        <w:t xml:space="preserve"> with</w:t>
      </w:r>
      <w:r w:rsidR="00E44620">
        <w:t xml:space="preserve"> a type II error, </w:t>
      </w:r>
      <w:r w:rsidR="00E44620">
        <w:sym w:font="Symbol" w:char="F062"/>
      </w:r>
      <w:r w:rsidR="00E44620">
        <w:t xml:space="preserve"> = 0.2</w:t>
      </w:r>
      <w:r w:rsidR="000B4416">
        <w:t xml:space="preserve"> is </w:t>
      </w:r>
      <w:r w:rsidR="001252FB">
        <w:t>readily computed</w:t>
      </w:r>
      <w:r w:rsidR="006258AE">
        <w:t xml:space="preserve"> via the Fisher exact test</w:t>
      </w:r>
      <w:r w:rsidR="007C0DD6">
        <w:t>.  To conduct this study without interim analyses, w</w:t>
      </w:r>
      <w:r w:rsidR="007C0DD6" w:rsidRPr="0063687E">
        <w:t xml:space="preserve">e estimate that </w:t>
      </w:r>
      <w:r w:rsidR="0003538E">
        <w:t xml:space="preserve">we would need to enroll 56 patients on each arm of the study in order </w:t>
      </w:r>
      <w:r w:rsidR="007C0DD6" w:rsidRPr="0063687E">
        <w:t xml:space="preserve">to achieve </w:t>
      </w:r>
      <w:r w:rsidR="007C0DD6">
        <w:t xml:space="preserve">the desired significance and </w:t>
      </w:r>
      <w:r w:rsidR="0003538E">
        <w:t>power</w:t>
      </w:r>
      <w:r w:rsidR="007C0DD6">
        <w:t>.</w:t>
      </w:r>
      <w:r w:rsidR="0003538E">
        <w:t xml:space="preserve">  Table 1 below displays trial sizes for a variety of alternative assumptions regarding baseline and treatment relapse rates.</w:t>
      </w:r>
    </w:p>
    <w:p w14:paraId="2F40DF72" w14:textId="5058C359" w:rsidR="00E44620" w:rsidRDefault="00E44620" w:rsidP="00D84C0C">
      <w:pPr>
        <w:jc w:val="center"/>
        <w:rPr>
          <w:b/>
        </w:rPr>
      </w:pPr>
    </w:p>
    <w:tbl>
      <w:tblPr>
        <w:tblStyle w:val="TableGrid"/>
        <w:tblW w:w="0" w:type="auto"/>
        <w:tblInd w:w="108" w:type="dxa"/>
        <w:tblLook w:val="04A0" w:firstRow="1" w:lastRow="0" w:firstColumn="1" w:lastColumn="0" w:noHBand="0" w:noVBand="1"/>
      </w:tblPr>
      <w:tblGrid>
        <w:gridCol w:w="664"/>
        <w:gridCol w:w="699"/>
        <w:gridCol w:w="615"/>
        <w:gridCol w:w="1125"/>
      </w:tblGrid>
      <w:tr w:rsidR="00222561" w14:paraId="5A3816AB" w14:textId="77777777" w:rsidTr="00D84C0C">
        <w:tc>
          <w:tcPr>
            <w:tcW w:w="0" w:type="auto"/>
            <w:shd w:val="clear" w:color="auto" w:fill="auto"/>
          </w:tcPr>
          <w:p w14:paraId="2BA94890" w14:textId="63D73C67" w:rsidR="00222561" w:rsidRPr="00D84C0C" w:rsidRDefault="00222561" w:rsidP="00D84C0C">
            <w:pPr>
              <w:jc w:val="center"/>
              <w:rPr>
                <w:b/>
                <w:vertAlign w:val="subscript"/>
              </w:rPr>
            </w:pPr>
            <w:r>
              <w:rPr>
                <w:b/>
              </w:rPr>
              <w:t>P</w:t>
            </w:r>
            <w:r>
              <w:rPr>
                <w:b/>
                <w:vertAlign w:val="subscript"/>
              </w:rPr>
              <w:t>0</w:t>
            </w:r>
          </w:p>
        </w:tc>
        <w:tc>
          <w:tcPr>
            <w:tcW w:w="0" w:type="auto"/>
            <w:shd w:val="clear" w:color="auto" w:fill="auto"/>
          </w:tcPr>
          <w:p w14:paraId="185184EC" w14:textId="1BFFED34" w:rsidR="00222561" w:rsidRPr="00D84C0C" w:rsidRDefault="00222561" w:rsidP="00D84C0C">
            <w:pPr>
              <w:jc w:val="center"/>
              <w:rPr>
                <w:b/>
                <w:vertAlign w:val="subscript"/>
              </w:rPr>
            </w:pPr>
            <w:r>
              <w:rPr>
                <w:b/>
              </w:rPr>
              <w:t>P</w:t>
            </w:r>
            <w:r>
              <w:rPr>
                <w:b/>
                <w:vertAlign w:val="subscript"/>
              </w:rPr>
              <w:t>1</w:t>
            </w:r>
          </w:p>
        </w:tc>
        <w:tc>
          <w:tcPr>
            <w:tcW w:w="0" w:type="auto"/>
            <w:shd w:val="clear" w:color="auto" w:fill="auto"/>
          </w:tcPr>
          <w:p w14:paraId="0A650597" w14:textId="6B9A7E2E" w:rsidR="00222561" w:rsidRDefault="00222561" w:rsidP="00D84C0C">
            <w:pPr>
              <w:jc w:val="center"/>
              <w:rPr>
                <w:b/>
              </w:rPr>
            </w:pPr>
            <w:r>
              <w:rPr>
                <w:b/>
              </w:rPr>
              <w:t>N</w:t>
            </w:r>
          </w:p>
        </w:tc>
        <w:tc>
          <w:tcPr>
            <w:tcW w:w="0" w:type="auto"/>
            <w:shd w:val="clear" w:color="auto" w:fill="auto"/>
          </w:tcPr>
          <w:p w14:paraId="2CA893BA" w14:textId="6960FCD5" w:rsidR="00222561" w:rsidRDefault="00222561" w:rsidP="00D84C0C">
            <w:pPr>
              <w:jc w:val="center"/>
              <w:rPr>
                <w:b/>
              </w:rPr>
            </w:pPr>
            <w:r>
              <w:rPr>
                <w:b/>
              </w:rPr>
              <w:t>Power</w:t>
            </w:r>
          </w:p>
        </w:tc>
      </w:tr>
      <w:tr w:rsidR="00222561" w14:paraId="17A6EE6C" w14:textId="77777777" w:rsidTr="00D84C0C">
        <w:tc>
          <w:tcPr>
            <w:tcW w:w="0" w:type="auto"/>
            <w:shd w:val="clear" w:color="auto" w:fill="auto"/>
          </w:tcPr>
          <w:p w14:paraId="34CA7EA1" w14:textId="655758FE" w:rsidR="00222561" w:rsidRPr="00D84C0C" w:rsidRDefault="00222561" w:rsidP="00D84C0C">
            <w:pPr>
              <w:jc w:val="center"/>
            </w:pPr>
            <w:r w:rsidRPr="00D84C0C">
              <w:t>0.45</w:t>
            </w:r>
          </w:p>
        </w:tc>
        <w:tc>
          <w:tcPr>
            <w:tcW w:w="0" w:type="auto"/>
            <w:shd w:val="clear" w:color="auto" w:fill="auto"/>
          </w:tcPr>
          <w:p w14:paraId="5768BE87" w14:textId="529DD513" w:rsidR="00222561" w:rsidRPr="00D84C0C" w:rsidRDefault="00222561" w:rsidP="00D84C0C">
            <w:pPr>
              <w:jc w:val="center"/>
            </w:pPr>
            <w:r w:rsidRPr="00D84C0C">
              <w:t>0.3</w:t>
            </w:r>
          </w:p>
        </w:tc>
        <w:tc>
          <w:tcPr>
            <w:tcW w:w="0" w:type="auto"/>
            <w:shd w:val="clear" w:color="auto" w:fill="auto"/>
          </w:tcPr>
          <w:p w14:paraId="68622B4A" w14:textId="4ADB9615" w:rsidR="00222561" w:rsidRPr="00D84C0C" w:rsidRDefault="00222561" w:rsidP="00D84C0C">
            <w:pPr>
              <w:jc w:val="center"/>
            </w:pPr>
            <w:r w:rsidRPr="00D84C0C">
              <w:t>174</w:t>
            </w:r>
          </w:p>
        </w:tc>
        <w:tc>
          <w:tcPr>
            <w:tcW w:w="0" w:type="auto"/>
            <w:shd w:val="clear" w:color="auto" w:fill="auto"/>
          </w:tcPr>
          <w:p w14:paraId="078F1861" w14:textId="18ACC7FC" w:rsidR="00222561" w:rsidRPr="00D84C0C" w:rsidRDefault="00222561" w:rsidP="00D84C0C">
            <w:pPr>
              <w:jc w:val="center"/>
            </w:pPr>
            <w:r w:rsidRPr="00D84C0C">
              <w:t>0.80166</w:t>
            </w:r>
          </w:p>
        </w:tc>
      </w:tr>
      <w:tr w:rsidR="00222561" w14:paraId="2C45566A" w14:textId="77777777" w:rsidTr="00D84C0C">
        <w:tc>
          <w:tcPr>
            <w:tcW w:w="0" w:type="auto"/>
            <w:shd w:val="clear" w:color="auto" w:fill="auto"/>
          </w:tcPr>
          <w:p w14:paraId="3EC695A9" w14:textId="0B82DD85" w:rsidR="00222561" w:rsidRPr="00D84C0C" w:rsidRDefault="00222561" w:rsidP="00D84C0C">
            <w:pPr>
              <w:jc w:val="center"/>
            </w:pPr>
            <w:r w:rsidRPr="00D84C0C">
              <w:t>0.45</w:t>
            </w:r>
          </w:p>
        </w:tc>
        <w:tc>
          <w:tcPr>
            <w:tcW w:w="0" w:type="auto"/>
            <w:shd w:val="clear" w:color="auto" w:fill="auto"/>
          </w:tcPr>
          <w:p w14:paraId="63685AF8" w14:textId="7B696FA1" w:rsidR="00222561" w:rsidRPr="00D84C0C" w:rsidRDefault="00222561" w:rsidP="00D84C0C">
            <w:pPr>
              <w:jc w:val="center"/>
            </w:pPr>
            <w:r w:rsidRPr="00D84C0C">
              <w:t>0.25</w:t>
            </w:r>
          </w:p>
        </w:tc>
        <w:tc>
          <w:tcPr>
            <w:tcW w:w="0" w:type="auto"/>
            <w:shd w:val="clear" w:color="auto" w:fill="auto"/>
          </w:tcPr>
          <w:p w14:paraId="3576CF7C" w14:textId="0530961E" w:rsidR="00222561" w:rsidRPr="00D84C0C" w:rsidRDefault="00222561" w:rsidP="00D84C0C">
            <w:pPr>
              <w:jc w:val="center"/>
            </w:pPr>
            <w:r w:rsidRPr="00D84C0C">
              <w:t>98</w:t>
            </w:r>
          </w:p>
        </w:tc>
        <w:tc>
          <w:tcPr>
            <w:tcW w:w="0" w:type="auto"/>
            <w:shd w:val="clear" w:color="auto" w:fill="auto"/>
          </w:tcPr>
          <w:p w14:paraId="4076E53E" w14:textId="21BC7BE5" w:rsidR="00222561" w:rsidRPr="00D84C0C" w:rsidRDefault="00222561" w:rsidP="00D84C0C">
            <w:pPr>
              <w:jc w:val="center"/>
            </w:pPr>
            <w:r w:rsidRPr="00D84C0C">
              <w:t>0.80237</w:t>
            </w:r>
          </w:p>
        </w:tc>
      </w:tr>
      <w:tr w:rsidR="00222561" w14:paraId="22EA8FE5" w14:textId="77777777" w:rsidTr="00D84C0C">
        <w:tc>
          <w:tcPr>
            <w:tcW w:w="0" w:type="auto"/>
            <w:shd w:val="clear" w:color="auto" w:fill="auto"/>
          </w:tcPr>
          <w:p w14:paraId="3CD35C9F" w14:textId="02CEFD5E" w:rsidR="00222561" w:rsidRPr="00D84C0C" w:rsidRDefault="00222561" w:rsidP="00D84C0C">
            <w:pPr>
              <w:jc w:val="center"/>
            </w:pPr>
            <w:r w:rsidRPr="00D84C0C">
              <w:t>0.45</w:t>
            </w:r>
          </w:p>
        </w:tc>
        <w:tc>
          <w:tcPr>
            <w:tcW w:w="0" w:type="auto"/>
            <w:shd w:val="clear" w:color="auto" w:fill="auto"/>
          </w:tcPr>
          <w:p w14:paraId="1395042D" w14:textId="2E99B85C" w:rsidR="00222561" w:rsidRPr="00D84C0C" w:rsidRDefault="00222561" w:rsidP="00D84C0C">
            <w:pPr>
              <w:jc w:val="center"/>
            </w:pPr>
            <w:r w:rsidRPr="00D84C0C">
              <w:t>0.2</w:t>
            </w:r>
          </w:p>
        </w:tc>
        <w:tc>
          <w:tcPr>
            <w:tcW w:w="0" w:type="auto"/>
            <w:shd w:val="clear" w:color="auto" w:fill="auto"/>
          </w:tcPr>
          <w:p w14:paraId="56CDDF9A" w14:textId="7B82E881" w:rsidR="00222561" w:rsidRPr="00D84C0C" w:rsidRDefault="00222561" w:rsidP="00D84C0C">
            <w:pPr>
              <w:jc w:val="center"/>
            </w:pPr>
            <w:r w:rsidRPr="00D84C0C">
              <w:t>61</w:t>
            </w:r>
          </w:p>
        </w:tc>
        <w:tc>
          <w:tcPr>
            <w:tcW w:w="0" w:type="auto"/>
            <w:shd w:val="clear" w:color="auto" w:fill="auto"/>
          </w:tcPr>
          <w:p w14:paraId="56C3719E" w14:textId="211BBD40" w:rsidR="00222561" w:rsidRPr="00D84C0C" w:rsidRDefault="00222561" w:rsidP="00D84C0C">
            <w:pPr>
              <w:jc w:val="center"/>
            </w:pPr>
            <w:r w:rsidRPr="00D84C0C">
              <w:t>0.80016</w:t>
            </w:r>
          </w:p>
        </w:tc>
      </w:tr>
      <w:tr w:rsidR="00222561" w14:paraId="5BD04973" w14:textId="77777777" w:rsidTr="00D84C0C">
        <w:tc>
          <w:tcPr>
            <w:tcW w:w="0" w:type="auto"/>
            <w:shd w:val="clear" w:color="auto" w:fill="auto"/>
          </w:tcPr>
          <w:p w14:paraId="52202D51" w14:textId="63068B51" w:rsidR="00222561" w:rsidRPr="00D84C0C" w:rsidRDefault="00222561" w:rsidP="00D84C0C">
            <w:pPr>
              <w:jc w:val="center"/>
            </w:pPr>
            <w:r w:rsidRPr="00D84C0C">
              <w:t>0.45</w:t>
            </w:r>
          </w:p>
        </w:tc>
        <w:tc>
          <w:tcPr>
            <w:tcW w:w="0" w:type="auto"/>
            <w:shd w:val="clear" w:color="auto" w:fill="auto"/>
          </w:tcPr>
          <w:p w14:paraId="37774F72" w14:textId="5B07A15D" w:rsidR="00222561" w:rsidRPr="00D84C0C" w:rsidRDefault="00222561" w:rsidP="00D84C0C">
            <w:pPr>
              <w:jc w:val="center"/>
            </w:pPr>
            <w:r w:rsidRPr="00D84C0C">
              <w:t>0.15</w:t>
            </w:r>
          </w:p>
        </w:tc>
        <w:tc>
          <w:tcPr>
            <w:tcW w:w="0" w:type="auto"/>
            <w:shd w:val="clear" w:color="auto" w:fill="auto"/>
          </w:tcPr>
          <w:p w14:paraId="772FAC24" w14:textId="5E7BC5E9" w:rsidR="00222561" w:rsidRPr="00D84C0C" w:rsidRDefault="00222561" w:rsidP="00D84C0C">
            <w:pPr>
              <w:jc w:val="center"/>
            </w:pPr>
            <w:r w:rsidRPr="00D84C0C">
              <w:t>41</w:t>
            </w:r>
          </w:p>
        </w:tc>
        <w:tc>
          <w:tcPr>
            <w:tcW w:w="0" w:type="auto"/>
            <w:shd w:val="clear" w:color="auto" w:fill="auto"/>
          </w:tcPr>
          <w:p w14:paraId="44D288A0" w14:textId="3C82D367" w:rsidR="00222561" w:rsidRPr="00D84C0C" w:rsidRDefault="00222561" w:rsidP="00D84C0C">
            <w:pPr>
              <w:jc w:val="center"/>
            </w:pPr>
            <w:r w:rsidRPr="00D84C0C">
              <w:t>0.80621</w:t>
            </w:r>
          </w:p>
        </w:tc>
      </w:tr>
      <w:tr w:rsidR="00222561" w14:paraId="330DF9DC" w14:textId="77777777" w:rsidTr="00D84C0C">
        <w:tc>
          <w:tcPr>
            <w:tcW w:w="0" w:type="auto"/>
            <w:shd w:val="clear" w:color="auto" w:fill="auto"/>
          </w:tcPr>
          <w:p w14:paraId="5CB1E451" w14:textId="3DC81308" w:rsidR="00222561" w:rsidRPr="00D84C0C" w:rsidRDefault="00222561" w:rsidP="00D84C0C">
            <w:pPr>
              <w:jc w:val="center"/>
            </w:pPr>
            <w:r w:rsidRPr="00D84C0C">
              <w:t>0.4</w:t>
            </w:r>
          </w:p>
        </w:tc>
        <w:tc>
          <w:tcPr>
            <w:tcW w:w="0" w:type="auto"/>
            <w:shd w:val="clear" w:color="auto" w:fill="auto"/>
          </w:tcPr>
          <w:p w14:paraId="2F90E0A0" w14:textId="503C0217" w:rsidR="00222561" w:rsidRPr="00D84C0C" w:rsidRDefault="00222561" w:rsidP="00D84C0C">
            <w:pPr>
              <w:jc w:val="center"/>
            </w:pPr>
            <w:r w:rsidRPr="00D84C0C">
              <w:t>0.25</w:t>
            </w:r>
          </w:p>
        </w:tc>
        <w:tc>
          <w:tcPr>
            <w:tcW w:w="0" w:type="auto"/>
            <w:shd w:val="clear" w:color="auto" w:fill="auto"/>
          </w:tcPr>
          <w:p w14:paraId="640634DC" w14:textId="25A37BFB" w:rsidR="00222561" w:rsidRPr="00D84C0C" w:rsidRDefault="00222561" w:rsidP="00D84C0C">
            <w:pPr>
              <w:jc w:val="center"/>
            </w:pPr>
            <w:r w:rsidRPr="00D84C0C">
              <w:t>164</w:t>
            </w:r>
          </w:p>
        </w:tc>
        <w:tc>
          <w:tcPr>
            <w:tcW w:w="0" w:type="auto"/>
            <w:shd w:val="clear" w:color="auto" w:fill="auto"/>
          </w:tcPr>
          <w:p w14:paraId="36A6AB7F" w14:textId="2C3B2242" w:rsidR="00222561" w:rsidRPr="00D84C0C" w:rsidRDefault="00222561" w:rsidP="00D84C0C">
            <w:pPr>
              <w:jc w:val="center"/>
            </w:pPr>
            <w:r w:rsidRPr="00D84C0C">
              <w:t>0.80141</w:t>
            </w:r>
          </w:p>
        </w:tc>
      </w:tr>
      <w:tr w:rsidR="00222561" w14:paraId="38B8512E" w14:textId="77777777" w:rsidTr="00D84C0C">
        <w:tc>
          <w:tcPr>
            <w:tcW w:w="0" w:type="auto"/>
            <w:shd w:val="clear" w:color="auto" w:fill="auto"/>
          </w:tcPr>
          <w:p w14:paraId="69FB6159" w14:textId="0D0257AC" w:rsidR="00222561" w:rsidRPr="00D84C0C" w:rsidRDefault="00222561" w:rsidP="00D84C0C">
            <w:pPr>
              <w:jc w:val="center"/>
            </w:pPr>
            <w:r w:rsidRPr="00D84C0C">
              <w:t>0.4</w:t>
            </w:r>
          </w:p>
        </w:tc>
        <w:tc>
          <w:tcPr>
            <w:tcW w:w="0" w:type="auto"/>
            <w:shd w:val="clear" w:color="auto" w:fill="auto"/>
          </w:tcPr>
          <w:p w14:paraId="6BD27915" w14:textId="1E033662" w:rsidR="00222561" w:rsidRPr="00D84C0C" w:rsidRDefault="00222561" w:rsidP="00D84C0C">
            <w:pPr>
              <w:jc w:val="center"/>
            </w:pPr>
            <w:r w:rsidRPr="00D84C0C">
              <w:t>0.2</w:t>
            </w:r>
          </w:p>
        </w:tc>
        <w:tc>
          <w:tcPr>
            <w:tcW w:w="0" w:type="auto"/>
            <w:shd w:val="clear" w:color="auto" w:fill="auto"/>
          </w:tcPr>
          <w:p w14:paraId="047C0E19" w14:textId="31E7B810" w:rsidR="00222561" w:rsidRPr="00D84C0C" w:rsidRDefault="00222561" w:rsidP="00D84C0C">
            <w:pPr>
              <w:jc w:val="center"/>
            </w:pPr>
            <w:r w:rsidRPr="00D84C0C">
              <w:t>90</w:t>
            </w:r>
          </w:p>
        </w:tc>
        <w:tc>
          <w:tcPr>
            <w:tcW w:w="0" w:type="auto"/>
            <w:shd w:val="clear" w:color="auto" w:fill="auto"/>
          </w:tcPr>
          <w:p w14:paraId="6E406D91" w14:textId="2A1DF0DA" w:rsidR="00222561" w:rsidRPr="00D84C0C" w:rsidRDefault="00222561" w:rsidP="00D84C0C">
            <w:pPr>
              <w:jc w:val="center"/>
            </w:pPr>
            <w:r w:rsidRPr="00D84C0C">
              <w:t>0.80168</w:t>
            </w:r>
          </w:p>
        </w:tc>
      </w:tr>
      <w:tr w:rsidR="00222561" w14:paraId="6CC1144F" w14:textId="77777777" w:rsidTr="00D84C0C">
        <w:tc>
          <w:tcPr>
            <w:tcW w:w="0" w:type="auto"/>
            <w:shd w:val="clear" w:color="auto" w:fill="auto"/>
          </w:tcPr>
          <w:p w14:paraId="22B606AA" w14:textId="35869BFA" w:rsidR="00222561" w:rsidRPr="00222561" w:rsidRDefault="00222561" w:rsidP="00D84C0C">
            <w:pPr>
              <w:jc w:val="center"/>
              <w:rPr>
                <w:b/>
              </w:rPr>
            </w:pPr>
            <w:r w:rsidRPr="00222561">
              <w:rPr>
                <w:b/>
              </w:rPr>
              <w:t>0.4</w:t>
            </w:r>
          </w:p>
        </w:tc>
        <w:tc>
          <w:tcPr>
            <w:tcW w:w="0" w:type="auto"/>
            <w:shd w:val="clear" w:color="auto" w:fill="auto"/>
          </w:tcPr>
          <w:p w14:paraId="3C2A6F77" w14:textId="4A160228" w:rsidR="00222561" w:rsidRPr="00222561" w:rsidRDefault="00222561" w:rsidP="00D84C0C">
            <w:pPr>
              <w:jc w:val="center"/>
              <w:rPr>
                <w:b/>
              </w:rPr>
            </w:pPr>
            <w:r w:rsidRPr="00222561">
              <w:rPr>
                <w:b/>
              </w:rPr>
              <w:t>0.15</w:t>
            </w:r>
          </w:p>
        </w:tc>
        <w:tc>
          <w:tcPr>
            <w:tcW w:w="0" w:type="auto"/>
            <w:shd w:val="clear" w:color="auto" w:fill="auto"/>
          </w:tcPr>
          <w:p w14:paraId="4302FB8D" w14:textId="1AEB4769" w:rsidR="00222561" w:rsidRPr="00222561" w:rsidRDefault="00222561" w:rsidP="00D84C0C">
            <w:pPr>
              <w:jc w:val="center"/>
              <w:rPr>
                <w:b/>
              </w:rPr>
            </w:pPr>
            <w:r w:rsidRPr="00222561">
              <w:rPr>
                <w:b/>
              </w:rPr>
              <w:t>56</w:t>
            </w:r>
          </w:p>
        </w:tc>
        <w:tc>
          <w:tcPr>
            <w:tcW w:w="0" w:type="auto"/>
            <w:shd w:val="clear" w:color="auto" w:fill="auto"/>
          </w:tcPr>
          <w:p w14:paraId="17387A86" w14:textId="1078FD4B" w:rsidR="00222561" w:rsidRPr="00222561" w:rsidRDefault="00222561" w:rsidP="00D84C0C">
            <w:pPr>
              <w:jc w:val="center"/>
              <w:rPr>
                <w:b/>
              </w:rPr>
            </w:pPr>
            <w:r w:rsidRPr="00222561">
              <w:rPr>
                <w:b/>
              </w:rPr>
              <w:t>0.80836</w:t>
            </w:r>
          </w:p>
        </w:tc>
      </w:tr>
      <w:tr w:rsidR="00222561" w14:paraId="13C8ADAC" w14:textId="77777777" w:rsidTr="00D84C0C">
        <w:tc>
          <w:tcPr>
            <w:tcW w:w="0" w:type="auto"/>
            <w:shd w:val="clear" w:color="auto" w:fill="auto"/>
          </w:tcPr>
          <w:p w14:paraId="0B4097E1" w14:textId="2C3A53F2" w:rsidR="00222561" w:rsidRPr="00D84C0C" w:rsidRDefault="00222561" w:rsidP="00D84C0C">
            <w:pPr>
              <w:jc w:val="center"/>
            </w:pPr>
            <w:r w:rsidRPr="00D84C0C">
              <w:t>0.35</w:t>
            </w:r>
          </w:p>
        </w:tc>
        <w:tc>
          <w:tcPr>
            <w:tcW w:w="0" w:type="auto"/>
            <w:shd w:val="clear" w:color="auto" w:fill="auto"/>
          </w:tcPr>
          <w:p w14:paraId="480F3A73" w14:textId="0F9F7AAD" w:rsidR="00222561" w:rsidRPr="00D84C0C" w:rsidRDefault="00222561" w:rsidP="00D84C0C">
            <w:pPr>
              <w:jc w:val="center"/>
            </w:pPr>
            <w:r w:rsidRPr="00D84C0C">
              <w:t>0.2</w:t>
            </w:r>
          </w:p>
        </w:tc>
        <w:tc>
          <w:tcPr>
            <w:tcW w:w="0" w:type="auto"/>
            <w:shd w:val="clear" w:color="auto" w:fill="auto"/>
          </w:tcPr>
          <w:p w14:paraId="0B4231F6" w14:textId="54E927C1" w:rsidR="00222561" w:rsidRPr="00D84C0C" w:rsidRDefault="00222561" w:rsidP="00D84C0C">
            <w:pPr>
              <w:jc w:val="center"/>
            </w:pPr>
            <w:r w:rsidRPr="00D84C0C">
              <w:t>150</w:t>
            </w:r>
          </w:p>
        </w:tc>
        <w:tc>
          <w:tcPr>
            <w:tcW w:w="0" w:type="auto"/>
            <w:shd w:val="clear" w:color="auto" w:fill="auto"/>
          </w:tcPr>
          <w:p w14:paraId="1ADC62D8" w14:textId="36BCDB14" w:rsidR="00222561" w:rsidRPr="00D84C0C" w:rsidRDefault="00222561" w:rsidP="00D84C0C">
            <w:pPr>
              <w:jc w:val="center"/>
            </w:pPr>
            <w:r w:rsidRPr="00D84C0C">
              <w:t>0.80268</w:t>
            </w:r>
          </w:p>
        </w:tc>
      </w:tr>
      <w:tr w:rsidR="00222561" w14:paraId="6BE99F2F" w14:textId="77777777" w:rsidTr="00D84C0C">
        <w:tc>
          <w:tcPr>
            <w:tcW w:w="0" w:type="auto"/>
            <w:shd w:val="clear" w:color="auto" w:fill="auto"/>
          </w:tcPr>
          <w:p w14:paraId="0F6EFE35" w14:textId="6E464A90" w:rsidR="00222561" w:rsidRPr="00D84C0C" w:rsidRDefault="00222561" w:rsidP="00D84C0C">
            <w:pPr>
              <w:jc w:val="center"/>
            </w:pPr>
            <w:r w:rsidRPr="00D84C0C">
              <w:t>0.35</w:t>
            </w:r>
          </w:p>
        </w:tc>
        <w:tc>
          <w:tcPr>
            <w:tcW w:w="0" w:type="auto"/>
            <w:shd w:val="clear" w:color="auto" w:fill="auto"/>
          </w:tcPr>
          <w:p w14:paraId="301AF12D" w14:textId="19A7752B" w:rsidR="00222561" w:rsidRPr="00D84C0C" w:rsidRDefault="00222561" w:rsidP="00D84C0C">
            <w:pPr>
              <w:jc w:val="center"/>
            </w:pPr>
            <w:r w:rsidRPr="00D84C0C">
              <w:t>0.15</w:t>
            </w:r>
          </w:p>
        </w:tc>
        <w:tc>
          <w:tcPr>
            <w:tcW w:w="0" w:type="auto"/>
            <w:shd w:val="clear" w:color="auto" w:fill="auto"/>
          </w:tcPr>
          <w:p w14:paraId="14A319FD" w14:textId="12E825D7" w:rsidR="00222561" w:rsidRPr="00D84C0C" w:rsidRDefault="00222561" w:rsidP="00D84C0C">
            <w:pPr>
              <w:jc w:val="center"/>
            </w:pPr>
            <w:r w:rsidRPr="00D84C0C">
              <w:t>81</w:t>
            </w:r>
          </w:p>
        </w:tc>
        <w:tc>
          <w:tcPr>
            <w:tcW w:w="0" w:type="auto"/>
            <w:shd w:val="clear" w:color="auto" w:fill="auto"/>
          </w:tcPr>
          <w:p w14:paraId="451258E8" w14:textId="556624EF" w:rsidR="00222561" w:rsidRPr="00D84C0C" w:rsidRDefault="00222561" w:rsidP="00D84C0C">
            <w:pPr>
              <w:jc w:val="center"/>
            </w:pPr>
            <w:r w:rsidRPr="00D84C0C">
              <w:t>0.80151</w:t>
            </w:r>
          </w:p>
        </w:tc>
      </w:tr>
      <w:tr w:rsidR="00222561" w14:paraId="5B1E33B7" w14:textId="77777777" w:rsidTr="00D84C0C">
        <w:tc>
          <w:tcPr>
            <w:tcW w:w="0" w:type="auto"/>
            <w:shd w:val="clear" w:color="auto" w:fill="auto"/>
          </w:tcPr>
          <w:p w14:paraId="1D06F930" w14:textId="03570C02" w:rsidR="00222561" w:rsidRPr="00D84C0C" w:rsidRDefault="00222561" w:rsidP="00D84C0C">
            <w:pPr>
              <w:jc w:val="center"/>
            </w:pPr>
            <w:r w:rsidRPr="00D84C0C">
              <w:t>0.3</w:t>
            </w:r>
          </w:p>
        </w:tc>
        <w:tc>
          <w:tcPr>
            <w:tcW w:w="0" w:type="auto"/>
            <w:shd w:val="clear" w:color="auto" w:fill="auto"/>
          </w:tcPr>
          <w:p w14:paraId="2F927962" w14:textId="4473926C" w:rsidR="00222561" w:rsidRPr="00D84C0C" w:rsidRDefault="00222561" w:rsidP="00D84C0C">
            <w:pPr>
              <w:jc w:val="center"/>
            </w:pPr>
            <w:r w:rsidRPr="00D84C0C">
              <w:t>0.15</w:t>
            </w:r>
          </w:p>
        </w:tc>
        <w:tc>
          <w:tcPr>
            <w:tcW w:w="0" w:type="auto"/>
            <w:shd w:val="clear" w:color="auto" w:fill="auto"/>
          </w:tcPr>
          <w:p w14:paraId="2147815D" w14:textId="1ECD357D" w:rsidR="00222561" w:rsidRPr="00D84C0C" w:rsidRDefault="00222561" w:rsidP="00D84C0C">
            <w:pPr>
              <w:jc w:val="center"/>
            </w:pPr>
            <w:r w:rsidRPr="00D84C0C">
              <w:t>131</w:t>
            </w:r>
          </w:p>
        </w:tc>
        <w:tc>
          <w:tcPr>
            <w:tcW w:w="0" w:type="auto"/>
            <w:shd w:val="clear" w:color="auto" w:fill="auto"/>
          </w:tcPr>
          <w:p w14:paraId="17596256" w14:textId="16A18510" w:rsidR="00222561" w:rsidRPr="00D84C0C" w:rsidRDefault="00222561" w:rsidP="00D84C0C">
            <w:pPr>
              <w:jc w:val="center"/>
            </w:pPr>
            <w:r w:rsidRPr="00D84C0C">
              <w:t>0.80078</w:t>
            </w:r>
          </w:p>
        </w:tc>
      </w:tr>
    </w:tbl>
    <w:p w14:paraId="25A1FE1D" w14:textId="77777777" w:rsidR="0003538E" w:rsidRDefault="0003538E" w:rsidP="00D84C0C">
      <w:pPr>
        <w:pStyle w:val="Caption"/>
      </w:pPr>
    </w:p>
    <w:p w14:paraId="1781D481" w14:textId="3F44ABE2" w:rsidR="00E44620" w:rsidRPr="00D84C0C" w:rsidRDefault="00381E5F" w:rsidP="00D84C0C">
      <w:pPr>
        <w:pStyle w:val="Caption"/>
        <w:rPr>
          <w:b w:val="0"/>
        </w:rPr>
      </w:pPr>
      <w:r>
        <w:t xml:space="preserve">Table </w:t>
      </w:r>
      <w:fldSimple w:instr=" SEQ Table \* ARABIC ">
        <w:r>
          <w:rPr>
            <w:noProof/>
          </w:rPr>
          <w:t>1</w:t>
        </w:r>
      </w:fldSimple>
      <w:r>
        <w:t xml:space="preserve"> </w:t>
      </w:r>
      <w:r w:rsidRPr="00D84C0C">
        <w:rPr>
          <w:b w:val="0"/>
        </w:rPr>
        <w:t xml:space="preserve">Given </w:t>
      </w:r>
      <w:r w:rsidR="001B207A">
        <w:rPr>
          <w:b w:val="0"/>
        </w:rPr>
        <w:t xml:space="preserve">(i) </w:t>
      </w:r>
      <w:r w:rsidR="001804F4" w:rsidRPr="00D84C0C">
        <w:rPr>
          <w:b w:val="0"/>
        </w:rPr>
        <w:t xml:space="preserve">anticipated </w:t>
      </w:r>
      <w:r w:rsidR="000B4416">
        <w:rPr>
          <w:b w:val="0"/>
        </w:rPr>
        <w:t>baseline relapse rate, p</w:t>
      </w:r>
      <w:r w:rsidR="000B4416">
        <w:rPr>
          <w:b w:val="0"/>
          <w:vertAlign w:val="subscript"/>
        </w:rPr>
        <w:t>0</w:t>
      </w:r>
      <w:r w:rsidR="000B4416">
        <w:rPr>
          <w:b w:val="0"/>
        </w:rPr>
        <w:t>,</w:t>
      </w:r>
      <w:r w:rsidR="001B207A">
        <w:rPr>
          <w:b w:val="0"/>
        </w:rPr>
        <w:t xml:space="preserve"> on the control arm, (ii) therapeutically significant relapse rate, p</w:t>
      </w:r>
      <w:r w:rsidR="001B207A">
        <w:rPr>
          <w:b w:val="0"/>
          <w:vertAlign w:val="subscript"/>
        </w:rPr>
        <w:t>1</w:t>
      </w:r>
      <w:r w:rsidR="001B207A">
        <w:rPr>
          <w:b w:val="0"/>
        </w:rPr>
        <w:t>, on the treatment arm, N is the number of patients that need to be enrolled on each arm of the study in order to (a) not accept the null hypothesis, H</w:t>
      </w:r>
      <w:r w:rsidR="001B207A">
        <w:rPr>
          <w:b w:val="0"/>
          <w:vertAlign w:val="subscript"/>
        </w:rPr>
        <w:t>0</w:t>
      </w:r>
      <w:r w:rsidR="001B207A">
        <w:rPr>
          <w:b w:val="0"/>
        </w:rPr>
        <w:t>: p = p</w:t>
      </w:r>
      <w:r w:rsidR="001B207A">
        <w:rPr>
          <w:b w:val="0"/>
          <w:vertAlign w:val="subscript"/>
        </w:rPr>
        <w:t>0</w:t>
      </w:r>
      <w:r w:rsidR="001B207A">
        <w:rPr>
          <w:b w:val="0"/>
        </w:rPr>
        <w:t xml:space="preserve">, with a type I error, </w:t>
      </w:r>
      <w:r w:rsidR="001B207A">
        <w:rPr>
          <w:b w:val="0"/>
        </w:rPr>
        <w:sym w:font="Symbol" w:char="F061"/>
      </w:r>
      <w:r w:rsidR="001B207A">
        <w:rPr>
          <w:b w:val="0"/>
        </w:rPr>
        <w:t xml:space="preserve"> = 0.05 AND (b) to accept the alternative hypothesis, H</w:t>
      </w:r>
      <w:r w:rsidR="001B207A">
        <w:rPr>
          <w:b w:val="0"/>
          <w:vertAlign w:val="subscript"/>
        </w:rPr>
        <w:t>1</w:t>
      </w:r>
      <w:r w:rsidR="001B207A">
        <w:rPr>
          <w:b w:val="0"/>
        </w:rPr>
        <w:t>: p = p</w:t>
      </w:r>
      <w:r w:rsidR="001B207A">
        <w:rPr>
          <w:b w:val="0"/>
          <w:vertAlign w:val="subscript"/>
        </w:rPr>
        <w:t>1</w:t>
      </w:r>
      <w:r w:rsidR="001B207A">
        <w:rPr>
          <w:b w:val="0"/>
        </w:rPr>
        <w:t xml:space="preserve">, with a type II error, </w:t>
      </w:r>
      <w:r w:rsidR="001B207A">
        <w:rPr>
          <w:b w:val="0"/>
        </w:rPr>
        <w:sym w:font="Symbol" w:char="F062"/>
      </w:r>
      <w:r w:rsidR="001B207A">
        <w:rPr>
          <w:b w:val="0"/>
        </w:rPr>
        <w:t xml:space="preserve"> = 0.2.</w:t>
      </w:r>
    </w:p>
    <w:p w14:paraId="3113442B" w14:textId="77777777" w:rsidR="00381E5F" w:rsidRDefault="00381E5F">
      <w:pPr>
        <w:rPr>
          <w:b/>
        </w:rPr>
      </w:pPr>
    </w:p>
    <w:p w14:paraId="149DE0D8" w14:textId="092CDDAC" w:rsidR="00222561" w:rsidRDefault="00381E5F" w:rsidP="00820042">
      <w:pPr>
        <w:rPr>
          <w:ins w:id="78" w:author="Cordes, Stefan (NIH/NHLBI) [E]" w:date="2016-02-25T18:24:00Z"/>
        </w:rPr>
      </w:pPr>
      <w:r>
        <w:t xml:space="preserve">We plan to perform interim analyses </w:t>
      </w:r>
      <w:r w:rsidR="000B67CB">
        <w:t xml:space="preserve">to assess for futility and efficacy </w:t>
      </w:r>
      <w:r w:rsidR="0003538E">
        <w:t xml:space="preserve">when </w:t>
      </w:r>
      <w:ins w:id="79" w:author="Cordes, Stefan (NIH/NHLBI) [E]" w:date="2016-02-25T18:59:00Z">
        <w:r w:rsidR="00645B0C">
          <w:t>20</w:t>
        </w:r>
      </w:ins>
      <w:del w:id="80" w:author="Cordes, Stefan (NIH/NHLBI) [E]" w:date="2016-02-25T18:59:00Z">
        <w:r w:rsidR="0003538E" w:rsidDel="00645B0C">
          <w:delText>20</w:delText>
        </w:r>
      </w:del>
      <w:r w:rsidR="0003538E">
        <w:t xml:space="preserve"> and 4</w:t>
      </w:r>
      <w:r>
        <w:t xml:space="preserve">0 patients are evaluable on each </w:t>
      </w:r>
      <w:r w:rsidR="000B67CB">
        <w:t xml:space="preserve">arm of the trial.  To achieve a significance </w:t>
      </w:r>
      <w:r w:rsidR="000B67CB">
        <w:sym w:font="Symbol" w:char="F061"/>
      </w:r>
      <w:r w:rsidR="000B67CB">
        <w:t xml:space="preserve"> = 0.05 and power, 1 - </w:t>
      </w:r>
      <w:r w:rsidR="000B67CB">
        <w:sym w:font="Symbol" w:char="F062"/>
      </w:r>
      <w:r w:rsidR="000B67CB">
        <w:t xml:space="preserve"> = 0.8 will require enrolling</w:t>
      </w:r>
      <w:r w:rsidR="0003538E">
        <w:t xml:space="preserve"> 60 patients on each arm</w:t>
      </w:r>
      <w:r w:rsidR="000B67CB">
        <w:t xml:space="preserve"> of the study.  </w:t>
      </w:r>
      <w:r w:rsidR="0003538E">
        <w:t xml:space="preserve"> </w:t>
      </w:r>
      <w:r w:rsidR="000B67CB">
        <w:t>The stopping strategy will be determined by the Lan-DeMets group sequential calculations using the</w:t>
      </w:r>
      <w:r w:rsidR="0003538E">
        <w:t xml:space="preserve"> O’Brien-Fleming </w:t>
      </w:r>
      <w:r w:rsidR="000B67CB">
        <w:t xml:space="preserve">spending functions for two sample proportions at </w:t>
      </w:r>
      <w:r w:rsidR="000B67CB">
        <w:sym w:font="Symbol" w:char="F061"/>
      </w:r>
      <w:r w:rsidR="000B67CB">
        <w:t xml:space="preserve"> = 0.025 significance level</w:t>
      </w:r>
      <w:r w:rsidR="00D84C0C">
        <w:fldChar w:fldCharType="begin"/>
      </w:r>
      <w:r w:rsidR="00D84C0C">
        <w:instrText xml:space="preserve"> ADDIN EN.CITE &lt;EndNote&gt;&lt;Cite&gt;&lt;Author&gt;DeMets&lt;/Author&gt;&lt;Year&gt;1994&lt;/Year&gt;&lt;RecNum&gt;18984&lt;/RecNum&gt;&lt;DisplayText&gt;(DeMets and Lan, 1994)&lt;/DisplayText&gt;&lt;record&gt;&lt;rec-number&gt;18984&lt;/rec-number&gt;&lt;foreign-keys&gt;&lt;key app="EN" db-id="0rfwvwe0ovwasbe9xv15aas4sd50srtwewvt" timestamp="1456439449"&gt;18984&lt;/key&gt;&lt;/foreign-keys&gt;&lt;ref-type name="Journal Article"&gt;17&lt;/ref-type&gt;&lt;contributors&gt;&lt;authors&gt;&lt;author&gt;DeMets, D. L.&lt;/author&gt;&lt;author&gt;Lan, K. K.&lt;/author&gt;&lt;/authors&gt;&lt;/contributors&gt;&lt;auth-address&gt;University of Wisconsin Medical School, Madison 53706-1532.&lt;/auth-address&gt;&lt;titles&gt;&lt;title&gt;Interim analysis: the alpha spending function approach&lt;/title&gt;&lt;secondary-title&gt;Stat Med&lt;/secondary-title&gt;&lt;/titles&gt;&lt;periodical&gt;&lt;full-title&gt;Stat Med&lt;/full-title&gt;&lt;/periodical&gt;&lt;pages&gt;1341-52; discussion 1353-6&lt;/pages&gt;&lt;volume&gt;13&lt;/volume&gt;&lt;number&gt;13-14&lt;/number&gt;&lt;keywords&gt;&lt;keyword&gt;Bias (Epidemiology)&lt;/keyword&gt;&lt;keyword&gt;Clinical Trials as Topic/*statistics &amp;amp; numerical data&lt;/keyword&gt;&lt;keyword&gt;*Data Interpretation, Statistical&lt;/keyword&gt;&lt;keyword&gt;Double-Blind Method&lt;/keyword&gt;&lt;keyword&gt;Humans&lt;/keyword&gt;&lt;keyword&gt;Longitudinal Studies&lt;/keyword&gt;&lt;keyword&gt;Multicenter Studies as Topic&lt;/keyword&gt;&lt;keyword&gt;Myocardial Infarction/drug therapy/mortality&lt;/keyword&gt;&lt;keyword&gt;Propranolol/therapeutic use&lt;/keyword&gt;&lt;keyword&gt;Randomized Controlled Trials as Topic/statistics &amp;amp; numerical data&lt;/keyword&gt;&lt;keyword&gt;Survival Analysis&lt;/keyword&gt;&lt;/keywords&gt;&lt;dates&gt;&lt;year&gt;1994&lt;/year&gt;&lt;pub-dates&gt;&lt;date&gt;Jul 15-30&lt;/date&gt;&lt;/pub-dates&gt;&lt;/dates&gt;&lt;isbn&gt;0277-6715 (Print)&amp;#xD;0277-6715 (Linking)&lt;/isbn&gt;&lt;accession-num&gt;7973215&lt;/accession-num&gt;&lt;urls&gt;&lt;related-urls&gt;&lt;url&gt;http://www.ncbi.nlm.nih.gov/pubmed/7973215&lt;/url&gt;&lt;/related-urls&gt;&lt;/urls&gt;&lt;/record&gt;&lt;/Cite&gt;&lt;/EndNote&gt;</w:instrText>
      </w:r>
      <w:r w:rsidR="00D84C0C">
        <w:fldChar w:fldCharType="separate"/>
      </w:r>
      <w:r w:rsidR="00D84C0C">
        <w:rPr>
          <w:noProof/>
        </w:rPr>
        <w:t>(</w:t>
      </w:r>
      <w:hyperlink w:anchor="_ENREF_18" w:tooltip="DeMets, 1994 #18984" w:history="1">
        <w:r w:rsidR="00D84C0C">
          <w:rPr>
            <w:noProof/>
          </w:rPr>
          <w:t>DeMets and Lan, 1994</w:t>
        </w:r>
      </w:hyperlink>
      <w:r w:rsidR="00D84C0C">
        <w:rPr>
          <w:noProof/>
        </w:rPr>
        <w:t>)</w:t>
      </w:r>
      <w:r w:rsidR="00D84C0C">
        <w:fldChar w:fldCharType="end"/>
      </w:r>
      <w:ins w:id="81" w:author="Cordes, Stefan (NIH/NHLBI) [E]" w:date="2016-02-25T18:11:00Z">
        <w:r w:rsidR="00D84C0C">
          <w:t xml:space="preserve">.  </w:t>
        </w:r>
        <w:r w:rsidR="008F3F09">
          <w:t>Let p</w:t>
        </w:r>
        <w:r w:rsidR="008F3F09">
          <w:rPr>
            <w:vertAlign w:val="subscript"/>
          </w:rPr>
          <w:t>c</w:t>
        </w:r>
      </w:ins>
      <w:ins w:id="82" w:author="Cordes, Stefan (NIH/NHLBI) [E]" w:date="2016-02-25T18:13:00Z">
        <w:r w:rsidR="008F3F09">
          <w:rPr>
            <w:vertAlign w:val="superscript"/>
          </w:rPr>
          <w:t>(i)</w:t>
        </w:r>
      </w:ins>
      <w:ins w:id="83" w:author="Cordes, Stefan (NIH/NHLBI) [E]" w:date="2016-02-25T18:11:00Z">
        <w:r w:rsidR="008F3F09">
          <w:t xml:space="preserve"> and p</w:t>
        </w:r>
        <w:r w:rsidR="008F3F09">
          <w:rPr>
            <w:vertAlign w:val="subscript"/>
          </w:rPr>
          <w:t>t</w:t>
        </w:r>
      </w:ins>
      <w:ins w:id="84" w:author="Cordes, Stefan (NIH/NHLBI) [E]" w:date="2016-02-25T18:13:00Z">
        <w:r w:rsidR="008F3F09">
          <w:rPr>
            <w:vertAlign w:val="superscript"/>
          </w:rPr>
          <w:t>(i)</w:t>
        </w:r>
      </w:ins>
      <w:ins w:id="85" w:author="Cordes, Stefan (NIH/NHLBI) [E]" w:date="2016-02-25T18:11:00Z">
        <w:r w:rsidR="008F3F09">
          <w:t xml:space="preserve"> be the </w:t>
        </w:r>
      </w:ins>
      <w:ins w:id="86" w:author="Cordes, Stefan (NIH/NHLBI) [E]" w:date="2016-02-25T18:12:00Z">
        <w:r w:rsidR="008F3F09">
          <w:t xml:space="preserve">sample proportion of relapses for the control and treatment </w:t>
        </w:r>
      </w:ins>
      <w:ins w:id="87" w:author="Cordes, Stefan (NIH/NHLBI) [E]" w:date="2016-02-25T18:13:00Z">
        <w:r w:rsidR="008F3F09">
          <w:t>arms</w:t>
        </w:r>
      </w:ins>
      <w:ins w:id="88" w:author="Cordes, Stefan (NIH/NHLBI) [E]" w:date="2016-02-25T18:12:00Z">
        <w:r w:rsidR="008F3F09">
          <w:t xml:space="preserve"> at the interval analysis (i = 1, 2)</w:t>
        </w:r>
      </w:ins>
      <w:ins w:id="89" w:author="Cordes, Stefan (NIH/NHLBI) [E]" w:date="2016-02-25T18:21:00Z">
        <w:r w:rsidR="00AF35BD">
          <w:t xml:space="preserve"> and </w:t>
        </w:r>
      </w:ins>
      <w:ins w:id="90" w:author="Cordes, Stefan (NIH/NHLBI) [E]" w:date="2016-02-25T18:23:00Z">
        <w:r w:rsidR="00AF35BD">
          <w:t>final analysis (I = 3) points</w:t>
        </w:r>
      </w:ins>
      <w:ins w:id="91" w:author="Cordes, Stefan (NIH/NHLBI) [E]" w:date="2016-02-25T18:13:00Z">
        <w:r w:rsidR="008F3F09">
          <w:t>. At the interim analyses, the Z-scores are</w:t>
        </w:r>
      </w:ins>
      <w:ins w:id="92" w:author="Cordes, Stefan (NIH/NHLBI) [E]" w:date="2016-02-25T18:14:00Z">
        <w:r w:rsidR="008F3F09">
          <w:t xml:space="preserve"> Z</w:t>
        </w:r>
        <w:r w:rsidR="008F3F09">
          <w:rPr>
            <w:vertAlign w:val="superscript"/>
          </w:rPr>
          <w:t>(i)</w:t>
        </w:r>
        <w:r w:rsidR="008F3F09">
          <w:t xml:space="preserve"> = (</w:t>
        </w:r>
      </w:ins>
      <w:ins w:id="93" w:author="Cordes, Stefan (NIH/NHLBI) [E]" w:date="2016-02-25T18:15:00Z">
        <w:r w:rsidR="008F3F09">
          <w:t>p</w:t>
        </w:r>
        <w:r w:rsidR="008F3F09">
          <w:rPr>
            <w:vertAlign w:val="subscript"/>
          </w:rPr>
          <w:t>c</w:t>
        </w:r>
        <w:r w:rsidR="008F3F09">
          <w:rPr>
            <w:vertAlign w:val="superscript"/>
          </w:rPr>
          <w:t xml:space="preserve">(i) - </w:t>
        </w:r>
        <w:r w:rsidR="008F3F09">
          <w:t>p</w:t>
        </w:r>
        <w:r w:rsidR="008F3F09">
          <w:rPr>
            <w:vertAlign w:val="subscript"/>
          </w:rPr>
          <w:t>t</w:t>
        </w:r>
        <w:r w:rsidR="008F3F09">
          <w:rPr>
            <w:vertAlign w:val="superscript"/>
          </w:rPr>
          <w:t>(i)</w:t>
        </w:r>
        <w:r w:rsidR="008F3F09">
          <w:t>)/</w:t>
        </w:r>
      </w:ins>
      <w:ins w:id="94" w:author="Cordes, Stefan (NIH/NHLBI) [E]" w:date="2016-02-25T18:18:00Z">
        <w:r w:rsidR="008F3F09">
          <w:t xml:space="preserve"> </w:t>
        </w:r>
        <w:r w:rsidR="008F3F09">
          <w:sym w:font="Symbol" w:char="F073"/>
        </w:r>
        <w:r w:rsidR="008F3F09">
          <w:rPr>
            <w:vertAlign w:val="subscript"/>
          </w:rPr>
          <w:t>t</w:t>
        </w:r>
        <w:r w:rsidR="008F3F09">
          <w:rPr>
            <w:vertAlign w:val="superscript"/>
          </w:rPr>
          <w:t>(i)</w:t>
        </w:r>
      </w:ins>
      <w:ins w:id="95" w:author="Cordes, Stefan (NIH/NHLBI) [E]" w:date="2016-02-25T18:19:00Z">
        <w:r w:rsidR="008F3F09">
          <w:t xml:space="preserve">, where </w:t>
        </w:r>
        <w:r w:rsidR="008F3F09">
          <w:sym w:font="Symbol" w:char="F073"/>
        </w:r>
        <w:r w:rsidR="008F3F09">
          <w:rPr>
            <w:vertAlign w:val="subscript"/>
          </w:rPr>
          <w:t>t</w:t>
        </w:r>
        <w:r w:rsidR="008F3F09">
          <w:rPr>
            <w:vertAlign w:val="superscript"/>
          </w:rPr>
          <w:t>(i)</w:t>
        </w:r>
        <w:r w:rsidR="008F3F09">
          <w:t xml:space="preserve"> is the sample standard deviation of relapses for  </w:t>
        </w:r>
      </w:ins>
      <w:ins w:id="96" w:author="Cordes, Stefan (NIH/NHLBI) [E]" w:date="2016-02-25T18:20:00Z">
        <w:r w:rsidR="008F3F09">
          <w:t>p</w:t>
        </w:r>
        <w:r w:rsidR="008F3F09">
          <w:rPr>
            <w:vertAlign w:val="subscript"/>
          </w:rPr>
          <w:t>c</w:t>
        </w:r>
        <w:r w:rsidR="008F3F09">
          <w:rPr>
            <w:vertAlign w:val="superscript"/>
          </w:rPr>
          <w:t>(i)</w:t>
        </w:r>
        <w:r w:rsidR="008F3F09">
          <w:t xml:space="preserve"> - p</w:t>
        </w:r>
        <w:r w:rsidR="008F3F09">
          <w:rPr>
            <w:vertAlign w:val="subscript"/>
          </w:rPr>
          <w:t>t</w:t>
        </w:r>
        <w:r w:rsidR="008F3F09">
          <w:rPr>
            <w:vertAlign w:val="superscript"/>
          </w:rPr>
          <w:t>(i)</w:t>
        </w:r>
        <w:r w:rsidR="008F3F09">
          <w:t xml:space="preserve"> </w:t>
        </w:r>
      </w:ins>
      <w:ins w:id="97" w:author="Cordes, Stefan (NIH/NHLBI) [E]" w:date="2016-02-25T18:19:00Z">
        <w:r w:rsidR="008F3F09">
          <w:t>at the interval analysis points (i = 1, 2).</w:t>
        </w:r>
      </w:ins>
    </w:p>
    <w:p w14:paraId="4BDB3DB4" w14:textId="77777777" w:rsidR="00AF35BD" w:rsidRDefault="00AF35BD" w:rsidP="00820042">
      <w:pPr>
        <w:rPr>
          <w:ins w:id="98" w:author="Cordes, Stefan (NIH/NHLBI) [E]" w:date="2016-02-25T18:24:00Z"/>
        </w:rPr>
      </w:pPr>
    </w:p>
    <w:p w14:paraId="34DAEF0B" w14:textId="04E3F49B" w:rsidR="00AF35BD" w:rsidRPr="00AF35BD" w:rsidRDefault="00AF35BD" w:rsidP="00820042">
      <w:pPr>
        <w:rPr>
          <w:ins w:id="99" w:author="Cordes, Stefan (NIH/NHLBI) [E]" w:date="2016-02-25T18:24:00Z"/>
        </w:rPr>
      </w:pPr>
      <w:ins w:id="100" w:author="Cordes, Stefan (NIH/NHLBI) [E]" w:date="2016-02-25T18:24:00Z">
        <w:r w:rsidRPr="00AF35BD">
          <w:rPr>
            <w:b/>
            <w:rPrChange w:id="101" w:author="Cordes, Stefan (NIH/NHLBI) [E]" w:date="2016-02-25T18:24:00Z">
              <w:rPr/>
            </w:rPrChange>
          </w:rPr>
          <w:t>Stopping for efficacy</w:t>
        </w:r>
        <w:r>
          <w:t>: If Z</w:t>
        </w:r>
      </w:ins>
      <w:ins w:id="102" w:author="Cordes, Stefan (NIH/NHLBI) [E]" w:date="2016-02-25T18:25:00Z">
        <w:r>
          <w:rPr>
            <w:vertAlign w:val="superscript"/>
          </w:rPr>
          <w:t>(1)</w:t>
        </w:r>
        <w:r>
          <w:t xml:space="preserve"> &gt; 3.469 </w:t>
        </w:r>
      </w:ins>
      <w:ins w:id="103" w:author="Cordes, Stefan (NIH/NHLBI) [E]" w:date="2016-02-25T18:30:00Z">
        <w:r>
          <w:t xml:space="preserve">or </w:t>
        </w:r>
      </w:ins>
      <w:ins w:id="104" w:author="Cordes, Stefan (NIH/NHLBI) [E]" w:date="2016-02-25T18:25:00Z">
        <w:r>
          <w:t>Z</w:t>
        </w:r>
        <w:r>
          <w:rPr>
            <w:vertAlign w:val="superscript"/>
          </w:rPr>
          <w:t>(2)</w:t>
        </w:r>
        <w:r>
          <w:t xml:space="preserve"> &gt; </w:t>
        </w:r>
      </w:ins>
      <w:ins w:id="105" w:author="Cordes, Stefan (NIH/NHLBI) [E]" w:date="2016-02-25T18:26:00Z">
        <w:r>
          <w:t>2.453</w:t>
        </w:r>
      </w:ins>
      <w:ins w:id="106" w:author="Cordes, Stefan (NIH/NHLBI) [E]" w:date="2016-02-25T18:30:00Z">
        <w:r>
          <w:t>, we will conclude that the treatment arm is superior and stop the control arm, so that the remaining</w:t>
        </w:r>
      </w:ins>
      <w:ins w:id="107" w:author="Cordes, Stefan (NIH/NHLBI) [E]" w:date="2016-02-25T18:31:00Z">
        <w:r>
          <w:t xml:space="preserve"> patients may be assigned to the SRL arm.</w:t>
        </w:r>
      </w:ins>
    </w:p>
    <w:p w14:paraId="2BB3E868" w14:textId="77777777" w:rsidR="00AF35BD" w:rsidRDefault="00AF35BD" w:rsidP="00820042">
      <w:pPr>
        <w:rPr>
          <w:ins w:id="108" w:author="Cordes, Stefan (NIH/NHLBI) [E]" w:date="2016-02-25T18:24:00Z"/>
        </w:rPr>
      </w:pPr>
    </w:p>
    <w:p w14:paraId="2FE7983A" w14:textId="32280C12" w:rsidR="00AF35BD" w:rsidRDefault="00AF35BD" w:rsidP="00820042">
      <w:pPr>
        <w:rPr>
          <w:ins w:id="109" w:author="Cordes, Stefan (NIH/NHLBI) [E]" w:date="2016-02-25T18:32:00Z"/>
        </w:rPr>
      </w:pPr>
      <w:ins w:id="110" w:author="Cordes, Stefan (NIH/NHLBI) [E]" w:date="2016-02-25T18:24:00Z">
        <w:r w:rsidRPr="00AF35BD">
          <w:rPr>
            <w:b/>
            <w:rPrChange w:id="111" w:author="Cordes, Stefan (NIH/NHLBI) [E]" w:date="2016-02-25T18:24:00Z">
              <w:rPr/>
            </w:rPrChange>
          </w:rPr>
          <w:t>Stopping for futility</w:t>
        </w:r>
        <w:r>
          <w:t>:</w:t>
        </w:r>
      </w:ins>
      <w:ins w:id="112" w:author="Cordes, Stefan (NIH/NHLBI) [E]" w:date="2016-02-25T18:26:00Z">
        <w:r>
          <w:t xml:space="preserve"> If Z</w:t>
        </w:r>
        <w:r>
          <w:rPr>
            <w:vertAlign w:val="superscript"/>
          </w:rPr>
          <w:t>(1)</w:t>
        </w:r>
        <w:r>
          <w:t xml:space="preserve"> &lt; </w:t>
        </w:r>
      </w:ins>
      <w:ins w:id="113" w:author="Cordes, Stefan (NIH/NHLBI) [E]" w:date="2016-02-25T18:27:00Z">
        <w:r>
          <w:t xml:space="preserve">0.016 </w:t>
        </w:r>
      </w:ins>
      <w:ins w:id="114" w:author="Cordes, Stefan (NIH/NHLBI) [E]" w:date="2016-02-25T18:31:00Z">
        <w:r>
          <w:t xml:space="preserve">or </w:t>
        </w:r>
      </w:ins>
      <w:ins w:id="115" w:author="Cordes, Stefan (NIH/NHLBI) [E]" w:date="2016-02-25T18:27:00Z">
        <w:r>
          <w:t>Z</w:t>
        </w:r>
        <w:r>
          <w:rPr>
            <w:vertAlign w:val="superscript"/>
          </w:rPr>
          <w:t>(2)</w:t>
        </w:r>
        <w:r>
          <w:t xml:space="preserve"> &lt; 1.</w:t>
        </w:r>
      </w:ins>
      <w:ins w:id="116" w:author="Cordes, Stefan (NIH/NHLBI) [E]" w:date="2016-02-25T18:29:00Z">
        <w:r>
          <w:t>233</w:t>
        </w:r>
      </w:ins>
      <w:ins w:id="117" w:author="Cordes, Stefan (NIH/NHLBI) [E]" w:date="2016-02-25T18:31:00Z">
        <w:r>
          <w:t xml:space="preserve">, we will conclude that the treatment arm is inferior and stop the </w:t>
        </w:r>
      </w:ins>
      <w:ins w:id="118" w:author="Cordes, Stefan (NIH/NHLBI) [E]" w:date="2016-02-25T18:32:00Z">
        <w:r w:rsidR="00584CC5">
          <w:t>study.</w:t>
        </w:r>
      </w:ins>
    </w:p>
    <w:p w14:paraId="7B79AAFF" w14:textId="77777777" w:rsidR="00584CC5" w:rsidRDefault="00584CC5" w:rsidP="00820042">
      <w:pPr>
        <w:rPr>
          <w:ins w:id="119" w:author="Cordes, Stefan (NIH/NHLBI) [E]" w:date="2016-02-25T18:32:00Z"/>
        </w:rPr>
      </w:pPr>
    </w:p>
    <w:p w14:paraId="313E7A93" w14:textId="739F8BB4" w:rsidR="00584CC5" w:rsidRPr="008F3F09" w:rsidRDefault="00584CC5" w:rsidP="00820042">
      <w:ins w:id="120" w:author="Cordes, Stefan (NIH/NHLBI) [E]" w:date="2016-02-25T18:32:00Z">
        <w:r w:rsidRPr="00584CC5">
          <w:rPr>
            <w:b/>
            <w:rPrChange w:id="121" w:author="Cordes, Stefan (NIH/NHLBI) [E]" w:date="2016-02-25T18:32:00Z">
              <w:rPr/>
            </w:rPrChange>
          </w:rPr>
          <w:t>Final analysis</w:t>
        </w:r>
        <w:r>
          <w:t xml:space="preserve">: If </w:t>
        </w:r>
      </w:ins>
      <w:ins w:id="122" w:author="Cordes, Stefan (NIH/NHLBI) [E]" w:date="2016-02-25T18:33:00Z">
        <w:r>
          <w:t>Z</w:t>
        </w:r>
        <w:r>
          <w:rPr>
            <w:vertAlign w:val="superscript"/>
          </w:rPr>
          <w:t>(3)</w:t>
        </w:r>
        <w:r>
          <w:t xml:space="preserve"> &gt; 2.004</w:t>
        </w:r>
      </w:ins>
      <w:ins w:id="123" w:author="Cordes, Stefan (NIH/NHLBI) [E]" w:date="2016-02-25T18:34:00Z">
        <w:r>
          <w:t xml:space="preserve">, we will conclude that conversion </w:t>
        </w:r>
      </w:ins>
      <w:ins w:id="124" w:author="Cordes, Stefan (NIH/NHLBI) [E]" w:date="2016-02-25T18:35:00Z">
        <w:r>
          <w:t xml:space="preserve">from CNI </w:t>
        </w:r>
      </w:ins>
      <w:ins w:id="125" w:author="Cordes, Stefan (NIH/NHLBI) [E]" w:date="2016-02-25T18:34:00Z">
        <w:r>
          <w:t xml:space="preserve">to SRL </w:t>
        </w:r>
      </w:ins>
      <w:ins w:id="126" w:author="Cordes, Stefan (NIH/NHLBI) [E]" w:date="2016-02-25T18:35:00Z">
        <w:r>
          <w:t>achieves a clinically significant reduction in the relapse rate</w:t>
        </w:r>
      </w:ins>
      <w:ins w:id="127" w:author="Cordes, Stefan (NIH/NHLBI) [E]" w:date="2016-02-25T18:36:00Z">
        <w:r>
          <w:t>.</w:t>
        </w:r>
      </w:ins>
    </w:p>
    <w:p w14:paraId="2C5FD76E" w14:textId="77777777" w:rsidR="00584CC5" w:rsidRDefault="00584CC5">
      <w:pPr>
        <w:rPr>
          <w:ins w:id="128" w:author="Cordes, Stefan (NIH/NHLBI) [E]" w:date="2016-02-25T18:36:00Z"/>
          <w:b/>
        </w:rPr>
      </w:pPr>
    </w:p>
    <w:p w14:paraId="460C0081" w14:textId="0C9FAF03" w:rsidR="00222561" w:rsidRDefault="00584CC5">
      <w:pPr>
        <w:rPr>
          <w:b/>
        </w:rPr>
      </w:pPr>
      <w:ins w:id="129" w:author="Cordes, Stefan (NIH/NHLBI) [E]" w:date="2016-02-25T18:36:00Z">
        <w:r>
          <w:rPr>
            <w:b/>
          </w:rPr>
          <w:t>Stopping for safety</w:t>
        </w:r>
        <w:r w:rsidRPr="00584CC5">
          <w:rPr>
            <w:rPrChange w:id="130" w:author="Cordes, Stefan (NIH/NHLBI) [E]" w:date="2016-02-25T18:38:00Z">
              <w:rPr>
                <w:b/>
              </w:rPr>
            </w:rPrChange>
          </w:rPr>
          <w:t xml:space="preserve">: </w:t>
        </w:r>
      </w:ins>
      <w:ins w:id="131" w:author="Cordes, Stefan (NIH/NHLBI) [E]" w:date="2016-02-25T18:39:00Z">
        <w:r w:rsidRPr="00F93F2B">
          <w:t xml:space="preserve">The study will be monitored to ensure that the occurrence of a specified set of treatment related serious adverse events (TRSAEs) within 6 months of treatment in the trial does not substantially exceed an anticipated rate. </w:t>
        </w:r>
      </w:ins>
      <w:ins w:id="132" w:author="Cordes, Stefan (NIH/NHLBI) [E]" w:date="2016-02-25T18:40:00Z">
        <w:r>
          <w:t xml:space="preserve">  Please see section 7.5 for details.</w:t>
        </w:r>
      </w:ins>
      <w:r w:rsidR="00222561">
        <w:rPr>
          <w:b/>
        </w:rPr>
        <w:br w:type="page"/>
      </w:r>
    </w:p>
    <w:p w14:paraId="3F4B121D" w14:textId="6F56F6E5" w:rsidR="00840EB2" w:rsidRPr="005F67DF" w:rsidRDefault="00573E17" w:rsidP="00820042">
      <w:pPr>
        <w:rPr>
          <w:b/>
        </w:rPr>
      </w:pPr>
      <w:r>
        <w:rPr>
          <w:b/>
        </w:rPr>
        <w:t>4</w:t>
      </w:r>
      <w:r>
        <w:rPr>
          <w:b/>
        </w:rPr>
        <w:tab/>
      </w:r>
      <w:r w:rsidR="00641CD3">
        <w:rPr>
          <w:b/>
        </w:rPr>
        <w:t>E</w:t>
      </w:r>
      <w:r w:rsidR="00515872" w:rsidRPr="00515872">
        <w:rPr>
          <w:b/>
        </w:rPr>
        <w:t>ligibility Assessment</w:t>
      </w:r>
      <w:r w:rsidR="00515872">
        <w:rPr>
          <w:b/>
        </w:rPr>
        <w:t xml:space="preserve"> and Enrolment</w:t>
      </w:r>
    </w:p>
    <w:p w14:paraId="3E02B961" w14:textId="77777777" w:rsidR="00840EB2" w:rsidRDefault="00840EB2" w:rsidP="00820042"/>
    <w:p w14:paraId="3BACC89F" w14:textId="7C7455AD" w:rsidR="00C034DA" w:rsidRPr="008D713A" w:rsidRDefault="00573E17" w:rsidP="00820042">
      <w:pPr>
        <w:rPr>
          <w:b/>
        </w:rPr>
      </w:pPr>
      <w:r>
        <w:rPr>
          <w:b/>
        </w:rPr>
        <w:t>4.1</w:t>
      </w:r>
      <w:r>
        <w:rPr>
          <w:b/>
        </w:rPr>
        <w:tab/>
      </w:r>
      <w:r w:rsidR="00515872" w:rsidRPr="00840EB2">
        <w:rPr>
          <w:b/>
        </w:rPr>
        <w:t>Eligibility Criteria</w:t>
      </w:r>
    </w:p>
    <w:p w14:paraId="6E99615D" w14:textId="77777777" w:rsidR="00515872" w:rsidRDefault="00573E17" w:rsidP="00820042">
      <w:pPr>
        <w:rPr>
          <w:b/>
        </w:rPr>
      </w:pPr>
      <w:r>
        <w:rPr>
          <w:b/>
        </w:rPr>
        <w:t>4.1.1</w:t>
      </w:r>
      <w:r>
        <w:rPr>
          <w:b/>
        </w:rPr>
        <w:tab/>
      </w:r>
      <w:r w:rsidR="00515872" w:rsidRPr="00840EB2">
        <w:rPr>
          <w:b/>
        </w:rPr>
        <w:t>Inclusion Criteria</w:t>
      </w:r>
    </w:p>
    <w:p w14:paraId="0D391251" w14:textId="77777777" w:rsidR="005F67DF" w:rsidRDefault="005F67DF" w:rsidP="005F67DF">
      <w:r>
        <w:t>All patients aged 2 years and older with acquired severe aplastic anemia, who (a) have achieved complete or partial hematologic response to an immunosuppressive therapy regimen containing a CNI, (b) who continue to be treated with a CNI AND (c) who have not___ evolved to clonal hematopoiesis will be considered for enrolment.</w:t>
      </w:r>
    </w:p>
    <w:p w14:paraId="618065B2" w14:textId="77777777" w:rsidR="005F67DF" w:rsidRDefault="005F67DF" w:rsidP="005F67DF"/>
    <w:p w14:paraId="15CA4751" w14:textId="77777777" w:rsidR="005F67DF" w:rsidRDefault="005F67DF" w:rsidP="005F67DF">
      <w:r w:rsidRPr="00255A1C">
        <w:rPr>
          <w:b/>
        </w:rPr>
        <w:t>Pancytopenia in severe aplastic anemia</w:t>
      </w:r>
      <w:r>
        <w:t xml:space="preserve"> is defined by </w:t>
      </w:r>
      <w:r w:rsidRPr="00245DEB">
        <w:rPr>
          <w:b/>
        </w:rPr>
        <w:t>at least two</w:t>
      </w:r>
      <w:r>
        <w:t xml:space="preserve"> of the following conditions </w:t>
      </w:r>
      <w:r w:rsidRPr="00245DEB">
        <w:rPr>
          <w:b/>
        </w:rPr>
        <w:t>on two serial complete blood counts at least one week apart during the screening period</w:t>
      </w:r>
      <w:r>
        <w:t>:</w:t>
      </w:r>
    </w:p>
    <w:p w14:paraId="0C1EA640" w14:textId="77777777" w:rsidR="005F67DF" w:rsidRDefault="005F67DF" w:rsidP="005F67DF"/>
    <w:p w14:paraId="0EDCA518" w14:textId="77777777" w:rsidR="005F67DF" w:rsidRDefault="005F67DF" w:rsidP="005F67DF">
      <w:pPr>
        <w:pStyle w:val="ListParagraph"/>
        <w:numPr>
          <w:ilvl w:val="0"/>
          <w:numId w:val="13"/>
        </w:numPr>
      </w:pPr>
      <w:r>
        <w:t>Absolute Neutrophil Count &gt; 500 /</w:t>
      </w:r>
      <w:r>
        <w:sym w:font="Symbol" w:char="F06D"/>
      </w:r>
      <w:r>
        <w:t>L</w:t>
      </w:r>
    </w:p>
    <w:p w14:paraId="41B633E7" w14:textId="77777777" w:rsidR="005F67DF" w:rsidRDefault="005F67DF" w:rsidP="005F67DF">
      <w:pPr>
        <w:pStyle w:val="ListParagraph"/>
        <w:numPr>
          <w:ilvl w:val="0"/>
          <w:numId w:val="13"/>
        </w:numPr>
      </w:pPr>
      <w:r>
        <w:t>Platelet Count &gt; 20,000 /</w:t>
      </w:r>
      <w:r>
        <w:sym w:font="Symbol" w:char="F06D"/>
      </w:r>
      <w:r>
        <w:t>L</w:t>
      </w:r>
    </w:p>
    <w:p w14:paraId="05F208E0" w14:textId="77777777" w:rsidR="005F67DF" w:rsidRDefault="005F67DF" w:rsidP="005F67DF">
      <w:pPr>
        <w:pStyle w:val="ListParagraph"/>
        <w:numPr>
          <w:ilvl w:val="0"/>
          <w:numId w:val="13"/>
        </w:numPr>
      </w:pPr>
      <w:r>
        <w:t>Reticulocyte Count &gt; 60,000 /</w:t>
      </w:r>
      <w:r>
        <w:sym w:font="Symbol" w:char="F06D"/>
      </w:r>
      <w:r>
        <w:t>L</w:t>
      </w:r>
    </w:p>
    <w:p w14:paraId="314B38B1" w14:textId="77777777" w:rsidR="005F67DF" w:rsidRDefault="005F67DF" w:rsidP="005F67DF"/>
    <w:p w14:paraId="2DCAA46F" w14:textId="77777777" w:rsidR="005F67DF" w:rsidRDefault="005F67DF" w:rsidP="005F67DF">
      <w:r>
        <w:t xml:space="preserve">Responses to prior immunosuppressive therapy will be defined on the basis of cell line counts that were achieved without transfusions or exogenous growth factors in the previous 28____ days.  A </w:t>
      </w:r>
      <w:r w:rsidRPr="00245DEB">
        <w:rPr>
          <w:b/>
        </w:rPr>
        <w:t>complete response</w:t>
      </w:r>
      <w:r>
        <w:t xml:space="preserve"> will be defined on the basis of </w:t>
      </w:r>
      <w:r w:rsidRPr="00245DEB">
        <w:rPr>
          <w:b/>
        </w:rPr>
        <w:t>one</w:t>
      </w:r>
      <w:r>
        <w:t xml:space="preserve"> complete blood count </w:t>
      </w:r>
      <w:r w:rsidRPr="00245DEB">
        <w:rPr>
          <w:b/>
        </w:rPr>
        <w:t>satisfying all three of the following conditions during the screening period</w:t>
      </w:r>
      <w:r>
        <w:t>:</w:t>
      </w:r>
    </w:p>
    <w:p w14:paraId="521310C3" w14:textId="77777777" w:rsidR="005F67DF" w:rsidRDefault="005F67DF" w:rsidP="005F67DF"/>
    <w:p w14:paraId="4076EBE5" w14:textId="77777777" w:rsidR="005F67DF" w:rsidRDefault="005F67DF" w:rsidP="005F67DF">
      <w:pPr>
        <w:pStyle w:val="ListParagraph"/>
        <w:numPr>
          <w:ilvl w:val="0"/>
          <w:numId w:val="13"/>
        </w:numPr>
      </w:pPr>
      <w:r>
        <w:t>Absolute Neutrophil Count &gt; 1,000 /</w:t>
      </w:r>
      <w:r>
        <w:sym w:font="Symbol" w:char="F06D"/>
      </w:r>
      <w:r>
        <w:t>L</w:t>
      </w:r>
    </w:p>
    <w:p w14:paraId="2D448EFA" w14:textId="77777777" w:rsidR="005F67DF" w:rsidRDefault="005F67DF" w:rsidP="005F67DF">
      <w:pPr>
        <w:pStyle w:val="ListParagraph"/>
        <w:numPr>
          <w:ilvl w:val="0"/>
          <w:numId w:val="13"/>
        </w:numPr>
      </w:pPr>
      <w:r>
        <w:t>Platelet Count &gt; 100,000 /</w:t>
      </w:r>
      <w:r>
        <w:sym w:font="Symbol" w:char="F06D"/>
      </w:r>
      <w:r>
        <w:t>L</w:t>
      </w:r>
    </w:p>
    <w:p w14:paraId="3A2DDE0B" w14:textId="77777777" w:rsidR="005F67DF" w:rsidRDefault="005F67DF" w:rsidP="005F67DF">
      <w:pPr>
        <w:pStyle w:val="ListParagraph"/>
        <w:numPr>
          <w:ilvl w:val="0"/>
          <w:numId w:val="13"/>
        </w:numPr>
      </w:pPr>
      <w:r>
        <w:t>Hemoglobin concentration &gt; 10 g/dL</w:t>
      </w:r>
    </w:p>
    <w:p w14:paraId="0CAC21F1" w14:textId="77777777" w:rsidR="005F67DF" w:rsidRDefault="005F67DF" w:rsidP="005F67DF"/>
    <w:p w14:paraId="429EDB24" w14:textId="77777777" w:rsidR="005F67DF" w:rsidRDefault="005F67DF" w:rsidP="005F67DF">
      <w:r>
        <w:t xml:space="preserve">A </w:t>
      </w:r>
      <w:r w:rsidRPr="00255A1C">
        <w:rPr>
          <w:b/>
        </w:rPr>
        <w:t>partial response</w:t>
      </w:r>
      <w:r>
        <w:t xml:space="preserve"> to prior immunosuppressive therapy will be defined as recovery of cell line counts to degree that does not meet the criteria for either (a) complete response or (b) pancytopenia in aplastic anemia.</w:t>
      </w:r>
    </w:p>
    <w:p w14:paraId="6349BD95" w14:textId="77777777" w:rsidR="005F67DF" w:rsidRDefault="005F67DF" w:rsidP="005F67DF"/>
    <w:p w14:paraId="1EFADE3D" w14:textId="77777777" w:rsidR="005F67DF" w:rsidRDefault="00573E17" w:rsidP="005F67DF">
      <w:r>
        <w:t>Baseline c</w:t>
      </w:r>
      <w:r w:rsidR="005F67DF">
        <w:t xml:space="preserve">lonal hematopoiesis will be assessed </w:t>
      </w:r>
      <w:r>
        <w:t>via bone marrow aspiration and biopsy</w:t>
      </w:r>
      <w:r w:rsidR="005F67DF">
        <w:t>____.</w:t>
      </w:r>
    </w:p>
    <w:p w14:paraId="192C8D39" w14:textId="77777777" w:rsidR="005F67DF" w:rsidRDefault="005F67DF" w:rsidP="005F67DF"/>
    <w:p w14:paraId="5D328CFC" w14:textId="77777777" w:rsidR="005F67DF" w:rsidRPr="00840EB2" w:rsidRDefault="005F67DF" w:rsidP="005F67DF">
      <w:pPr>
        <w:rPr>
          <w:b/>
        </w:rPr>
      </w:pPr>
      <w:r>
        <w:t>Eligibility will be determined either on another active Hematology Branch protocol or on the Hematology Branch screening protocol (97-H-0041).  The time between eligibility determination and signing consent to participate on this protocol may not exceed 90___ days.</w:t>
      </w:r>
    </w:p>
    <w:p w14:paraId="7757921C" w14:textId="77777777" w:rsidR="00515872" w:rsidRDefault="00515872" w:rsidP="00820042"/>
    <w:p w14:paraId="758D31F5" w14:textId="77777777" w:rsidR="00515872" w:rsidRPr="00840EB2" w:rsidRDefault="00573E17" w:rsidP="00820042">
      <w:pPr>
        <w:rPr>
          <w:b/>
        </w:rPr>
      </w:pPr>
      <w:r>
        <w:rPr>
          <w:b/>
        </w:rPr>
        <w:t>4.1.2</w:t>
      </w:r>
      <w:r>
        <w:rPr>
          <w:b/>
        </w:rPr>
        <w:tab/>
      </w:r>
      <w:r w:rsidR="00515872" w:rsidRPr="00840EB2">
        <w:rPr>
          <w:b/>
        </w:rPr>
        <w:t>Exclusion Criteria</w:t>
      </w:r>
    </w:p>
    <w:p w14:paraId="44C27286" w14:textId="77777777" w:rsidR="005F67DF" w:rsidRDefault="005F67DF" w:rsidP="00820042">
      <w:r>
        <w:t>The following will be grounds for exclusion:</w:t>
      </w:r>
    </w:p>
    <w:p w14:paraId="72B05585" w14:textId="77777777" w:rsidR="00515872" w:rsidRDefault="005F67DF" w:rsidP="00AD71AF">
      <w:pPr>
        <w:pStyle w:val="ListParagraph"/>
        <w:numPr>
          <w:ilvl w:val="0"/>
          <w:numId w:val="14"/>
        </w:numPr>
      </w:pPr>
      <w:r>
        <w:t xml:space="preserve">Known diagnosis </w:t>
      </w:r>
      <w:r w:rsidR="00AD71AF">
        <w:t xml:space="preserve">of </w:t>
      </w:r>
      <w:r>
        <w:t>Fanconi anemia</w:t>
      </w:r>
    </w:p>
    <w:p w14:paraId="71CDBD29" w14:textId="77777777" w:rsidR="00AD71AF" w:rsidRDefault="005F67DF" w:rsidP="00AD71AF">
      <w:pPr>
        <w:pStyle w:val="ListParagraph"/>
        <w:numPr>
          <w:ilvl w:val="0"/>
          <w:numId w:val="14"/>
        </w:numPr>
      </w:pPr>
      <w:r>
        <w:t xml:space="preserve">Evidence </w:t>
      </w:r>
      <w:r w:rsidR="00AD71AF">
        <w:t>of</w:t>
      </w:r>
      <w:r>
        <w:t xml:space="preserve"> clonal disorder on cytogenetics performed within 12 weeks of study entry</w:t>
      </w:r>
    </w:p>
    <w:p w14:paraId="7CDEB2D2" w14:textId="77777777" w:rsidR="00552479" w:rsidRDefault="00552479" w:rsidP="00AD71AF">
      <w:pPr>
        <w:pStyle w:val="ListParagraph"/>
        <w:numPr>
          <w:ilvl w:val="0"/>
          <w:numId w:val="14"/>
        </w:numPr>
      </w:pPr>
      <w:r>
        <w:t>Prior use of sirolimus or other mTOR inhibitor</w:t>
      </w:r>
    </w:p>
    <w:p w14:paraId="067F15E8" w14:textId="77777777" w:rsidR="00552479" w:rsidRDefault="00552479" w:rsidP="00AD71AF">
      <w:pPr>
        <w:pStyle w:val="ListParagraph"/>
        <w:numPr>
          <w:ilvl w:val="0"/>
          <w:numId w:val="14"/>
        </w:numPr>
      </w:pPr>
      <w:r>
        <w:t>Patients that are on CYP3A4 inhibitors and cannot replace these medications with other equivalent medications for the period of study: protease inhibitors</w:t>
      </w:r>
      <w:r w:rsidR="0047159C">
        <w:t xml:space="preserve"> (ritonavir</w:t>
      </w:r>
      <w:r>
        <w:t xml:space="preserve">, </w:t>
      </w:r>
      <w:r w:rsidR="0047159C">
        <w:t>indinavir, nelfinavir, saquinavir), some macrolide antibiotics (clarithromycin, telithromycin</w:t>
      </w:r>
      <w:r w:rsidR="00BC3FDC">
        <w:t>, erythromycin</w:t>
      </w:r>
      <w:r w:rsidR="0047159C">
        <w:t>), chloramphenicol, azole anti-fungals (</w:t>
      </w:r>
      <w:r>
        <w:t>fluconazole, itraconazole, ketoconazole</w:t>
      </w:r>
      <w:r w:rsidR="0047159C">
        <w:t>)</w:t>
      </w:r>
      <w:r>
        <w:t>, metroclopramide,</w:t>
      </w:r>
      <w:r w:rsidR="0047159C">
        <w:t xml:space="preserve"> felodipine, nifedipine, carbamazepine, phenobarbital, grapefruit juice and St. John’s Wort.</w:t>
      </w:r>
      <w:r>
        <w:t xml:space="preserve"> </w:t>
      </w:r>
    </w:p>
    <w:p w14:paraId="5478233F" w14:textId="77777777" w:rsidR="00AD71AF" w:rsidRDefault="00AD71AF" w:rsidP="00AD71AF">
      <w:pPr>
        <w:pStyle w:val="ListParagraph"/>
        <w:numPr>
          <w:ilvl w:val="0"/>
          <w:numId w:val="14"/>
        </w:numPr>
      </w:pPr>
      <w:r>
        <w:t xml:space="preserve">Anaphylactic or hypersensitivity reaction to </w:t>
      </w:r>
      <w:r w:rsidR="00552479">
        <w:t>sirolimus</w:t>
      </w:r>
      <w:r w:rsidR="003B5165">
        <w:t xml:space="preserve"> </w:t>
      </w:r>
    </w:p>
    <w:p w14:paraId="1FED0A0C" w14:textId="77777777" w:rsidR="00AD71AF" w:rsidRDefault="00552479" w:rsidP="00AD71AF">
      <w:pPr>
        <w:pStyle w:val="ListParagraph"/>
        <w:numPr>
          <w:ilvl w:val="0"/>
          <w:numId w:val="14"/>
        </w:numPr>
      </w:pPr>
      <w:r>
        <w:t>Patients with i</w:t>
      </w:r>
      <w:r w:rsidR="00AD71AF">
        <w:t>nfection not adequately responding to appropriate therapy</w:t>
      </w:r>
    </w:p>
    <w:p w14:paraId="63A71FE3" w14:textId="77777777" w:rsidR="00AD71AF" w:rsidRDefault="00AD71AF" w:rsidP="00AD71AF">
      <w:pPr>
        <w:pStyle w:val="ListParagraph"/>
        <w:numPr>
          <w:ilvl w:val="0"/>
          <w:numId w:val="14"/>
        </w:numPr>
      </w:pPr>
      <w:r>
        <w:t>Current pregnancy, or unwillingness to take oral contraceptives or use the barrier methods of birth control or practice abstinence to refrain from pregnancy if of childbearing potential during the course of the study</w:t>
      </w:r>
    </w:p>
    <w:p w14:paraId="1D7F23C7" w14:textId="77777777" w:rsidR="0047159C" w:rsidRDefault="0047159C" w:rsidP="00AD71AF">
      <w:pPr>
        <w:pStyle w:val="ListParagraph"/>
        <w:numPr>
          <w:ilvl w:val="0"/>
          <w:numId w:val="14"/>
        </w:numPr>
      </w:pPr>
      <w:r>
        <w:t>Lactating women, due to the potentially harmful effects on the nursing child.</w:t>
      </w:r>
    </w:p>
    <w:p w14:paraId="318C5ABE" w14:textId="77777777" w:rsidR="00552479" w:rsidRDefault="00552479" w:rsidP="00AD71AF">
      <w:pPr>
        <w:pStyle w:val="ListParagraph"/>
        <w:numPr>
          <w:ilvl w:val="0"/>
          <w:numId w:val="14"/>
        </w:numPr>
      </w:pPr>
      <w:r>
        <w:t>Patients who have received live vaccines within the past 30 days</w:t>
      </w:r>
    </w:p>
    <w:p w14:paraId="7081EF81" w14:textId="77777777" w:rsidR="00552479" w:rsidRDefault="00552479" w:rsidP="00AD71AF">
      <w:pPr>
        <w:pStyle w:val="ListParagraph"/>
        <w:numPr>
          <w:ilvl w:val="0"/>
          <w:numId w:val="14"/>
        </w:numPr>
      </w:pPr>
      <w:r>
        <w:t>Patients with human immunodeficiency virus (HIV) seropositivity, due to potential drug interactions between sirolimus and anti-retroviral medications, as well as the unknown effects of single agent sirolimus on the immune system of HIV patients</w:t>
      </w:r>
    </w:p>
    <w:p w14:paraId="43CE28D1" w14:textId="77777777" w:rsidR="00AD71AF" w:rsidRDefault="00AD71AF" w:rsidP="00AD71AF">
      <w:pPr>
        <w:pStyle w:val="ListParagraph"/>
        <w:numPr>
          <w:ilvl w:val="0"/>
          <w:numId w:val="14"/>
        </w:numPr>
      </w:pPr>
      <w:r>
        <w:t>Patients with cancer who are active</w:t>
      </w:r>
      <w:r w:rsidR="00552479">
        <w:t>ly receiving</w:t>
      </w:r>
      <w:r>
        <w:t xml:space="preserve"> chemotherapeutic treatment or who take drugs with hematological effects</w:t>
      </w:r>
    </w:p>
    <w:p w14:paraId="5700A4A1" w14:textId="77777777" w:rsidR="00AD71AF" w:rsidRDefault="00AD71AF" w:rsidP="00AD71AF">
      <w:pPr>
        <w:pStyle w:val="ListParagraph"/>
        <w:numPr>
          <w:ilvl w:val="0"/>
          <w:numId w:val="14"/>
        </w:numPr>
      </w:pPr>
      <w:r>
        <w:t>Moribund status or concurrent hepatic, renal, cardiac, logic, pulmonary, infectious or metabolic diseases such severity it would preclude the patient's ability to tolerate protocol therapy for the desk within 7 to 10 days is likely.</w:t>
      </w:r>
    </w:p>
    <w:p w14:paraId="4EB89200" w14:textId="77777777" w:rsidR="00AD71AF" w:rsidRDefault="00AD71AF" w:rsidP="00AD71AF">
      <w:pPr>
        <w:pStyle w:val="ListParagraph"/>
        <w:numPr>
          <w:ilvl w:val="0"/>
          <w:numId w:val="14"/>
        </w:numPr>
      </w:pPr>
      <w:r>
        <w:t>Inability to understand the investigational nature of the study or to give informed consent or without illegally authorized representative for surrogate that can provide informed consent.</w:t>
      </w:r>
    </w:p>
    <w:p w14:paraId="19C5D7DA" w14:textId="77777777" w:rsidR="00515872" w:rsidRDefault="00515872" w:rsidP="00820042"/>
    <w:p w14:paraId="55F69578" w14:textId="77777777" w:rsidR="00515872" w:rsidRPr="001554BD" w:rsidRDefault="00573E17" w:rsidP="00820042">
      <w:pPr>
        <w:rPr>
          <w:b/>
        </w:rPr>
      </w:pPr>
      <w:r>
        <w:rPr>
          <w:b/>
        </w:rPr>
        <w:t>4.2</w:t>
      </w:r>
      <w:r>
        <w:rPr>
          <w:b/>
        </w:rPr>
        <w:tab/>
      </w:r>
      <w:r w:rsidR="00515872" w:rsidRPr="001554BD">
        <w:rPr>
          <w:b/>
        </w:rPr>
        <w:t>Screening Evaluation</w:t>
      </w:r>
    </w:p>
    <w:p w14:paraId="6FD0FD2C" w14:textId="77777777" w:rsidR="00ED6D46" w:rsidRDefault="00ED6D46" w:rsidP="00ED6D46">
      <w:pPr>
        <w:pStyle w:val="ListParagraph"/>
        <w:numPr>
          <w:ilvl w:val="0"/>
          <w:numId w:val="13"/>
        </w:numPr>
      </w:pPr>
      <w:r>
        <w:t xml:space="preserve">Complete history and physical examination with documentation of prior diagnosis of acquired aplastic anemia and prior therapies and current medication history, </w:t>
      </w:r>
      <w:r w:rsidR="00BC3FDC">
        <w:t>including over the counter medications, homeopathic remedies, vitamins and alternative therapies</w:t>
      </w:r>
    </w:p>
    <w:p w14:paraId="3F8D865B" w14:textId="77777777" w:rsidR="00BC3FDC" w:rsidRDefault="00BC3FDC" w:rsidP="00ED6D46">
      <w:pPr>
        <w:pStyle w:val="ListParagraph"/>
        <w:numPr>
          <w:ilvl w:val="0"/>
          <w:numId w:val="13"/>
        </w:numPr>
      </w:pPr>
      <w:r>
        <w:t>Confirmation of acqu</w:t>
      </w:r>
      <w:r w:rsidR="00D92C04">
        <w:t>ired aplastic anemia for patients on cohorts 1 and 2</w:t>
      </w:r>
    </w:p>
    <w:p w14:paraId="33683730" w14:textId="77777777" w:rsidR="000A6432" w:rsidRDefault="000A6432" w:rsidP="000A6432"/>
    <w:p w14:paraId="4019F604" w14:textId="77777777" w:rsidR="000A6432" w:rsidRPr="000D5523" w:rsidRDefault="00871308" w:rsidP="000A6432">
      <w:pPr>
        <w:rPr>
          <w:b/>
        </w:rPr>
      </w:pPr>
      <w:r>
        <w:rPr>
          <w:b/>
        </w:rPr>
        <w:t>4.3</w:t>
      </w:r>
      <w:r w:rsidR="000A6432" w:rsidRPr="000D5523">
        <w:rPr>
          <w:b/>
        </w:rPr>
        <w:tab/>
        <w:t>Baseline Studies</w:t>
      </w:r>
    </w:p>
    <w:p w14:paraId="3EFFDF87" w14:textId="77777777" w:rsidR="000A6432" w:rsidRDefault="000A6432" w:rsidP="000A6432">
      <w:r>
        <w:t>The following studies will be conducted at the time of screening for protocol inclusion:</w:t>
      </w:r>
    </w:p>
    <w:p w14:paraId="792F2358" w14:textId="77777777" w:rsidR="00ED6D46" w:rsidRDefault="00ED6D46" w:rsidP="00ED6D46">
      <w:pPr>
        <w:pStyle w:val="ListParagraph"/>
        <w:numPr>
          <w:ilvl w:val="0"/>
          <w:numId w:val="13"/>
        </w:numPr>
      </w:pPr>
      <w:r>
        <w:t>Hematological pro</w:t>
      </w:r>
      <w:r w:rsidR="006A4E4F">
        <w:t>file: CBC with differential, reticulocyte count, platelet count and immature platelet fraction</w:t>
      </w:r>
    </w:p>
    <w:p w14:paraId="206BD6FD" w14:textId="77777777" w:rsidR="000A6432" w:rsidRDefault="000A6432" w:rsidP="00ED6D46">
      <w:pPr>
        <w:pStyle w:val="ListParagraph"/>
        <w:numPr>
          <w:ilvl w:val="0"/>
          <w:numId w:val="13"/>
        </w:numPr>
      </w:pPr>
      <w:r>
        <w:t>Serum folate and Vitamin B</w:t>
      </w:r>
      <w:r>
        <w:rPr>
          <w:vertAlign w:val="subscript"/>
        </w:rPr>
        <w:t>12</w:t>
      </w:r>
    </w:p>
    <w:p w14:paraId="642370AA" w14:textId="77777777" w:rsidR="006A2633" w:rsidRPr="000A6432" w:rsidRDefault="006A2633" w:rsidP="00ED6D46">
      <w:pPr>
        <w:pStyle w:val="ListParagraph"/>
        <w:numPr>
          <w:ilvl w:val="0"/>
          <w:numId w:val="13"/>
        </w:numPr>
      </w:pPr>
      <w:r>
        <w:t>Thyroid function tests</w:t>
      </w:r>
    </w:p>
    <w:p w14:paraId="3EA611E9" w14:textId="77777777" w:rsidR="000A6432" w:rsidRDefault="000A6432" w:rsidP="00ED6D46">
      <w:pPr>
        <w:pStyle w:val="ListParagraph"/>
        <w:numPr>
          <w:ilvl w:val="0"/>
          <w:numId w:val="13"/>
        </w:numPr>
      </w:pPr>
      <w:r>
        <w:t>Iron studies (serum iron, transferrin and ferritin)</w:t>
      </w:r>
    </w:p>
    <w:p w14:paraId="0409DD8E" w14:textId="77777777" w:rsidR="006A2633" w:rsidRDefault="006A2633" w:rsidP="00ED6D46">
      <w:pPr>
        <w:pStyle w:val="ListParagraph"/>
        <w:numPr>
          <w:ilvl w:val="0"/>
          <w:numId w:val="13"/>
        </w:numPr>
      </w:pPr>
      <w:r>
        <w:t>Bone marrow aspiration and core biopsy with chromosomal analysis</w:t>
      </w:r>
      <w:r w:rsidR="0024684D">
        <w:t xml:space="preserve"> via standard cytogenetic techniques</w:t>
      </w:r>
    </w:p>
    <w:p w14:paraId="0985561F" w14:textId="77777777" w:rsidR="0024684D" w:rsidRDefault="0024684D" w:rsidP="00ED6D46">
      <w:pPr>
        <w:pStyle w:val="ListParagraph"/>
        <w:numPr>
          <w:ilvl w:val="0"/>
          <w:numId w:val="13"/>
        </w:numPr>
      </w:pPr>
      <w:r>
        <w:t>Telomere length of leukocytes</w:t>
      </w:r>
    </w:p>
    <w:p w14:paraId="5B45AC51" w14:textId="77777777" w:rsidR="0024684D" w:rsidRDefault="0024684D" w:rsidP="00ED6D46">
      <w:pPr>
        <w:pStyle w:val="ListParagraph"/>
        <w:numPr>
          <w:ilvl w:val="0"/>
          <w:numId w:val="13"/>
        </w:numPr>
      </w:pPr>
      <w:r>
        <w:t>Flow cytometry of the peripheral blood to quantitate GPI-negative cells</w:t>
      </w:r>
    </w:p>
    <w:p w14:paraId="1AF07D17" w14:textId="77777777" w:rsidR="006A2633" w:rsidRDefault="006A2633" w:rsidP="00ED6D46">
      <w:pPr>
        <w:pStyle w:val="ListParagraph"/>
        <w:numPr>
          <w:ilvl w:val="0"/>
          <w:numId w:val="13"/>
        </w:numPr>
      </w:pPr>
      <w:r>
        <w:t>Peripheral blood lymphocyte phenotype via flow cytometry</w:t>
      </w:r>
    </w:p>
    <w:p w14:paraId="16FB90C8" w14:textId="77777777" w:rsidR="000A6432" w:rsidRDefault="000A6432" w:rsidP="00ED6D46">
      <w:pPr>
        <w:pStyle w:val="ListParagraph"/>
        <w:numPr>
          <w:ilvl w:val="0"/>
          <w:numId w:val="13"/>
        </w:numPr>
      </w:pPr>
      <w:r>
        <w:t>Direct antiglobulin test</w:t>
      </w:r>
    </w:p>
    <w:p w14:paraId="4BEE0FB0" w14:textId="77777777" w:rsidR="000A6432" w:rsidRDefault="000A6432" w:rsidP="00ED6D46">
      <w:pPr>
        <w:pStyle w:val="ListParagraph"/>
        <w:numPr>
          <w:ilvl w:val="0"/>
          <w:numId w:val="13"/>
        </w:numPr>
      </w:pPr>
      <w:r>
        <w:t>Type and screen</w:t>
      </w:r>
    </w:p>
    <w:p w14:paraId="06DCB446" w14:textId="77777777" w:rsidR="000A6432" w:rsidRDefault="00ED6D46" w:rsidP="000A6432">
      <w:pPr>
        <w:pStyle w:val="ListParagraph"/>
        <w:numPr>
          <w:ilvl w:val="0"/>
          <w:numId w:val="13"/>
        </w:numPr>
      </w:pPr>
      <w:r>
        <w:t>Coagulation profile: prothrombin time and activated partial thromboplastic time</w:t>
      </w:r>
    </w:p>
    <w:p w14:paraId="5BFC9308" w14:textId="77777777" w:rsidR="000A6432" w:rsidRDefault="000A6432" w:rsidP="000A6432">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 and Other (Total Prot</w:t>
      </w:r>
      <w:r>
        <w:t>ein, CK, Uric Acid, and LDH</w:t>
      </w:r>
      <w:r w:rsidRPr="000A6432">
        <w:t xml:space="preserve">) </w:t>
      </w:r>
    </w:p>
    <w:p w14:paraId="03A17D31" w14:textId="77777777" w:rsidR="00ED6D46" w:rsidRDefault="004E7C83" w:rsidP="00ED6D46">
      <w:pPr>
        <w:pStyle w:val="ListParagraph"/>
        <w:numPr>
          <w:ilvl w:val="0"/>
          <w:numId w:val="13"/>
        </w:numPr>
      </w:pPr>
      <w:r>
        <w:t xml:space="preserve">Fasting serum glucose and </w:t>
      </w:r>
      <w:r w:rsidR="00ED6D46">
        <w:t>Hb A1c</w:t>
      </w:r>
    </w:p>
    <w:p w14:paraId="654C67C3" w14:textId="77777777" w:rsidR="00BC3FDC" w:rsidRDefault="00ED6D46" w:rsidP="00BC3FDC">
      <w:pPr>
        <w:pStyle w:val="ListParagraph"/>
        <w:numPr>
          <w:ilvl w:val="0"/>
          <w:numId w:val="13"/>
        </w:numPr>
      </w:pPr>
      <w:r>
        <w:t>Fasting lipid panel</w:t>
      </w:r>
      <w:r w:rsidR="00BC3FDC">
        <w:t>; including total cholesterol, HDL, LDL and triglycerides</w:t>
      </w:r>
    </w:p>
    <w:p w14:paraId="3F358F10" w14:textId="77777777" w:rsidR="00BC3FDC" w:rsidRDefault="00BC3FDC" w:rsidP="00BC3FDC">
      <w:pPr>
        <w:pStyle w:val="ListParagraph"/>
        <w:numPr>
          <w:ilvl w:val="0"/>
          <w:numId w:val="13"/>
        </w:numPr>
      </w:pPr>
      <w:r>
        <w:t>Serum or urine beta-hCG for female patients of childbearing age and anatomic ability</w:t>
      </w:r>
    </w:p>
    <w:p w14:paraId="04BE2FE2" w14:textId="77777777" w:rsidR="00ED6D46" w:rsidRDefault="000A6432" w:rsidP="00BC3FDC">
      <w:pPr>
        <w:pStyle w:val="ListParagraph"/>
        <w:numPr>
          <w:ilvl w:val="0"/>
          <w:numId w:val="13"/>
        </w:numPr>
      </w:pPr>
      <w:r>
        <w:t xml:space="preserve">Viral serologies for CMV, EBV, hepatitis A, B, C, </w:t>
      </w:r>
      <w:r w:rsidR="00BC3FDC">
        <w:t>HIV</w:t>
      </w:r>
      <w:r>
        <w:t xml:space="preserve"> 1/2, HSV</w:t>
      </w:r>
    </w:p>
    <w:p w14:paraId="0F3FA721" w14:textId="77777777" w:rsidR="000A6432" w:rsidRDefault="000A6432" w:rsidP="00BC3FDC">
      <w:pPr>
        <w:pStyle w:val="ListParagraph"/>
        <w:numPr>
          <w:ilvl w:val="0"/>
          <w:numId w:val="13"/>
        </w:numPr>
      </w:pPr>
      <w:r>
        <w:t>CMV and EBV PCR</w:t>
      </w:r>
    </w:p>
    <w:p w14:paraId="17FB4F0B" w14:textId="77777777" w:rsidR="00ED6D46" w:rsidRDefault="00ED6D46" w:rsidP="00820042"/>
    <w:p w14:paraId="1F14195D" w14:textId="77777777" w:rsidR="0038262A" w:rsidRDefault="0038262A" w:rsidP="004E7C83"/>
    <w:p w14:paraId="611DB962" w14:textId="77777777" w:rsidR="00573E17" w:rsidRPr="00357B96" w:rsidRDefault="00573E17" w:rsidP="00820042">
      <w:pPr>
        <w:rPr>
          <w:b/>
        </w:rPr>
      </w:pPr>
      <w:r w:rsidRPr="00357B96">
        <w:rPr>
          <w:b/>
        </w:rPr>
        <w:t>5</w:t>
      </w:r>
      <w:r w:rsidRPr="00357B96">
        <w:rPr>
          <w:b/>
        </w:rPr>
        <w:tab/>
        <w:t>Treatment Plan</w:t>
      </w:r>
    </w:p>
    <w:p w14:paraId="4C5DD212" w14:textId="77777777" w:rsidR="00573E17" w:rsidRDefault="00573E17" w:rsidP="00820042"/>
    <w:p w14:paraId="4650E4D7" w14:textId="77777777" w:rsidR="00357B96" w:rsidRDefault="00573E17" w:rsidP="00820042">
      <w:pPr>
        <w:rPr>
          <w:b/>
        </w:rPr>
      </w:pPr>
      <w:r w:rsidRPr="00357B96">
        <w:rPr>
          <w:b/>
        </w:rPr>
        <w:t>5.1</w:t>
      </w:r>
      <w:r w:rsidRPr="00357B96">
        <w:rPr>
          <w:b/>
        </w:rPr>
        <w:tab/>
      </w:r>
      <w:r w:rsidR="00357B96">
        <w:rPr>
          <w:b/>
        </w:rPr>
        <w:t>Cyclosporine (CsA)</w:t>
      </w:r>
    </w:p>
    <w:p w14:paraId="2867DFF4" w14:textId="77777777" w:rsidR="00357B96" w:rsidRDefault="00357B96" w:rsidP="00820042">
      <w:r>
        <w:t xml:space="preserve">Patients enrolling on </w:t>
      </w:r>
      <w:r w:rsidR="009C3C39">
        <w:t xml:space="preserve">cohorts 1 and 2 of </w:t>
      </w:r>
      <w:r>
        <w:t>this protocol will on a maintenance dose of CsA</w:t>
      </w:r>
      <w:r w:rsidR="00206E29">
        <w:t xml:space="preserve"> prior to enrolment.</w:t>
      </w:r>
    </w:p>
    <w:p w14:paraId="340750EF" w14:textId="77777777" w:rsidR="00206E29" w:rsidRDefault="00206E29" w:rsidP="00820042"/>
    <w:p w14:paraId="17B8AAA2" w14:textId="77777777" w:rsidR="00206E29" w:rsidRDefault="00206E29" w:rsidP="00820042">
      <w:r>
        <w:t xml:space="preserve">Cyclosporine will be continued </w:t>
      </w:r>
      <w:r w:rsidR="009C3C39">
        <w:t xml:space="preserve">at 50% of the previous maintenance dose </w:t>
      </w:r>
      <w:r w:rsidR="0038262A">
        <w:t>on days 1 through 7</w:t>
      </w:r>
      <w:r w:rsidR="009C3C39">
        <w:t>___</w:t>
      </w:r>
      <w:r w:rsidR="0038262A">
        <w:t xml:space="preserve"> on both arms of the study</w:t>
      </w:r>
      <w:r w:rsidR="009C3C39">
        <w:t>.</w:t>
      </w:r>
      <w:r w:rsidR="0038262A">
        <w:t xml:space="preserve">  CsA will be discontinued starting day 8 of the study on both arms of the study.</w:t>
      </w:r>
    </w:p>
    <w:p w14:paraId="2276B91C" w14:textId="77777777" w:rsidR="0038262A" w:rsidRDefault="0038262A" w:rsidP="00820042"/>
    <w:p w14:paraId="3FA819C0" w14:textId="77777777" w:rsidR="0038262A" w:rsidRPr="00357B96" w:rsidRDefault="0038262A" w:rsidP="00820042">
      <w:r>
        <w:t>Cyclosporine dose may be interrupted when clinically indicated at the discretion of the investigator.  Interruptions will not be reported as deviations; however, when the interruption is the consequence of a serious adverse event, the interruption will be included in the report.</w:t>
      </w:r>
    </w:p>
    <w:p w14:paraId="2EF0A588" w14:textId="77777777" w:rsidR="00357B96" w:rsidRPr="00357B96" w:rsidRDefault="00357B96" w:rsidP="00820042"/>
    <w:p w14:paraId="610B1085" w14:textId="77777777" w:rsidR="00573E17" w:rsidRPr="00357B96" w:rsidRDefault="00357B96" w:rsidP="00820042">
      <w:pPr>
        <w:rPr>
          <w:b/>
        </w:rPr>
      </w:pPr>
      <w:r>
        <w:rPr>
          <w:b/>
        </w:rPr>
        <w:t>5.2</w:t>
      </w:r>
      <w:r>
        <w:rPr>
          <w:b/>
        </w:rPr>
        <w:tab/>
      </w:r>
      <w:r w:rsidR="00573E17" w:rsidRPr="00357B96">
        <w:rPr>
          <w:b/>
        </w:rPr>
        <w:t>Sirolimus</w:t>
      </w:r>
    </w:p>
    <w:p w14:paraId="0085AE6A" w14:textId="35EB9753" w:rsidR="002266DD" w:rsidRDefault="002266DD" w:rsidP="00820042">
      <w:r>
        <w:t xml:space="preserve">Patients will </w:t>
      </w:r>
      <w:r w:rsidR="00DE4410">
        <w:t xml:space="preserve">be started on a loading dose of sirolimus 5 mg q4h for three doses and subsequently maintained on sirolimus 5 mg daily, adjusted </w:t>
      </w:r>
      <w:r w:rsidR="009C3C39">
        <w:t xml:space="preserve">to target a whole-blood trough concentration of 10-15 ng/mL.  Sirolimus will be </w:t>
      </w:r>
      <w:r w:rsidR="00BF668A">
        <w:t>discontinued at</w:t>
      </w:r>
      <w:r w:rsidR="009C3C39">
        <w:t xml:space="preserve"> </w:t>
      </w:r>
      <w:r w:rsidR="004D3AFA">
        <w:t>3</w:t>
      </w:r>
      <w:r w:rsidR="009C3C39">
        <w:t xml:space="preserve"> months.</w:t>
      </w:r>
    </w:p>
    <w:p w14:paraId="2380C1CC" w14:textId="77777777" w:rsidR="009C3C39" w:rsidRDefault="009C3C39" w:rsidP="00820042"/>
    <w:p w14:paraId="1D9765D0" w14:textId="77777777" w:rsidR="009C3C39" w:rsidRDefault="009C3C39" w:rsidP="00820042">
      <w:r>
        <w:t>Patients will be advised not to take sirolimus with grapefruit juice.  St. John’s wort is contraindicated while on this medication.  Patients will be advised about limiting exposure to sunlight and UV due to an increased risk of skin cancer</w:t>
      </w:r>
    </w:p>
    <w:p w14:paraId="54298C1B" w14:textId="77777777" w:rsidR="00206E29" w:rsidRDefault="00206E29" w:rsidP="00206E29"/>
    <w:p w14:paraId="58F0B818" w14:textId="77777777" w:rsidR="00982FCF" w:rsidRPr="00DE4410" w:rsidRDefault="00573E17" w:rsidP="00820042">
      <w:pPr>
        <w:rPr>
          <w:b/>
        </w:rPr>
      </w:pPr>
      <w:r w:rsidRPr="00357B96">
        <w:rPr>
          <w:b/>
        </w:rPr>
        <w:t>5.2</w:t>
      </w:r>
      <w:r w:rsidR="009C3C39">
        <w:rPr>
          <w:b/>
        </w:rPr>
        <w:t>.1</w:t>
      </w:r>
      <w:r w:rsidRPr="00357B96">
        <w:rPr>
          <w:b/>
        </w:rPr>
        <w:tab/>
        <w:t>Dose adjustment of Sirolimus</w:t>
      </w:r>
    </w:p>
    <w:p w14:paraId="25D34F6E" w14:textId="77777777" w:rsidR="00982FCF" w:rsidRDefault="00476E13" w:rsidP="00820042">
      <w:r>
        <w:t>For weight less than 40 kg, the initial loading dose will be 3 mg/m</w:t>
      </w:r>
      <w:r w:rsidRPr="00476E13">
        <w:rPr>
          <w:vertAlign w:val="superscript"/>
        </w:rPr>
        <w:t>2</w:t>
      </w:r>
      <w:r>
        <w:t xml:space="preserve"> divided across 3 doses and administered Q4h; thereafter the maintenance dose will be 1 mg/m</w:t>
      </w:r>
      <w:r w:rsidRPr="00476E13">
        <w:rPr>
          <w:vertAlign w:val="superscript"/>
        </w:rPr>
        <w:t>2</w:t>
      </w:r>
      <w:r>
        <w:t xml:space="preserve"> daily, adjusted to target a whole-blood trough concentration of 10 – 15 ng/mL.  No dose adjustments will be made for obesity.</w:t>
      </w:r>
    </w:p>
    <w:p w14:paraId="369AF937" w14:textId="77777777" w:rsidR="00327937" w:rsidRDefault="00327937" w:rsidP="00820042"/>
    <w:p w14:paraId="72578D0B" w14:textId="77777777" w:rsidR="00327937" w:rsidRPr="00F713A4" w:rsidRDefault="00327937" w:rsidP="00820042">
      <w:pPr>
        <w:rPr>
          <w:b/>
        </w:rPr>
      </w:pPr>
      <w:r w:rsidRPr="00F713A4">
        <w:rPr>
          <w:b/>
        </w:rPr>
        <w:t>5.3</w:t>
      </w:r>
      <w:r w:rsidRPr="00F713A4">
        <w:rPr>
          <w:b/>
        </w:rPr>
        <w:tab/>
        <w:t>Relapse</w:t>
      </w:r>
    </w:p>
    <w:p w14:paraId="23CAC593" w14:textId="77777777" w:rsidR="00327937" w:rsidRDefault="00327937" w:rsidP="00327937">
      <w:r>
        <w:t xml:space="preserve">For the purpose of this protocol we shall define patients as having </w:t>
      </w:r>
      <w:r w:rsidRPr="00354F36">
        <w:rPr>
          <w:b/>
          <w:i/>
        </w:rPr>
        <w:t>relapsed</w:t>
      </w:r>
      <w:r>
        <w:t>, if, after initial hematological response to IST, EITHER:</w:t>
      </w:r>
    </w:p>
    <w:p w14:paraId="350A6581" w14:textId="77777777" w:rsidR="00327937" w:rsidRDefault="00327937" w:rsidP="00327937">
      <w:pPr>
        <w:pStyle w:val="ListParagraph"/>
        <w:numPr>
          <w:ilvl w:val="0"/>
          <w:numId w:val="27"/>
        </w:numPr>
      </w:pPr>
      <w:r>
        <w:t>Their cell line counts decline to a degree where they again meet criteria for severe aplastic anemia OR</w:t>
      </w:r>
    </w:p>
    <w:p w14:paraId="68DFB423" w14:textId="77777777" w:rsidR="00327937" w:rsidRDefault="00327937" w:rsidP="00327937">
      <w:pPr>
        <w:pStyle w:val="ListParagraph"/>
        <w:numPr>
          <w:ilvl w:val="0"/>
          <w:numId w:val="27"/>
        </w:numPr>
      </w:pPr>
      <w:r>
        <w:t>If two clinicians, who are blinded to whether the patient is on the treatment or placebo arm, determine that the patient requires continued immunosuppression in order to maintain adequate cell line counts.</w:t>
      </w:r>
    </w:p>
    <w:p w14:paraId="0F9BE8FE" w14:textId="77777777" w:rsidR="00DA6824" w:rsidRDefault="00DA6824" w:rsidP="00820042"/>
    <w:p w14:paraId="6B46144A" w14:textId="77777777" w:rsidR="00DA6824" w:rsidRPr="00DA6824" w:rsidRDefault="00327937" w:rsidP="00820042">
      <w:pPr>
        <w:rPr>
          <w:b/>
        </w:rPr>
      </w:pPr>
      <w:r>
        <w:rPr>
          <w:b/>
        </w:rPr>
        <w:t>5.4</w:t>
      </w:r>
      <w:r w:rsidR="00DA6824" w:rsidRPr="00DA6824">
        <w:rPr>
          <w:b/>
        </w:rPr>
        <w:tab/>
      </w:r>
      <w:r w:rsidR="008A089F">
        <w:rPr>
          <w:b/>
        </w:rPr>
        <w:t>Cross-over</w:t>
      </w:r>
      <w:r>
        <w:rPr>
          <w:b/>
        </w:rPr>
        <w:t xml:space="preserve"> after relapse</w:t>
      </w:r>
    </w:p>
    <w:p w14:paraId="661BAE28" w14:textId="5184D960" w:rsidR="0068660C" w:rsidRDefault="00327937" w:rsidP="00820042">
      <w:r>
        <w:t>R</w:t>
      </w:r>
      <w:r w:rsidR="00DA6824">
        <w:t xml:space="preserve">elapsed patients </w:t>
      </w:r>
      <w:r w:rsidR="00BF668A">
        <w:t>from</w:t>
      </w:r>
      <w:r>
        <w:t xml:space="preserve"> the </w:t>
      </w:r>
      <w:r w:rsidR="00BF668A">
        <w:t>sirolimus</w:t>
      </w:r>
      <w:r>
        <w:t xml:space="preserve"> arm will be discontinued from the protocol.   Relapsed patients on the control arm </w:t>
      </w:r>
      <w:r w:rsidR="00DA6824">
        <w:t xml:space="preserve">will be restarted on their pre-study dose of CsA.  </w:t>
      </w:r>
      <w:r>
        <w:t xml:space="preserve">If they respond to the CsA, they will, at the discretion of the </w:t>
      </w:r>
      <w:r w:rsidR="00BF668A">
        <w:t>clinical investigators</w:t>
      </w:r>
      <w:r>
        <w:t xml:space="preserve"> </w:t>
      </w:r>
      <w:r w:rsidR="00BF668A">
        <w:t>cross-over</w:t>
      </w:r>
      <w:r>
        <w:t xml:space="preserve"> to the </w:t>
      </w:r>
      <w:r w:rsidR="00BF668A">
        <w:t>sirolimus arm</w:t>
      </w:r>
      <w:r>
        <w:t xml:space="preserve">. </w:t>
      </w:r>
      <w:r w:rsidR="00BF668A">
        <w:t xml:space="preserve">On day 1 of the cross-over, CsA will be decreased to 50% of the previous maintenance.  CsA will be discontinued starting day 8 of the cross-over.  </w:t>
      </w:r>
      <w:r w:rsidR="00DA6824">
        <w:t xml:space="preserve">Sirolimus will be </w:t>
      </w:r>
      <w:r w:rsidR="00BF668A">
        <w:t xml:space="preserve">initiated on day 1 of the cross-over at 5 mg q4h for three doses.  </w:t>
      </w:r>
      <w:r w:rsidR="00272CFB">
        <w:t>Cross-over patients</w:t>
      </w:r>
      <w:r w:rsidR="00BF668A">
        <w:t xml:space="preserve"> will subsequently be maintained on sirolimus 5 mg daily, adjusted to target a whole-blood trough concentration of 10-15 ng/mL.  Sirolimus will be discontinued at 6 months.</w:t>
      </w:r>
    </w:p>
    <w:p w14:paraId="4EF52D8A" w14:textId="77777777" w:rsidR="00BF668A" w:rsidRDefault="00BF668A" w:rsidP="00820042"/>
    <w:p w14:paraId="06260AFC" w14:textId="77777777" w:rsidR="00DA6824" w:rsidRDefault="00DA6824" w:rsidP="00820042"/>
    <w:p w14:paraId="7C800FCE" w14:textId="77777777" w:rsidR="00871308" w:rsidRDefault="00871308">
      <w:pPr>
        <w:rPr>
          <w:b/>
        </w:rPr>
      </w:pPr>
      <w:r>
        <w:rPr>
          <w:b/>
        </w:rPr>
        <w:t>6</w:t>
      </w:r>
      <w:r>
        <w:rPr>
          <w:b/>
        </w:rPr>
        <w:tab/>
        <w:t>Clinical Monitoring</w:t>
      </w:r>
    </w:p>
    <w:p w14:paraId="57EB3CC2" w14:textId="77777777" w:rsidR="00871308" w:rsidRDefault="00871308">
      <w:pPr>
        <w:rPr>
          <w:b/>
        </w:rPr>
      </w:pPr>
    </w:p>
    <w:p w14:paraId="7686C01B" w14:textId="77777777" w:rsidR="00871308" w:rsidRPr="001554BD" w:rsidRDefault="00871308" w:rsidP="00871308">
      <w:pPr>
        <w:rPr>
          <w:b/>
        </w:rPr>
      </w:pPr>
      <w:r>
        <w:rPr>
          <w:b/>
        </w:rPr>
        <w:t>6.1</w:t>
      </w:r>
      <w:r>
        <w:rPr>
          <w:b/>
        </w:rPr>
        <w:tab/>
        <w:t>On study monitoring, Day 1</w:t>
      </w:r>
    </w:p>
    <w:p w14:paraId="2A84BFA6" w14:textId="77777777" w:rsidR="00871308" w:rsidRDefault="00871308" w:rsidP="00871308">
      <w:r>
        <w:t>On treatment monitoring will consist of:</w:t>
      </w:r>
    </w:p>
    <w:p w14:paraId="41B91640" w14:textId="77777777" w:rsidR="00871308" w:rsidRDefault="00871308" w:rsidP="00871308">
      <w:pPr>
        <w:pStyle w:val="ListParagraph"/>
        <w:numPr>
          <w:ilvl w:val="0"/>
          <w:numId w:val="13"/>
        </w:numPr>
      </w:pPr>
      <w:r>
        <w:t>Pregnancy test (urine or serum hCG in women of child bearing potential).  Does not need to be repeated, if performed within previous 2 weeks.</w:t>
      </w:r>
    </w:p>
    <w:p w14:paraId="74977202" w14:textId="77777777" w:rsidR="00871308" w:rsidRDefault="00871308" w:rsidP="00871308">
      <w:pPr>
        <w:pStyle w:val="ListParagraph"/>
        <w:numPr>
          <w:ilvl w:val="0"/>
          <w:numId w:val="13"/>
        </w:numPr>
      </w:pPr>
      <w:r>
        <w:t>Hematological profile: CBC with differential, reticulocyte count and platelet count</w:t>
      </w:r>
    </w:p>
    <w:p w14:paraId="70FDB1FB"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4FA1E2BE" w14:textId="77777777" w:rsidR="00871308" w:rsidRDefault="00871308" w:rsidP="00871308">
      <w:pPr>
        <w:pStyle w:val="ListParagraph"/>
        <w:numPr>
          <w:ilvl w:val="0"/>
          <w:numId w:val="13"/>
        </w:numPr>
      </w:pPr>
      <w:r>
        <w:t>Whole blood CsA trough</w:t>
      </w:r>
    </w:p>
    <w:p w14:paraId="108476E8" w14:textId="77777777" w:rsidR="00871308" w:rsidRDefault="00871308" w:rsidP="00871308"/>
    <w:p w14:paraId="44D25AA1" w14:textId="77777777" w:rsidR="00871308" w:rsidRPr="000D5523" w:rsidRDefault="00871308" w:rsidP="00871308">
      <w:pPr>
        <w:rPr>
          <w:b/>
        </w:rPr>
      </w:pPr>
      <w:r>
        <w:rPr>
          <w:b/>
        </w:rPr>
        <w:t>6.2</w:t>
      </w:r>
      <w:r w:rsidRPr="000D5523">
        <w:rPr>
          <w:b/>
        </w:rPr>
        <w:tab/>
        <w:t>Follow-up to D100:</w:t>
      </w:r>
    </w:p>
    <w:p w14:paraId="54EB9CBE" w14:textId="77777777" w:rsidR="00871308" w:rsidRDefault="00871308" w:rsidP="00871308">
      <w:pPr>
        <w:pStyle w:val="ListParagraph"/>
        <w:numPr>
          <w:ilvl w:val="0"/>
          <w:numId w:val="13"/>
        </w:numPr>
      </w:pPr>
      <w:r>
        <w:t>Hematological profile: CBC with differential, reticulocyte count and platelet count every 1 – 2 weeks +/- 3 days</w:t>
      </w:r>
    </w:p>
    <w:p w14:paraId="6DE8FF16" w14:textId="77777777" w:rsidR="00871308" w:rsidRDefault="00871308" w:rsidP="00871308">
      <w:pPr>
        <w:pStyle w:val="ListParagraph"/>
        <w:numPr>
          <w:ilvl w:val="0"/>
          <w:numId w:val="13"/>
        </w:numPr>
      </w:pPr>
      <w:r>
        <w:t>Coagulation profile: prothrombin time and activated partial thromboplastic time every 1 – 2 weeks +/- 3 days</w:t>
      </w:r>
    </w:p>
    <w:p w14:paraId="1E8ED592"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68A40F23" w14:textId="77777777" w:rsidR="00871308" w:rsidRDefault="00871308" w:rsidP="00871308">
      <w:pPr>
        <w:pStyle w:val="ListParagraph"/>
        <w:numPr>
          <w:ilvl w:val="0"/>
          <w:numId w:val="13"/>
        </w:numPr>
      </w:pPr>
      <w:r>
        <w:t>Whole blood CsA trough only on D3</w:t>
      </w:r>
    </w:p>
    <w:p w14:paraId="78E5AE64" w14:textId="77777777" w:rsidR="00871308" w:rsidRDefault="00871308" w:rsidP="00871308">
      <w:pPr>
        <w:pStyle w:val="ListParagraph"/>
        <w:numPr>
          <w:ilvl w:val="0"/>
          <w:numId w:val="13"/>
        </w:numPr>
      </w:pPr>
      <w:r>
        <w:t>Whole blood sirolimus trough twice weekly (First on D3)</w:t>
      </w:r>
    </w:p>
    <w:p w14:paraId="1E603C20" w14:textId="77777777" w:rsidR="00871308" w:rsidRDefault="00871308" w:rsidP="00871308">
      <w:pPr>
        <w:pStyle w:val="ListParagraph"/>
        <w:numPr>
          <w:ilvl w:val="0"/>
          <w:numId w:val="13"/>
        </w:numPr>
      </w:pPr>
      <w:r>
        <w:t>Viral serologies for adenovirus, CMV, EBV and HHV6 every 1 -2 weeks +/- 3 days</w:t>
      </w:r>
    </w:p>
    <w:p w14:paraId="6CEF4C99" w14:textId="77777777" w:rsidR="00871308" w:rsidRDefault="00871308" w:rsidP="00871308">
      <w:pPr>
        <w:pStyle w:val="ListParagraph"/>
        <w:numPr>
          <w:ilvl w:val="0"/>
          <w:numId w:val="13"/>
        </w:numPr>
      </w:pPr>
      <w:r>
        <w:t>Fasting serum glucose and Hb A1c every month +/- 3 days</w:t>
      </w:r>
    </w:p>
    <w:p w14:paraId="335A7388" w14:textId="77777777" w:rsidR="00871308" w:rsidRDefault="00871308" w:rsidP="00871308">
      <w:pPr>
        <w:pStyle w:val="ListParagraph"/>
        <w:numPr>
          <w:ilvl w:val="0"/>
          <w:numId w:val="13"/>
        </w:numPr>
      </w:pPr>
      <w:r>
        <w:t>Fasting lipid panel; including total cholesterol, HDL, LDL and triglycerides every month +/- 3 days</w:t>
      </w:r>
    </w:p>
    <w:p w14:paraId="300EFC41" w14:textId="77777777" w:rsidR="00871308" w:rsidRDefault="00871308" w:rsidP="00871308"/>
    <w:p w14:paraId="49F006E8" w14:textId="2A192C43" w:rsidR="00871308" w:rsidRPr="00D817A4" w:rsidRDefault="00871308" w:rsidP="00871308">
      <w:pPr>
        <w:rPr>
          <w:b/>
        </w:rPr>
      </w:pPr>
      <w:r>
        <w:rPr>
          <w:b/>
        </w:rPr>
        <w:t>6.3</w:t>
      </w:r>
      <w:r w:rsidRPr="00D817A4">
        <w:rPr>
          <w:b/>
        </w:rPr>
        <w:tab/>
        <w:t>Landmark 3-</w:t>
      </w:r>
      <w:r w:rsidR="004D3AFA">
        <w:rPr>
          <w:b/>
        </w:rPr>
        <w:t xml:space="preserve"> and 6-</w:t>
      </w:r>
      <w:r w:rsidRPr="00D817A4">
        <w:rPr>
          <w:b/>
        </w:rPr>
        <w:t>month monitoring</w:t>
      </w:r>
    </w:p>
    <w:p w14:paraId="1845BC17" w14:textId="22C3C967" w:rsidR="00871308" w:rsidRDefault="00871308" w:rsidP="00871308">
      <w:r>
        <w:t>Patients on the study must be evaluated at the NIH Clinical Center at the 3-</w:t>
      </w:r>
      <w:r w:rsidR="004D3AFA">
        <w:t xml:space="preserve"> and 6-</w:t>
      </w:r>
      <w:r>
        <w:t>month (+/- 7 days) time points.  Monitoring includes:</w:t>
      </w:r>
    </w:p>
    <w:p w14:paraId="464D6E9C" w14:textId="77777777" w:rsidR="00871308" w:rsidRDefault="00871308" w:rsidP="00871308">
      <w:pPr>
        <w:pStyle w:val="ListParagraph"/>
        <w:numPr>
          <w:ilvl w:val="0"/>
          <w:numId w:val="13"/>
        </w:numPr>
      </w:pPr>
      <w:r>
        <w:t>History and physical examination</w:t>
      </w:r>
    </w:p>
    <w:p w14:paraId="23992F9D" w14:textId="77777777" w:rsidR="00871308" w:rsidRDefault="00871308" w:rsidP="00871308">
      <w:pPr>
        <w:pStyle w:val="ListParagraph"/>
        <w:numPr>
          <w:ilvl w:val="0"/>
          <w:numId w:val="13"/>
        </w:numPr>
      </w:pPr>
      <w:r>
        <w:t>Hematological profile: CBC with differential, reticulocyte count and platelet count</w:t>
      </w:r>
    </w:p>
    <w:p w14:paraId="775C640A" w14:textId="77777777" w:rsidR="00871308" w:rsidRDefault="00871308" w:rsidP="00871308">
      <w:pPr>
        <w:pStyle w:val="ListParagraph"/>
        <w:numPr>
          <w:ilvl w:val="0"/>
          <w:numId w:val="13"/>
        </w:numPr>
      </w:pPr>
      <w:r>
        <w:t>Bone marrow aspiration and core biopsy with chromosomal analysis via standard cytogenetic techniques</w:t>
      </w:r>
    </w:p>
    <w:p w14:paraId="290CEF68"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7049332F" w14:textId="77777777" w:rsidR="00871308" w:rsidRDefault="00871308" w:rsidP="00871308">
      <w:pPr>
        <w:pStyle w:val="ListParagraph"/>
        <w:numPr>
          <w:ilvl w:val="0"/>
          <w:numId w:val="13"/>
        </w:numPr>
      </w:pPr>
      <w:r>
        <w:t>Whole blood sirolimus trough</w:t>
      </w:r>
    </w:p>
    <w:p w14:paraId="433D7A13" w14:textId="77777777" w:rsidR="00871308" w:rsidRDefault="00871308" w:rsidP="00871308">
      <w:pPr>
        <w:pStyle w:val="ListParagraph"/>
        <w:numPr>
          <w:ilvl w:val="0"/>
          <w:numId w:val="13"/>
        </w:numPr>
      </w:pPr>
      <w:r>
        <w:t>Fasting serum glucose and Hb A1c</w:t>
      </w:r>
    </w:p>
    <w:p w14:paraId="2881093D" w14:textId="77777777" w:rsidR="00871308" w:rsidRDefault="00871308" w:rsidP="00871308">
      <w:pPr>
        <w:pStyle w:val="ListParagraph"/>
        <w:numPr>
          <w:ilvl w:val="0"/>
          <w:numId w:val="13"/>
        </w:numPr>
      </w:pPr>
      <w:r>
        <w:t>Fasting lipid panel; including total cholesterol, HDL, LDL and triglycerides</w:t>
      </w:r>
    </w:p>
    <w:p w14:paraId="794C36EF" w14:textId="77777777" w:rsidR="00871308" w:rsidRDefault="00871308" w:rsidP="00871308">
      <w:pPr>
        <w:pStyle w:val="ListParagraph"/>
        <w:numPr>
          <w:ilvl w:val="0"/>
          <w:numId w:val="13"/>
        </w:numPr>
      </w:pPr>
      <w:r>
        <w:t>Serum or urine beta-hCG for female patients of childbearing age and anatomic ability</w:t>
      </w:r>
    </w:p>
    <w:p w14:paraId="7BE45D7D" w14:textId="77777777" w:rsidR="00871308" w:rsidRDefault="00871308" w:rsidP="00871308">
      <w:pPr>
        <w:pStyle w:val="ListParagraph"/>
        <w:numPr>
          <w:ilvl w:val="0"/>
          <w:numId w:val="13"/>
        </w:numPr>
      </w:pPr>
      <w:r>
        <w:t>Viral serologies for adenovirus, CMV, EBV and HHV-6</w:t>
      </w:r>
    </w:p>
    <w:p w14:paraId="02E38F8E" w14:textId="77777777" w:rsidR="00871308" w:rsidRDefault="00871308" w:rsidP="00871308">
      <w:pPr>
        <w:pStyle w:val="ListParagraph"/>
        <w:numPr>
          <w:ilvl w:val="0"/>
          <w:numId w:val="13"/>
        </w:numPr>
      </w:pPr>
      <w:r>
        <w:t>CMV and EBV PCR</w:t>
      </w:r>
    </w:p>
    <w:p w14:paraId="6F06F9E6" w14:textId="77777777" w:rsidR="00871308" w:rsidRDefault="00871308" w:rsidP="00871308"/>
    <w:p w14:paraId="79ADD90D" w14:textId="77777777" w:rsidR="00871308" w:rsidRPr="003D6EC1" w:rsidRDefault="00871308" w:rsidP="00871308">
      <w:pPr>
        <w:rPr>
          <w:b/>
        </w:rPr>
      </w:pPr>
      <w:r>
        <w:rPr>
          <w:b/>
        </w:rPr>
        <w:t>6.4</w:t>
      </w:r>
      <w:r w:rsidRPr="003D6EC1">
        <w:rPr>
          <w:b/>
        </w:rPr>
        <w:tab/>
        <w:t>Long-term follow up (every 12 months to 5 years)</w:t>
      </w:r>
    </w:p>
    <w:p w14:paraId="1D6CB93E" w14:textId="77777777" w:rsidR="00871308" w:rsidRDefault="00871308" w:rsidP="00871308">
      <w:r>
        <w:t>After the 6 month visit, patients enrolled on the study must be evaluated at the Clinical Center at 12 months (+/- 30 days) and then yearly thereafter to 5 years (+/- 60 days).  Patients on the study will be seen by their home physician as clinically indicated.  The Hematology Branch investigators and home physicians will remain in communication.  Home physicians will monitor CBC and other clinical parameters as clinically indicated.   At the clinical investigator’s discretion, participants may be evaluated more frequently if medically indicated based on disease status.  The following monitoring will be conducted at each clinic visit:</w:t>
      </w:r>
    </w:p>
    <w:p w14:paraId="6F0B3A31" w14:textId="77777777" w:rsidR="00871308" w:rsidRDefault="00871308" w:rsidP="00871308">
      <w:pPr>
        <w:pStyle w:val="ListParagraph"/>
        <w:numPr>
          <w:ilvl w:val="0"/>
          <w:numId w:val="13"/>
        </w:numPr>
      </w:pPr>
      <w:r>
        <w:t>Hematological profile: CBC with differential, reticulocyte count and platelet count</w:t>
      </w:r>
    </w:p>
    <w:p w14:paraId="31AE4D87" w14:textId="77777777" w:rsidR="00871308" w:rsidRDefault="00871308" w:rsidP="00871308">
      <w:pPr>
        <w:pStyle w:val="ListParagraph"/>
        <w:numPr>
          <w:ilvl w:val="0"/>
          <w:numId w:val="13"/>
        </w:numPr>
      </w:pPr>
      <w:r>
        <w:t>Bone marrow aspiration and core biopsy with chromosomal analysis via standard cytogenetic techniques</w:t>
      </w:r>
    </w:p>
    <w:p w14:paraId="3B1FE36E" w14:textId="77777777" w:rsidR="00871308" w:rsidRDefault="00871308" w:rsidP="00871308">
      <w:pPr>
        <w:pStyle w:val="ListParagraph"/>
        <w:numPr>
          <w:ilvl w:val="0"/>
          <w:numId w:val="13"/>
        </w:numPr>
      </w:pPr>
      <w:r w:rsidRPr="000A6432">
        <w:t xml:space="preserve">Acute Care </w:t>
      </w:r>
      <w:r>
        <w:t xml:space="preserve">Panel </w:t>
      </w:r>
      <w:r w:rsidRPr="000A6432">
        <w:t>(Na, K, Cl, CO</w:t>
      </w:r>
      <w:r w:rsidRPr="000B420A">
        <w:rPr>
          <w:vertAlign w:val="subscript"/>
        </w:rPr>
        <w:t>2</w:t>
      </w:r>
      <w:r w:rsidRPr="000A6432">
        <w:t xml:space="preserve">, Creatinine, Glucose, and Urea Nitrogen), Mineral </w:t>
      </w:r>
      <w:r>
        <w:t>Panel</w:t>
      </w:r>
      <w:r w:rsidRPr="000A6432">
        <w:t xml:space="preserve">(Phosphorus, Magnesium, Albumin, and Calcium), Hepatic </w:t>
      </w:r>
      <w:r>
        <w:t xml:space="preserve">Panel </w:t>
      </w:r>
      <w:r w:rsidRPr="000A6432">
        <w:t>(Alk Phosphatase, ALT, AST, Total Bilirubin, and Direct Bilirubin)</w:t>
      </w:r>
    </w:p>
    <w:p w14:paraId="5164C0D0" w14:textId="77777777" w:rsidR="00871308" w:rsidRDefault="00871308" w:rsidP="00871308">
      <w:pPr>
        <w:pStyle w:val="ListParagraph"/>
        <w:numPr>
          <w:ilvl w:val="0"/>
          <w:numId w:val="13"/>
        </w:numPr>
      </w:pPr>
      <w:r>
        <w:t>Whole blood sirolimus trough</w:t>
      </w:r>
    </w:p>
    <w:p w14:paraId="2145D1D8" w14:textId="77777777" w:rsidR="00871308" w:rsidRDefault="00871308" w:rsidP="00871308">
      <w:pPr>
        <w:pStyle w:val="ListParagraph"/>
        <w:numPr>
          <w:ilvl w:val="0"/>
          <w:numId w:val="13"/>
        </w:numPr>
      </w:pPr>
      <w:r>
        <w:t>Fasting serum glucose and Hb A1c</w:t>
      </w:r>
    </w:p>
    <w:p w14:paraId="0E8FFCA0" w14:textId="77777777" w:rsidR="00871308" w:rsidRDefault="00871308" w:rsidP="00871308">
      <w:pPr>
        <w:pStyle w:val="ListParagraph"/>
        <w:numPr>
          <w:ilvl w:val="0"/>
          <w:numId w:val="13"/>
        </w:numPr>
      </w:pPr>
      <w:r>
        <w:t>Fasting lipid panel; including total cholesterol, HDL, LDL and triglycerides</w:t>
      </w:r>
    </w:p>
    <w:p w14:paraId="44DB3F98" w14:textId="77777777" w:rsidR="00871308" w:rsidRDefault="00871308" w:rsidP="00871308">
      <w:pPr>
        <w:pStyle w:val="ListParagraph"/>
        <w:numPr>
          <w:ilvl w:val="0"/>
          <w:numId w:val="13"/>
        </w:numPr>
      </w:pPr>
      <w:r>
        <w:t>Serum or urine beta-hCG for female patients of childbearing age and anatomic ability</w:t>
      </w:r>
    </w:p>
    <w:p w14:paraId="2A239046" w14:textId="77777777" w:rsidR="00871308" w:rsidRDefault="00871308" w:rsidP="00871308">
      <w:pPr>
        <w:pStyle w:val="ListParagraph"/>
        <w:numPr>
          <w:ilvl w:val="0"/>
          <w:numId w:val="13"/>
        </w:numPr>
      </w:pPr>
      <w:r>
        <w:t>Viral serologies for adenovirus, CMV, EBV and HHV-6</w:t>
      </w:r>
    </w:p>
    <w:p w14:paraId="3162900B" w14:textId="77777777" w:rsidR="00871308" w:rsidRDefault="00871308" w:rsidP="00871308">
      <w:pPr>
        <w:pStyle w:val="ListParagraph"/>
        <w:numPr>
          <w:ilvl w:val="0"/>
          <w:numId w:val="13"/>
        </w:numPr>
      </w:pPr>
      <w:r>
        <w:t>CMV and EBV PCR</w:t>
      </w:r>
    </w:p>
    <w:p w14:paraId="0DFE98F3" w14:textId="77777777" w:rsidR="000E63D5" w:rsidRPr="00F713A4" w:rsidRDefault="000E63D5" w:rsidP="00871308">
      <w:pPr>
        <w:rPr>
          <w:b/>
        </w:rPr>
      </w:pPr>
    </w:p>
    <w:p w14:paraId="129876F7" w14:textId="1607BE51" w:rsidR="00871308" w:rsidRDefault="00871308" w:rsidP="00871308">
      <w:r>
        <w:rPr>
          <w:b/>
        </w:rPr>
        <w:t>6.5</w:t>
      </w:r>
      <w:r w:rsidRPr="0038262A">
        <w:rPr>
          <w:b/>
        </w:rPr>
        <w:tab/>
        <w:t>Research Studies</w:t>
      </w:r>
    </w:p>
    <w:p w14:paraId="7E189DF8" w14:textId="77777777" w:rsidR="00871308" w:rsidRPr="0038262A" w:rsidRDefault="000B08EF" w:rsidP="00871308">
      <w:pPr>
        <w:rPr>
          <w:b/>
        </w:rPr>
      </w:pPr>
      <w:r>
        <w:rPr>
          <w:b/>
        </w:rPr>
        <w:t>6.5.1</w:t>
      </w:r>
      <w:r w:rsidR="00871308" w:rsidRPr="0038262A">
        <w:rPr>
          <w:b/>
        </w:rPr>
        <w:tab/>
        <w:t>Assessment of cytokines and lymphocyte function</w:t>
      </w:r>
    </w:p>
    <w:p w14:paraId="117134CC" w14:textId="77777777" w:rsidR="000B08EF" w:rsidRDefault="000B08EF" w:rsidP="000B08EF">
      <w:r>
        <w:t>We plan to assay pre- and post-treatment changes in peripheral and bone marrow lymphocyte phenotypes via flow cytometry.  Requisite labs will be drawn on D1, 3 mo, 6 mo and subsequent annual visits.</w:t>
      </w:r>
    </w:p>
    <w:p w14:paraId="3F0339C5" w14:textId="77777777" w:rsidR="000B08EF" w:rsidRDefault="000B08EF" w:rsidP="000B08EF"/>
    <w:p w14:paraId="79CC153A" w14:textId="77777777" w:rsidR="000B08EF" w:rsidRPr="000B08EF" w:rsidRDefault="000B08EF" w:rsidP="000B08EF">
      <w:pPr>
        <w:rPr>
          <w:b/>
        </w:rPr>
      </w:pPr>
      <w:r w:rsidRPr="000B08EF">
        <w:rPr>
          <w:b/>
        </w:rPr>
        <w:t>6.5.2</w:t>
      </w:r>
      <w:r w:rsidRPr="000B08EF">
        <w:rPr>
          <w:b/>
        </w:rPr>
        <w:tab/>
        <w:t>Assessment of cytokines</w:t>
      </w:r>
    </w:p>
    <w:p w14:paraId="25574A08" w14:textId="77777777" w:rsidR="000B08EF" w:rsidRDefault="000B08EF" w:rsidP="000B08EF">
      <w:r>
        <w:t xml:space="preserve">We plan to assay pre- and post-treatment circulating cytokines </w:t>
      </w:r>
      <w:r w:rsidRPr="009B220C">
        <w:t>(IL-1</w:t>
      </w:r>
      <w:r w:rsidRPr="009B220C">
        <w:sym w:font="Symbol" w:char="F062"/>
      </w:r>
      <w:r w:rsidRPr="009B220C">
        <w:t>, IFN-</w:t>
      </w:r>
      <w:r w:rsidRPr="009B220C">
        <w:sym w:font="Symbol" w:char="F067"/>
      </w:r>
      <w:r w:rsidRPr="009B220C">
        <w:t>, IL-17, IL-6, IL-10, etc.)</w:t>
      </w:r>
      <w:r>
        <w:t>.  Requisite labs will be drawn on D1, 3 mo, 6 mo and subsequent annual visits.</w:t>
      </w:r>
    </w:p>
    <w:p w14:paraId="20BFE768" w14:textId="77777777" w:rsidR="000B08EF" w:rsidRDefault="000B08EF" w:rsidP="000B08EF"/>
    <w:p w14:paraId="7D1D33BB" w14:textId="77777777" w:rsidR="000B08EF" w:rsidRPr="000B08EF" w:rsidRDefault="000B08EF" w:rsidP="000B08EF">
      <w:pPr>
        <w:rPr>
          <w:b/>
        </w:rPr>
      </w:pPr>
      <w:r>
        <w:rPr>
          <w:b/>
        </w:rPr>
        <w:t>6.5.3</w:t>
      </w:r>
      <w:r>
        <w:rPr>
          <w:b/>
        </w:rPr>
        <w:tab/>
        <w:t>Assess</w:t>
      </w:r>
      <w:r w:rsidRPr="000B08EF">
        <w:rPr>
          <w:b/>
        </w:rPr>
        <w:t>ment of T-cell receptor repertoire</w:t>
      </w:r>
    </w:p>
    <w:p w14:paraId="64567A8D" w14:textId="5CACCA45" w:rsidR="000B08EF" w:rsidRDefault="000B08EF" w:rsidP="000B08EF">
      <w:r>
        <w:t xml:space="preserve">We plan to pre- and post-treatment T-cell receptor (TCR) repertoire via </w:t>
      </w:r>
      <w:r w:rsidRPr="00B76DAE">
        <w:t>single cell RNA-seq for high-resolution quantitative analyses of immunological clonality as well as identification of corresponding T-cell subsets</w: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 </w:instrText>
      </w:r>
      <w:r w:rsidRPr="00B76DAE">
        <w:fldChar w:fldCharType="begin">
          <w:fldData xml:space="preserve">PEVuZE5vdGU+PENpdGU+PEF1dGhvcj5Ccm93bjwvQXV0aG9yPjxZZWFyPjIwMTU8L1llYXI+PFJl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==
</w:fldData>
        </w:fldChar>
      </w:r>
      <w:r w:rsidRPr="00B76DAE">
        <w:instrText xml:space="preserve"> ADDIN EN.CITE.DATA </w:instrText>
      </w:r>
      <w:r w:rsidRPr="00B76DAE">
        <w:fldChar w:fldCharType="end"/>
      </w:r>
      <w:r w:rsidRPr="00B76DAE">
        <w:fldChar w:fldCharType="separate"/>
      </w:r>
      <w:r w:rsidRPr="00B76DAE">
        <w:rPr>
          <w:noProof/>
        </w:rPr>
        <w:t>(</w:t>
      </w:r>
      <w:hyperlink w:anchor="_ENREF_9" w:tooltip="Brown, 2015 #18381" w:history="1">
        <w:r w:rsidR="00D84C0C" w:rsidRPr="00B76DAE">
          <w:rPr>
            <w:noProof/>
          </w:rPr>
          <w:t>Brown et al., 2015</w:t>
        </w:r>
      </w:hyperlink>
      <w:r w:rsidRPr="00B76DAE">
        <w:rPr>
          <w:noProof/>
        </w:rPr>
        <w:t>)</w:t>
      </w:r>
      <w:r w:rsidRPr="00B76DAE">
        <w:fldChar w:fldCharType="end"/>
      </w:r>
      <w:r w:rsidRPr="00B76DAE">
        <w:t>.</w:t>
      </w:r>
      <w:r>
        <w:t xml:space="preserve"> Requisite labs will be drawn on D1, 3 mo, 6 mo and subsequent annual visits.</w:t>
      </w:r>
    </w:p>
    <w:p w14:paraId="64A86988" w14:textId="77777777" w:rsidR="000B08EF" w:rsidRDefault="000B08EF" w:rsidP="000B08EF"/>
    <w:p w14:paraId="2BE57F58" w14:textId="77777777" w:rsidR="000B08EF" w:rsidRPr="000B08EF" w:rsidRDefault="000B08EF" w:rsidP="000B08EF">
      <w:pPr>
        <w:rPr>
          <w:b/>
        </w:rPr>
      </w:pPr>
      <w:r>
        <w:rPr>
          <w:b/>
        </w:rPr>
        <w:t>6.5.4</w:t>
      </w:r>
      <w:r w:rsidRPr="000B08EF">
        <w:rPr>
          <w:b/>
        </w:rPr>
        <w:tab/>
        <w:t>Assessment of immunophenotype</w:t>
      </w:r>
    </w:p>
    <w:p w14:paraId="1E530CE4" w14:textId="77777777" w:rsidR="000B08EF" w:rsidRPr="00B76DAE" w:rsidRDefault="000B08EF" w:rsidP="000B08EF">
      <w:r>
        <w:t>We plan to assay pre- and post-treatment changes in peripheral immunophenotypes via flow cytometry/CyTOF. Requisite labs will be drawn on D1, 3 mo, 6 mo and subsequent annual visits.</w:t>
      </w:r>
    </w:p>
    <w:p w14:paraId="732249F6" w14:textId="77777777" w:rsidR="00871308" w:rsidRDefault="00871308" w:rsidP="00871308"/>
    <w:p w14:paraId="057C58FC" w14:textId="77777777" w:rsidR="00871308" w:rsidRPr="0038262A" w:rsidRDefault="000B08EF" w:rsidP="00871308">
      <w:pPr>
        <w:rPr>
          <w:b/>
        </w:rPr>
      </w:pPr>
      <w:r>
        <w:rPr>
          <w:b/>
        </w:rPr>
        <w:t>6.5.3</w:t>
      </w:r>
      <w:r w:rsidR="00871308" w:rsidRPr="0038262A">
        <w:rPr>
          <w:b/>
        </w:rPr>
        <w:tab/>
        <w:t>Assessment of thrombopoietin levels</w:t>
      </w:r>
    </w:p>
    <w:p w14:paraId="0E6E5D58" w14:textId="13A734E5" w:rsidR="00871308" w:rsidRDefault="00871308" w:rsidP="00871308">
      <w:r>
        <w:t>Thrombopoietin (TPO) has a pleiotropic role in hematopoiesis.  Its cognate receptor, c-mpl, is expressed and functional on primitive hematopoietic stem and progenitor cells</w:t>
      </w:r>
      <w:r>
        <w:fldChar w:fldCharType="begin"/>
      </w:r>
      <w:r>
        <w:instrText xml:space="preserve"> ADDIN EN.CITE &lt;EndNote&gt;&lt;Cite&gt;&lt;Author&gt;Zeigler&lt;/Author&gt;&lt;Year&gt;1994&lt;/Year&gt;&lt;RecNum&gt;18824&lt;/RecNum&gt;&lt;DisplayText&gt;(Zeigler et al., 1994)&lt;/DisplayText&gt;&lt;record&gt;&lt;rec-number&gt;18824&lt;/rec-number&gt;&lt;foreign-keys&gt;&lt;key app="EN" db-id="0rfwvwe0ovwasbe9xv15aas4sd50srtwewvt" timestamp="1451566908"&gt;18824&lt;/key&gt;&lt;/foreign-keys&gt;&lt;ref-type name="Journal Article"&gt;17&lt;/ref-type&gt;&lt;contributors&gt;&lt;authors&gt;&lt;author&gt;Zeigler, F. C.&lt;/author&gt;&lt;author&gt;de Sauvage, F.&lt;/author&gt;&lt;author&gt;Widmer, H. R.&lt;/author&gt;&lt;author&gt;Keller, G. A.&lt;/author&gt;&lt;author&gt;Donahue, C.&lt;/author&gt;&lt;author&gt;Schreiber, R. D.&lt;/author&gt;&lt;author&gt;Malloy, B.&lt;/author&gt;&lt;author&gt;Hass, P.&lt;/author&gt;&lt;author&gt;Eaton, D.&lt;/author&gt;&lt;author&gt;Matthews, W.&lt;/author&gt;&lt;/authors&gt;&lt;/contributors&gt;&lt;auth-address&gt;Department of Molecular Biology, Genentech, Inc, South San Francisco, CA 94080.&lt;/auth-address&gt;&lt;titles&gt;&lt;title&gt;In vitro megakaryocytopoietic and thrombopoietic activity of c-mpl ligand (TPO) on purified murine hematopoietic stem cells&lt;/title&gt;&lt;secondary-title&gt;Blood&lt;/secondary-title&gt;&lt;/titles&gt;&lt;periodical&gt;&lt;full-title&gt;Blood&lt;/full-title&gt;&lt;abbr-1&gt;Blood&lt;/abbr-1&gt;&lt;/periodical&gt;&lt;pages&gt;4045-52&lt;/pages&gt;&lt;volume&gt;84&lt;/volume&gt;&lt;number&gt;12&lt;/number&gt;&lt;keywords&gt;&lt;keyword&gt;Animals&lt;/keyword&gt;&lt;keyword&gt;*Blood Platelets&lt;/keyword&gt;&lt;keyword&gt;Bone Marrow/embryology&lt;/keyword&gt;&lt;keyword&gt;Cell Differentiation/drug effects&lt;/keyword&gt;&lt;keyword&gt;Cells, Cultured&lt;/keyword&gt;&lt;keyword&gt;Hematopoietic Stem Cells/*drug effects&lt;/keyword&gt;&lt;keyword&gt;Interleukin-3/pharmacology&lt;/keyword&gt;&lt;keyword&gt;Liver/embryology&lt;/keyword&gt;&lt;keyword&gt;*Megakaryocytes&lt;/keyword&gt;&lt;keyword&gt;Mice&lt;/keyword&gt;&lt;keyword&gt;Recombinant Proteins/pharmacology&lt;/keyword&gt;&lt;keyword&gt;Stem Cell Factor&lt;/keyword&gt;&lt;keyword&gt;Thrombopoietin/*pharmacology&lt;/keyword&gt;&lt;/keywords&gt;&lt;dates&gt;&lt;year&gt;1994&lt;/year&gt;&lt;pub-dates&gt;&lt;date&gt;Dec 15&lt;/date&gt;&lt;/pub-dates&gt;&lt;/dates&gt;&lt;isbn&gt;0006-4971 (Print)&amp;#xD;0006-4971 (Linking)&lt;/isbn&gt;&lt;accession-num&gt;7527664&lt;/accession-num&gt;&lt;urls&gt;&lt;related-urls&gt;&lt;url&gt;http://www.ncbi.nlm.nih.gov/pubmed/7527664&lt;/url&gt;&lt;url&gt;http://www.bloodjournal.org/content/bloodjournal/84/12/4045.full.pdf&lt;/url&gt;&lt;/related-urls&gt;&lt;/urls&gt;&lt;/record&gt;&lt;/Cite&gt;&lt;/EndNote&gt;</w:instrText>
      </w:r>
      <w:r>
        <w:fldChar w:fldCharType="separate"/>
      </w:r>
      <w:r>
        <w:rPr>
          <w:noProof/>
        </w:rPr>
        <w:t>(</w:t>
      </w:r>
      <w:hyperlink w:anchor="_ENREF_78" w:tooltip="Zeigler, 1994 #18824" w:history="1">
        <w:r w:rsidR="00D84C0C">
          <w:rPr>
            <w:noProof/>
          </w:rPr>
          <w:t>Zeigler et al., 1994</w:t>
        </w:r>
      </w:hyperlink>
      <w:r>
        <w:rPr>
          <w:noProof/>
        </w:rPr>
        <w:t>)</w:t>
      </w:r>
      <w:r>
        <w:fldChar w:fldCharType="end"/>
      </w:r>
      <w:r>
        <w:t>.</w:t>
      </w:r>
      <w:r w:rsidR="000B08EF">
        <w:t xml:space="preserve">  TPO levels will be assessed on D1, 3 mo, 6 mo and subsequent annual visits.</w:t>
      </w:r>
    </w:p>
    <w:p w14:paraId="3AFFA960" w14:textId="77777777" w:rsidR="00871308" w:rsidRDefault="00871308" w:rsidP="00871308"/>
    <w:p w14:paraId="7D118863" w14:textId="77777777" w:rsidR="00871308" w:rsidRPr="0038262A" w:rsidRDefault="000B08EF" w:rsidP="00871308">
      <w:pPr>
        <w:rPr>
          <w:b/>
        </w:rPr>
      </w:pPr>
      <w:r>
        <w:rPr>
          <w:b/>
        </w:rPr>
        <w:t>6.5.4</w:t>
      </w:r>
      <w:r w:rsidR="00871308" w:rsidRPr="0038262A">
        <w:rPr>
          <w:b/>
        </w:rPr>
        <w:tab/>
        <w:t>Assessment of quality of life</w:t>
      </w:r>
    </w:p>
    <w:p w14:paraId="24AA26DE" w14:textId="77777777" w:rsidR="00871308" w:rsidRDefault="00871308" w:rsidP="00871308">
      <w:r>
        <w:t>PROMIS (patient reported outcome instrument) is commercially available and has been applied in many diseases and conditions, and will be a useful tool to assess the overall physical and mental health perception in our patients before and after treatment. PROMIS will be administered pre-treatment, 3 months, 6 months, one year, two years, three years, four years, and five years post-treatment.</w:t>
      </w:r>
    </w:p>
    <w:p w14:paraId="2EA1D184" w14:textId="77777777" w:rsidR="00C93064" w:rsidRDefault="00C93064">
      <w:pPr>
        <w:rPr>
          <w:b/>
        </w:rPr>
      </w:pPr>
    </w:p>
    <w:p w14:paraId="10EF77A4" w14:textId="357C3617" w:rsidR="00C93064" w:rsidRDefault="00C93064">
      <w:pPr>
        <w:rPr>
          <w:b/>
        </w:rPr>
      </w:pPr>
      <w:r>
        <w:rPr>
          <w:b/>
        </w:rPr>
        <w:t>6.6</w:t>
      </w:r>
      <w:r>
        <w:rPr>
          <w:b/>
        </w:rPr>
        <w:tab/>
      </w:r>
      <w:r w:rsidR="00F93F2B">
        <w:rPr>
          <w:b/>
        </w:rPr>
        <w:t>M</w:t>
      </w:r>
      <w:r>
        <w:rPr>
          <w:b/>
        </w:rPr>
        <w:t>onitoring</w:t>
      </w:r>
      <w:r w:rsidR="00F93F2B">
        <w:rPr>
          <w:b/>
        </w:rPr>
        <w:t xml:space="preserve"> of cross-over patients</w:t>
      </w:r>
    </w:p>
    <w:p w14:paraId="7A2E8880" w14:textId="0E038E92" w:rsidR="008B40A3" w:rsidRPr="00270902" w:rsidRDefault="00C93064" w:rsidP="00F713A4">
      <w:r>
        <w:t xml:space="preserve">If a patient relapses and </w:t>
      </w:r>
      <w:r w:rsidR="00F93F2B">
        <w:t>crosses over to the SRL arm of the study</w:t>
      </w:r>
      <w:r>
        <w:t>, the</w:t>
      </w:r>
      <w:r w:rsidR="00F93F2B">
        <w:t>y will be monitored per the guidelines for the SRL arm per the schedule commending on the day on which SRL is started.</w:t>
      </w:r>
    </w:p>
    <w:p w14:paraId="4622F0B7" w14:textId="77777777" w:rsidR="00EF028A" w:rsidRDefault="00EF028A">
      <w:pPr>
        <w:rPr>
          <w:b/>
        </w:rPr>
      </w:pPr>
      <w:r>
        <w:rPr>
          <w:b/>
        </w:rPr>
        <w:br w:type="page"/>
      </w:r>
    </w:p>
    <w:p w14:paraId="5205D344" w14:textId="77777777" w:rsidR="00EF028A" w:rsidRDefault="00EF028A">
      <w:pPr>
        <w:rPr>
          <w:b/>
        </w:rPr>
      </w:pPr>
      <w:r>
        <w:rPr>
          <w:b/>
        </w:rPr>
        <w:t>7</w:t>
      </w:r>
      <w:r>
        <w:rPr>
          <w:b/>
        </w:rPr>
        <w:tab/>
        <w:t>BIOSTATISTICAL CONSIDERATIONS</w:t>
      </w:r>
    </w:p>
    <w:p w14:paraId="7FAEE3A5" w14:textId="77777777" w:rsidR="00EF028A" w:rsidRDefault="00EF028A">
      <w:pPr>
        <w:rPr>
          <w:b/>
        </w:rPr>
      </w:pPr>
    </w:p>
    <w:p w14:paraId="4CD9E3B9" w14:textId="5099A54D" w:rsidR="00EF028A" w:rsidRDefault="009F6262">
      <w:pPr>
        <w:rPr>
          <w:b/>
        </w:rPr>
      </w:pPr>
      <w:r>
        <w:rPr>
          <w:b/>
        </w:rPr>
        <w:t>7.1</w:t>
      </w:r>
      <w:r>
        <w:rPr>
          <w:b/>
        </w:rPr>
        <w:tab/>
      </w:r>
      <w:r w:rsidR="00EF028A">
        <w:rPr>
          <w:b/>
        </w:rPr>
        <w:t>Sample sizes</w:t>
      </w:r>
    </w:p>
    <w:p w14:paraId="10C79295" w14:textId="56C18796" w:rsidR="009F6262" w:rsidRPr="009F6262" w:rsidRDefault="00EF028A" w:rsidP="00F713A4">
      <w:r w:rsidRPr="00F713A4">
        <w:t xml:space="preserve">By the considerations </w:t>
      </w:r>
      <w:r>
        <w:t>already discussed in section 3.3, this will be designed as a controlled two-stage minimax study with 49 patients in both treatment and control arms</w:t>
      </w:r>
      <w:r w:rsidR="00F93F2B">
        <w:t>.  If the</w:t>
      </w:r>
      <w:r w:rsidR="009F6262" w:rsidRPr="009F6262">
        <w:t xml:space="preserve"> interim analysis demonstrates efficacy of mTORi conversion, </w:t>
      </w:r>
      <w:r w:rsidR="009F6262">
        <w:t xml:space="preserve">an additional 32 patients will be enrolled in a second cohort to </w:t>
      </w:r>
      <w:r w:rsidR="009F6262" w:rsidRPr="009F6262">
        <w:t>determine whether earlier (12 months rather than 24 months post-ATG) mTORi conversion is non-inferior.</w:t>
      </w:r>
    </w:p>
    <w:p w14:paraId="3E42A2B7" w14:textId="7AE12BE9" w:rsidR="00F93F2B" w:rsidRDefault="00F93F2B"/>
    <w:p w14:paraId="63C20A34" w14:textId="4D55164A" w:rsidR="00F93F2B" w:rsidRPr="00F713A4" w:rsidRDefault="009F6262">
      <w:pPr>
        <w:rPr>
          <w:b/>
        </w:rPr>
      </w:pPr>
      <w:r w:rsidRPr="00F713A4">
        <w:rPr>
          <w:b/>
        </w:rPr>
        <w:t>7.2</w:t>
      </w:r>
      <w:r w:rsidRPr="00F713A4">
        <w:rPr>
          <w:b/>
        </w:rPr>
        <w:tab/>
        <w:t>Statistical Methods</w:t>
      </w:r>
    </w:p>
    <w:p w14:paraId="4557E0E3" w14:textId="33B8D1B4" w:rsidR="009F6262" w:rsidRDefault="009F6262" w:rsidP="009F6262">
      <w:r w:rsidRPr="009F6262">
        <w:t>For each cohort, the planned analyses will include descriptive statistics on</w:t>
      </w:r>
      <w:r>
        <w:t xml:space="preserve"> the proportions of relapses (percentage of</w:t>
      </w:r>
      <w:r w:rsidRPr="009F6262">
        <w:t xml:space="preserve"> subjects with </w:t>
      </w:r>
      <w:r>
        <w:t>relapse</w:t>
      </w:r>
      <w:r w:rsidRPr="009F6262">
        <w:t xml:space="preserve">), cumulative incidence of </w:t>
      </w:r>
      <w:r>
        <w:t>relapse</w:t>
      </w:r>
      <w:r w:rsidRPr="009F6262">
        <w:t xml:space="preserve"> with death considered to be a competing risk and the time to </w:t>
      </w:r>
      <w:r>
        <w:t>relapse</w:t>
      </w:r>
      <w:r w:rsidRPr="009F6262">
        <w:t xml:space="preserve">. The </w:t>
      </w:r>
      <w:r>
        <w:t>relapse</w:t>
      </w:r>
      <w:r w:rsidRPr="009F6262">
        <w:t xml:space="preserve"> probabilities will be estimated using the sample proportions, and </w:t>
      </w:r>
      <w:r>
        <w:t>its inference</w:t>
      </w:r>
      <w:r w:rsidRPr="009F6262">
        <w:t xml:space="preserve">, including confidence intervals and hypotheses testing, will be evaluated using Binomial distributions. </w:t>
      </w:r>
      <w:r>
        <w:t xml:space="preserve"> </w:t>
      </w:r>
      <w:r w:rsidRPr="009F6262">
        <w:t xml:space="preserve">Survival analysis will include methods based on Kaplan-Meier estimates and Cox regression. Although we have a small sample size, if it is appropriate, we will consider additional analyses for the primary and secondary endpoints using the analysis of variance, multiple regression and logistic regression models. Graphical tools will be used to display the appropriate estimates (i.e. estimated proportions and Kaplan-Meier curves) and their corresponding 95% confidence intervals. </w:t>
      </w:r>
    </w:p>
    <w:p w14:paraId="23C18FCA" w14:textId="77777777" w:rsidR="009F6262" w:rsidRPr="009F6262" w:rsidRDefault="009F6262" w:rsidP="009F6262"/>
    <w:p w14:paraId="70FE558C" w14:textId="2E9BD143" w:rsidR="00F93F2B" w:rsidRDefault="009F6262" w:rsidP="009F6262">
      <w:r w:rsidRPr="009F6262">
        <w:t xml:space="preserve">Results for each cohort will be compared separately to the historical data from the large numbers of patients treated at the NIH previously with either a single or repeat course of immunosuppression from prior NHLBI studies: the h-ATG/CsA protocol (90-H-0146); the h-ATG/CsA vs. Cytoxan/CsA protocol (97-H-0117); the h-ATG/CsA/MMF protocol (00-H-0032); the h-ATG/CsA/Rapamune protocol (03-H-0193); the r-ATG vs. alemtuzumab protocol (03-H-0249); </w:t>
      </w:r>
      <w:r>
        <w:t xml:space="preserve">the </w:t>
      </w:r>
      <w:r w:rsidRPr="009F6262">
        <w:t xml:space="preserve"> h-ATG/CsA vs. r-ATG/CsA protocol (06-H-0034)</w:t>
      </w:r>
      <w:r>
        <w:t>; and the eltrombopag in SAa protocol (12-H-0150)</w:t>
      </w:r>
      <w:r w:rsidRPr="009F6262">
        <w:t>. More specifically, results from the current trial will be compared to our large historical experience with a horse ATG based regimen in nearly 400</w:t>
      </w:r>
      <w:r>
        <w:t>____</w:t>
      </w:r>
      <w:r w:rsidRPr="009F6262">
        <w:t xml:space="preserve"> patients (from the aforementioned studies) of a hematologic response rate of 60-70%</w:t>
      </w:r>
      <w:r>
        <w:t>____</w:t>
      </w:r>
      <w:r w:rsidRPr="009F6262">
        <w:t>, a complete response rate of 10-15%</w:t>
      </w:r>
      <w:r>
        <w:t>____</w:t>
      </w:r>
      <w:r w:rsidRPr="009F6262">
        <w:t>, a relapse rate of 30-40%,</w:t>
      </w:r>
      <w:r>
        <w:t>____</w:t>
      </w:r>
      <w:r w:rsidRPr="009F6262">
        <w:t xml:space="preserve"> a clonal evolution rate (any clonal abnormality) of 15-20%, and a high risk evolution rate (to monosomy 7, high risk MDS, leukemia, or complex cytogenetics) of 10-15%</w:t>
      </w:r>
      <w:r>
        <w:t>____</w:t>
      </w:r>
      <w:r w:rsidRPr="009F6262">
        <w:t>.</w:t>
      </w:r>
    </w:p>
    <w:p w14:paraId="7DFFD889" w14:textId="77777777" w:rsidR="009F6262" w:rsidRDefault="009F6262" w:rsidP="009F6262"/>
    <w:p w14:paraId="6824D996" w14:textId="421CF5A1" w:rsidR="00F93F2B" w:rsidRDefault="009F6262" w:rsidP="00F93F2B">
      <w:r w:rsidRPr="00F713A4">
        <w:rPr>
          <w:b/>
        </w:rPr>
        <w:t>7.3</w:t>
      </w:r>
      <w:r w:rsidRPr="00F713A4">
        <w:rPr>
          <w:b/>
        </w:rPr>
        <w:tab/>
        <w:t>Primary Endpoints</w:t>
      </w:r>
    </w:p>
    <w:p w14:paraId="31D5FC79" w14:textId="33FDF774" w:rsidR="00ED51BD" w:rsidRDefault="00F733A2" w:rsidP="00BA3F08">
      <w:r>
        <w:t xml:space="preserve">The primary objective of this study is to establish </w:t>
      </w:r>
      <w:r w:rsidR="00ED51BD">
        <w:t>the safety and activity profile of SRL in patients with severe aplastic anemia previously treated with standard immunosuppressive therapy including a calcineurin inhibitor.</w:t>
      </w:r>
    </w:p>
    <w:p w14:paraId="7400C5A8" w14:textId="4F00397F" w:rsidR="00F733A2" w:rsidRDefault="00ED51BD" w:rsidP="00BA3F08">
      <w:pPr>
        <w:pStyle w:val="ListParagraph"/>
        <w:numPr>
          <w:ilvl w:val="0"/>
          <w:numId w:val="31"/>
        </w:numPr>
      </w:pPr>
      <w:r>
        <w:t xml:space="preserve">The primary efficacy endpoint is </w:t>
      </w:r>
      <w:r w:rsidR="00F733A2">
        <w:t xml:space="preserve">the rate of relapse </w:t>
      </w:r>
      <w:r>
        <w:t xml:space="preserve">at 6 months following </w:t>
      </w:r>
      <w:r w:rsidR="00F733A2">
        <w:t>conversion to an mTOR</w:t>
      </w:r>
      <w:r>
        <w:t>i.</w:t>
      </w:r>
    </w:p>
    <w:p w14:paraId="5CABC533" w14:textId="37A8B1A0" w:rsidR="00F733A2" w:rsidRDefault="00ED51BD" w:rsidP="00BA3F08">
      <w:pPr>
        <w:pStyle w:val="ListParagraph"/>
        <w:numPr>
          <w:ilvl w:val="0"/>
          <w:numId w:val="31"/>
        </w:numPr>
      </w:pPr>
      <w:r>
        <w:t xml:space="preserve">The primary safety endpoint will be the </w:t>
      </w:r>
      <w:r w:rsidR="00F733A2">
        <w:t>toxicit</w:t>
      </w:r>
      <w:r>
        <w:t>y profile in the 6 months following conversion to an mTORi</w:t>
      </w:r>
      <w:r w:rsidR="00F733A2">
        <w:t>.</w:t>
      </w:r>
    </w:p>
    <w:p w14:paraId="4CAF168C" w14:textId="77777777" w:rsidR="00F733A2" w:rsidRDefault="00F733A2" w:rsidP="00F93F2B"/>
    <w:p w14:paraId="0D8444F7" w14:textId="5FE560DA" w:rsidR="00F733A2" w:rsidRDefault="00F733A2" w:rsidP="00F93F2B">
      <w:r w:rsidRPr="00F733A2">
        <w:t>Subjects who drop out, who have failed to respond and opt for alternative therapy (e.g. bone marrow transplant), or who require eltrombopag to be restarted (cohort 2 only) before the 6-month evaluation will be counted as non-responders.</w:t>
      </w:r>
    </w:p>
    <w:p w14:paraId="7B5A3A62" w14:textId="77777777" w:rsidR="009F6262" w:rsidRDefault="009F6262" w:rsidP="00F93F2B"/>
    <w:p w14:paraId="4F7EC0D4" w14:textId="7C3CD979" w:rsidR="009F6262" w:rsidRPr="00F713A4" w:rsidRDefault="009F6262" w:rsidP="00F93F2B">
      <w:pPr>
        <w:rPr>
          <w:b/>
        </w:rPr>
      </w:pPr>
      <w:r w:rsidRPr="00F713A4">
        <w:rPr>
          <w:b/>
        </w:rPr>
        <w:t>7.4</w:t>
      </w:r>
      <w:r w:rsidRPr="00F713A4">
        <w:rPr>
          <w:b/>
        </w:rPr>
        <w:tab/>
        <w:t>Secondary Endpoints</w:t>
      </w:r>
    </w:p>
    <w:p w14:paraId="564C764F" w14:textId="7D75D1B3" w:rsidR="00ED51BD" w:rsidRDefault="00ED51BD" w:rsidP="00ED51BD">
      <w:r>
        <w:t>Secondary endpoints will also be evaluated for the study to include: (a) relapse rates at 3 and 12 months and yearly thereafter; (b) clonal evolution to PNH, clonal chromosomal population in bone marrow, myelodysplasia by morphology, or acute leukemia; (c) survival; (d) health-related quality of life; and (e) hematological response of relapse subjects that cross-over or re-start treatment.</w:t>
      </w:r>
    </w:p>
    <w:p w14:paraId="2BFAC3FA" w14:textId="77777777" w:rsidR="00ED51BD" w:rsidRDefault="00ED51BD" w:rsidP="00ED51BD"/>
    <w:p w14:paraId="2DD3E7C2" w14:textId="6C07F0E9" w:rsidR="00A23728" w:rsidRDefault="00ED51BD" w:rsidP="00F93F2B">
      <w:r>
        <w:t>Subjects will be followed up to 60 months so that long-term disease-free and overall survival can be estimated. Response and toxicity comparisons will also be made with the results obtained from prior NHLBI studies: the h-ATG/CsA protocol (90-H-0146); the h-ATG/CsA vs. Cytoxan/CsA protocol (97-H-0117); the h-ATG/CsA/MMF protocol (00-H-0032); the h-ATG/CsA/Rapamune protocol (03-H-0193); the 3-arm randomized study (06-H-0034); the r-ATG vs. alemtuzumab (03-H-0249) trials and the eltrombopag protocol (12-H-0150).</w:t>
      </w:r>
    </w:p>
    <w:p w14:paraId="3C6AB8D0" w14:textId="77777777" w:rsidR="00A23728" w:rsidRDefault="00A23728" w:rsidP="00F93F2B"/>
    <w:p w14:paraId="70533521" w14:textId="731D8F4B" w:rsidR="009F6262" w:rsidRPr="00F713A4" w:rsidRDefault="009F6262" w:rsidP="00F93F2B">
      <w:pPr>
        <w:rPr>
          <w:b/>
        </w:rPr>
      </w:pPr>
      <w:r w:rsidRPr="00F713A4">
        <w:rPr>
          <w:b/>
        </w:rPr>
        <w:t>7.5</w:t>
      </w:r>
      <w:r w:rsidRPr="00F713A4">
        <w:rPr>
          <w:b/>
        </w:rPr>
        <w:tab/>
        <w:t>Stopping Rules</w:t>
      </w:r>
    </w:p>
    <w:p w14:paraId="0E7A2AA7" w14:textId="77777777" w:rsidR="00584CC5" w:rsidRDefault="00584CC5" w:rsidP="00584CC5">
      <w:pPr>
        <w:rPr>
          <w:ins w:id="133" w:author="Cordes, Stefan (NIH/NHLBI) [E]" w:date="2016-02-25T18:38:00Z"/>
        </w:rPr>
      </w:pPr>
      <w:ins w:id="134" w:author="Cordes, Stefan (NIH/NHLBI) [E]" w:date="2016-02-25T18:38:00Z">
        <w:r>
          <w:t xml:space="preserve">We plan to perform interim analyses to assess for futility and efficacy when 20 and 40 patients are evaluable on each arm of the trial.  To achieve a significance </w:t>
        </w:r>
        <w:r>
          <w:sym w:font="Symbol" w:char="F061"/>
        </w:r>
        <w:r>
          <w:t xml:space="preserve"> = 0.05 and power, 1 - </w:t>
        </w:r>
        <w:r>
          <w:sym w:font="Symbol" w:char="F062"/>
        </w:r>
        <w:r>
          <w:t xml:space="preserve"> = 0.8 will require enrolling 60 patients on each arm of the study.   The stopping strategy will be determined by the Lan-DeMets group sequential calculations using the O’Brien-Fleming spending functions for two sample proportions at </w:t>
        </w:r>
        <w:r>
          <w:sym w:font="Symbol" w:char="F061"/>
        </w:r>
        <w:r>
          <w:t xml:space="preserve"> = 0.025 significance level</w:t>
        </w:r>
        <w:r>
          <w:fldChar w:fldCharType="begin"/>
        </w:r>
        <w:r>
          <w:instrText xml:space="preserve"> ADDIN EN.CITE &lt;EndNote&gt;&lt;Cite&gt;&lt;Author&gt;DeMets&lt;/Author&gt;&lt;Year&gt;1994&lt;/Year&gt;&lt;RecNum&gt;18984&lt;/RecNum&gt;&lt;DisplayText&gt;(DeMets and Lan, 1994)&lt;/DisplayText&gt;&lt;record&gt;&lt;rec-number&gt;18984&lt;/rec-number&gt;&lt;foreign-keys&gt;&lt;key app="EN" db-id="0rfwvwe0ovwasbe9xv15aas4sd50srtwewvt" timestamp="1456439449"&gt;18984&lt;/key&gt;&lt;/foreign-keys&gt;&lt;ref-type name="Journal Article"&gt;17&lt;/ref-type&gt;&lt;contributors&gt;&lt;authors&gt;&lt;author&gt;DeMets, D. L.&lt;/author&gt;&lt;author&gt;Lan, K. K.&lt;/author&gt;&lt;/authors&gt;&lt;/contributors&gt;&lt;auth-address&gt;University of Wisconsin Medical School, Madison 53706-1532.&lt;/auth-address&gt;&lt;titles&gt;&lt;title&gt;Interim analysis: the alpha spending function approach&lt;/title&gt;&lt;secondary-title&gt;Stat Med&lt;/secondary-title&gt;&lt;/titles&gt;&lt;periodical&gt;&lt;full-title&gt;Stat Med&lt;/full-title&gt;&lt;/periodical&gt;&lt;pages&gt;1341-52; discussion 1353-6&lt;/pages&gt;&lt;volume&gt;13&lt;/volume&gt;&lt;number&gt;13-14&lt;/number&gt;&lt;keywords&gt;&lt;keyword&gt;Bias (Epidemiology)&lt;/keyword&gt;&lt;keyword&gt;Clinical Trials as Topic/*statistics &amp;amp; numerical data&lt;/keyword&gt;&lt;keyword&gt;*Data Interpretation, Statistical&lt;/keyword&gt;&lt;keyword&gt;Double-Blind Method&lt;/keyword&gt;&lt;keyword&gt;Humans&lt;/keyword&gt;&lt;keyword&gt;Longitudinal Studies&lt;/keyword&gt;&lt;keyword&gt;Multicenter Studies as Topic&lt;/keyword&gt;&lt;keyword&gt;Myocardial Infarction/drug therapy/mortality&lt;/keyword&gt;&lt;keyword&gt;Propranolol/therapeutic use&lt;/keyword&gt;&lt;keyword&gt;Randomized Controlled Trials as Topic/statistics &amp;amp; numerical data&lt;/keyword&gt;&lt;keyword&gt;Survival Analysis&lt;/keyword&gt;&lt;/keywords&gt;&lt;dates&gt;&lt;year&gt;1994&lt;/year&gt;&lt;pub-dates&gt;&lt;date&gt;Jul 15-30&lt;/date&gt;&lt;/pub-dates&gt;&lt;/dates&gt;&lt;isbn&gt;0277-6715 (Print)&amp;#xD;0277-6715 (Linking)&lt;/isbn&gt;&lt;accession-num&gt;7973215&lt;/accession-num&gt;&lt;urls&gt;&lt;related-urls&gt;&lt;url&gt;http://www.ncbi.nlm.nih.gov/pubmed/7973215&lt;/url&gt;&lt;/related-urls&gt;&lt;/urls&gt;&lt;/record&gt;&lt;/Cite&gt;&lt;/EndNote&gt;</w:instrText>
        </w:r>
        <w:r>
          <w:fldChar w:fldCharType="separate"/>
        </w:r>
        <w:r>
          <w:rPr>
            <w:noProof/>
          </w:rPr>
          <w:t>(</w:t>
        </w:r>
        <w:r>
          <w:rPr>
            <w:noProof/>
          </w:rPr>
          <w:fldChar w:fldCharType="begin"/>
        </w:r>
        <w:r>
          <w:rPr>
            <w:noProof/>
          </w:rPr>
          <w:instrText xml:space="preserve"> HYPERLINK \l "_ENREF_18" \o "DeMets, 1994 #18984" </w:instrText>
        </w:r>
        <w:r>
          <w:rPr>
            <w:noProof/>
          </w:rPr>
          <w:fldChar w:fldCharType="separate"/>
        </w:r>
        <w:r>
          <w:rPr>
            <w:noProof/>
          </w:rPr>
          <w:t>DeMets and Lan, 1994</w:t>
        </w:r>
        <w:r>
          <w:rPr>
            <w:noProof/>
          </w:rPr>
          <w:fldChar w:fldCharType="end"/>
        </w:r>
        <w:r>
          <w:rPr>
            <w:noProof/>
          </w:rPr>
          <w:t>)</w:t>
        </w:r>
        <w:r>
          <w:fldChar w:fldCharType="end"/>
        </w:r>
        <w:r>
          <w:t>.  Let p</w:t>
        </w:r>
        <w:r>
          <w:rPr>
            <w:vertAlign w:val="subscript"/>
          </w:rPr>
          <w:t>c</w:t>
        </w:r>
        <w:r>
          <w:rPr>
            <w:vertAlign w:val="superscript"/>
          </w:rPr>
          <w:t>(i)</w:t>
        </w:r>
        <w:r>
          <w:t xml:space="preserve"> and p</w:t>
        </w:r>
        <w:r>
          <w:rPr>
            <w:vertAlign w:val="subscript"/>
          </w:rPr>
          <w:t>t</w:t>
        </w:r>
        <w:r>
          <w:rPr>
            <w:vertAlign w:val="superscript"/>
          </w:rPr>
          <w:t>(i)</w:t>
        </w:r>
        <w:r>
          <w:t xml:space="preserve"> be the sample proportion of relapses for the control and treatment arms at the interval analysis (i = 1, 2) and final analysis (I = 3) points. At the interim analyses, the Z-scores are Z</w:t>
        </w:r>
        <w:r>
          <w:rPr>
            <w:vertAlign w:val="superscript"/>
          </w:rPr>
          <w:t>(i)</w:t>
        </w:r>
        <w:r>
          <w:t xml:space="preserve"> = (p</w:t>
        </w:r>
        <w:r>
          <w:rPr>
            <w:vertAlign w:val="subscript"/>
          </w:rPr>
          <w:t>c</w:t>
        </w:r>
        <w:r>
          <w:rPr>
            <w:vertAlign w:val="superscript"/>
          </w:rPr>
          <w:t xml:space="preserve">(i) - </w:t>
        </w:r>
        <w:r>
          <w:t>p</w:t>
        </w:r>
        <w:r>
          <w:rPr>
            <w:vertAlign w:val="subscript"/>
          </w:rPr>
          <w:t>t</w:t>
        </w:r>
        <w:r>
          <w:rPr>
            <w:vertAlign w:val="superscript"/>
          </w:rPr>
          <w:t>(i)</w:t>
        </w:r>
        <w:r>
          <w:t xml:space="preserve">)/ </w:t>
        </w:r>
        <w:r>
          <w:sym w:font="Symbol" w:char="F073"/>
        </w:r>
        <w:r>
          <w:rPr>
            <w:vertAlign w:val="subscript"/>
          </w:rPr>
          <w:t>t</w:t>
        </w:r>
        <w:r>
          <w:rPr>
            <w:vertAlign w:val="superscript"/>
          </w:rPr>
          <w:t>(i)</w:t>
        </w:r>
        <w:r>
          <w:t xml:space="preserve">, where </w:t>
        </w:r>
        <w:r>
          <w:sym w:font="Symbol" w:char="F073"/>
        </w:r>
        <w:r>
          <w:rPr>
            <w:vertAlign w:val="subscript"/>
          </w:rPr>
          <w:t>t</w:t>
        </w:r>
        <w:r>
          <w:rPr>
            <w:vertAlign w:val="superscript"/>
          </w:rPr>
          <w:t>(i)</w:t>
        </w:r>
        <w:r>
          <w:t xml:space="preserve"> is the sample standard deviation of relapses for  p</w:t>
        </w:r>
        <w:r>
          <w:rPr>
            <w:vertAlign w:val="subscript"/>
          </w:rPr>
          <w:t>c</w:t>
        </w:r>
        <w:r>
          <w:rPr>
            <w:vertAlign w:val="superscript"/>
          </w:rPr>
          <w:t>(i)</w:t>
        </w:r>
        <w:r>
          <w:t xml:space="preserve"> - p</w:t>
        </w:r>
        <w:r>
          <w:rPr>
            <w:vertAlign w:val="subscript"/>
          </w:rPr>
          <w:t>t</w:t>
        </w:r>
        <w:r>
          <w:rPr>
            <w:vertAlign w:val="superscript"/>
          </w:rPr>
          <w:t>(i)</w:t>
        </w:r>
        <w:r>
          <w:t xml:space="preserve"> at the interval analysis points (i = 1, 2).</w:t>
        </w:r>
      </w:ins>
    </w:p>
    <w:p w14:paraId="7FC2EEF4" w14:textId="77777777" w:rsidR="00584CC5" w:rsidRDefault="00584CC5" w:rsidP="00584CC5">
      <w:pPr>
        <w:rPr>
          <w:ins w:id="135" w:author="Cordes, Stefan (NIH/NHLBI) [E]" w:date="2016-02-25T18:38:00Z"/>
        </w:rPr>
      </w:pPr>
    </w:p>
    <w:p w14:paraId="7455FFDF" w14:textId="77777777" w:rsidR="00584CC5" w:rsidRPr="00AF35BD" w:rsidRDefault="00584CC5" w:rsidP="00584CC5">
      <w:pPr>
        <w:rPr>
          <w:ins w:id="136" w:author="Cordes, Stefan (NIH/NHLBI) [E]" w:date="2016-02-25T18:38:00Z"/>
        </w:rPr>
      </w:pPr>
      <w:ins w:id="137" w:author="Cordes, Stefan (NIH/NHLBI) [E]" w:date="2016-02-25T18:38:00Z">
        <w:r w:rsidRPr="0063687E">
          <w:rPr>
            <w:b/>
          </w:rPr>
          <w:t>Stopping for efficacy</w:t>
        </w:r>
        <w:r>
          <w:t>: If Z</w:t>
        </w:r>
        <w:r>
          <w:rPr>
            <w:vertAlign w:val="superscript"/>
          </w:rPr>
          <w:t>(1)</w:t>
        </w:r>
        <w:r>
          <w:t xml:space="preserve"> &gt; 3.469 or Z</w:t>
        </w:r>
        <w:r>
          <w:rPr>
            <w:vertAlign w:val="superscript"/>
          </w:rPr>
          <w:t>(2)</w:t>
        </w:r>
        <w:r>
          <w:t xml:space="preserve"> &gt; 2.453, we will conclude that the treatment arm is superior and stop the control arm, so that the remaining patients may be assigned to the SRL arm.</w:t>
        </w:r>
      </w:ins>
    </w:p>
    <w:p w14:paraId="22460A52" w14:textId="77777777" w:rsidR="00584CC5" w:rsidRDefault="00584CC5" w:rsidP="00584CC5">
      <w:pPr>
        <w:rPr>
          <w:ins w:id="138" w:author="Cordes, Stefan (NIH/NHLBI) [E]" w:date="2016-02-25T18:38:00Z"/>
        </w:rPr>
      </w:pPr>
    </w:p>
    <w:p w14:paraId="7406AC73" w14:textId="77777777" w:rsidR="00584CC5" w:rsidRDefault="00584CC5" w:rsidP="00584CC5">
      <w:pPr>
        <w:rPr>
          <w:ins w:id="139" w:author="Cordes, Stefan (NIH/NHLBI) [E]" w:date="2016-02-25T18:38:00Z"/>
        </w:rPr>
      </w:pPr>
      <w:ins w:id="140" w:author="Cordes, Stefan (NIH/NHLBI) [E]" w:date="2016-02-25T18:38:00Z">
        <w:r w:rsidRPr="0063687E">
          <w:rPr>
            <w:b/>
          </w:rPr>
          <w:t>Stopping for futility</w:t>
        </w:r>
        <w:r>
          <w:t>: If Z</w:t>
        </w:r>
        <w:r>
          <w:rPr>
            <w:vertAlign w:val="superscript"/>
          </w:rPr>
          <w:t>(1)</w:t>
        </w:r>
        <w:r>
          <w:t xml:space="preserve"> &lt; 0.016 or Z</w:t>
        </w:r>
        <w:r>
          <w:rPr>
            <w:vertAlign w:val="superscript"/>
          </w:rPr>
          <w:t>(2)</w:t>
        </w:r>
        <w:r>
          <w:t xml:space="preserve"> &lt; 1.233, we will conclude that the treatment arm is inferior and stop the study.</w:t>
        </w:r>
      </w:ins>
    </w:p>
    <w:p w14:paraId="3F12AE9D" w14:textId="77777777" w:rsidR="00584CC5" w:rsidRDefault="00584CC5" w:rsidP="00584CC5">
      <w:pPr>
        <w:rPr>
          <w:ins w:id="141" w:author="Cordes, Stefan (NIH/NHLBI) [E]" w:date="2016-02-25T18:38:00Z"/>
        </w:rPr>
      </w:pPr>
    </w:p>
    <w:p w14:paraId="4AC19A2C" w14:textId="77777777" w:rsidR="00584CC5" w:rsidRPr="008F3F09" w:rsidRDefault="00584CC5" w:rsidP="00584CC5">
      <w:pPr>
        <w:rPr>
          <w:ins w:id="142" w:author="Cordes, Stefan (NIH/NHLBI) [E]" w:date="2016-02-25T18:38:00Z"/>
        </w:rPr>
      </w:pPr>
      <w:ins w:id="143" w:author="Cordes, Stefan (NIH/NHLBI) [E]" w:date="2016-02-25T18:38:00Z">
        <w:r w:rsidRPr="0063687E">
          <w:rPr>
            <w:b/>
          </w:rPr>
          <w:t>Final analysis</w:t>
        </w:r>
        <w:r>
          <w:t>: If Z</w:t>
        </w:r>
        <w:r>
          <w:rPr>
            <w:vertAlign w:val="superscript"/>
          </w:rPr>
          <w:t>(3)</w:t>
        </w:r>
        <w:r>
          <w:t xml:space="preserve"> &gt; 2.004, we will conclude that conversion from CNI to SRL achieves a clinically significant reduction in the relapse rate.</w:t>
        </w:r>
      </w:ins>
    </w:p>
    <w:p w14:paraId="00445B5C" w14:textId="77777777" w:rsidR="00584CC5" w:rsidRDefault="00584CC5" w:rsidP="00584CC5">
      <w:pPr>
        <w:rPr>
          <w:ins w:id="144" w:author="Cordes, Stefan (NIH/NHLBI) [E]" w:date="2016-02-25T18:38:00Z"/>
          <w:b/>
        </w:rPr>
      </w:pPr>
    </w:p>
    <w:p w14:paraId="7E018B97" w14:textId="1F3E1719" w:rsidR="00F93F2B" w:rsidRPr="00F93F2B" w:rsidRDefault="00584CC5" w:rsidP="00F93F2B">
      <w:ins w:id="145" w:author="Cordes, Stefan (NIH/NHLBI) [E]" w:date="2016-02-25T18:38:00Z">
        <w:r>
          <w:rPr>
            <w:b/>
          </w:rPr>
          <w:t xml:space="preserve">Stopping for safety: </w:t>
        </w:r>
      </w:ins>
      <w:r w:rsidR="00F93F2B" w:rsidRPr="00F93F2B">
        <w:t xml:space="preserve">The study will be monitored to ensure that the occurrence of a specified set of treatment related serious adverse events (TRSAEs) within 6 months of treatment in the trial does not substantially exceed an anticipated rate. The following TRSAEs will be monitored for early stopping of the study: </w:t>
      </w:r>
    </w:p>
    <w:p w14:paraId="1C552B86" w14:textId="0D87E991" w:rsidR="00F93F2B" w:rsidRPr="00F93F2B" w:rsidRDefault="00F93F2B" w:rsidP="00F713A4">
      <w:pPr>
        <w:pStyle w:val="ListParagraph"/>
        <w:numPr>
          <w:ilvl w:val="0"/>
          <w:numId w:val="29"/>
        </w:numPr>
      </w:pPr>
      <w:r w:rsidRPr="00F93F2B">
        <w:t xml:space="preserve">Death considered to be probably or definitely related to </w:t>
      </w:r>
      <w:r w:rsidR="008A3E66">
        <w:t>SRL</w:t>
      </w:r>
      <w:r w:rsidRPr="00F93F2B">
        <w:t xml:space="preserve">. </w:t>
      </w:r>
    </w:p>
    <w:p w14:paraId="0A737D56" w14:textId="6A21FDB9" w:rsidR="00F93F2B" w:rsidRPr="00F93F2B" w:rsidRDefault="00F93F2B" w:rsidP="00F713A4">
      <w:pPr>
        <w:pStyle w:val="ListParagraph"/>
        <w:numPr>
          <w:ilvl w:val="0"/>
          <w:numId w:val="29"/>
        </w:numPr>
      </w:pPr>
      <w:r w:rsidRPr="00F93F2B">
        <w:t xml:space="preserve">Any grade IV toxicity considered to be probably or definitely related to </w:t>
      </w:r>
      <w:r w:rsidR="008A3E66">
        <w:t>SRL</w:t>
      </w:r>
      <w:r w:rsidRPr="00F93F2B">
        <w:t xml:space="preserve">. </w:t>
      </w:r>
    </w:p>
    <w:p w14:paraId="7DDB82EA" w14:textId="77777777" w:rsidR="00F93F2B" w:rsidRPr="00F93F2B" w:rsidRDefault="00F93F2B" w:rsidP="00F93F2B"/>
    <w:p w14:paraId="693A3B66" w14:textId="49A5B243" w:rsidR="00F93F2B" w:rsidRDefault="00F93F2B" w:rsidP="00F93F2B">
      <w:r w:rsidRPr="00F93F2B">
        <w:t xml:space="preserve">The study will be monitored using the stopping rules as outlined below for early stopping if the number of subjects in the study who have developed one or more of the above specified TRSAEs is over a pre-specified threshold value. TRSAEs are those attributed as definitely or probably related to eltrombopag. Dr. </w:t>
      </w:r>
      <w:r w:rsidR="008A3E66">
        <w:t>Philip Scheinberg_______</w:t>
      </w:r>
      <w:r w:rsidRPr="00F93F2B">
        <w:t xml:space="preserve"> will serve as the independent monitor who reviews the attribution of TRSAEs. </w:t>
      </w:r>
    </w:p>
    <w:p w14:paraId="199BD3D3" w14:textId="77777777" w:rsidR="00295AA1" w:rsidRDefault="00295AA1" w:rsidP="00F93F2B"/>
    <w:p w14:paraId="0A19FCA7" w14:textId="36272BE5" w:rsidR="00295AA1" w:rsidRDefault="00295AA1" w:rsidP="00F93F2B">
      <w:r>
        <w:t>From previous experience with SRL, the rate of experiencing at least one of the above TRSAEs for this patient population to be less than 20% (Micromedex____).  Following Ivanova et al</w:t>
      </w:r>
      <w:r w:rsidR="00741487">
        <w:t>nova</w:t>
      </w:r>
      <w:r w:rsidR="00741487">
        <w:fldChar w:fldCharType="begin">
          <w:fldData xml:space="preserve">PEVuZE5vdGU+PENpdGU+PEF1dGhvcj5JdmFub3ZhPC9BdXRob3I+PFllYXI+MjAwNTwvWWVhcj48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</w:fldData>
        </w:fldChar>
      </w:r>
      <w:r w:rsidR="00741487">
        <w:instrText xml:space="preserve"> ADDIN EN.CITE </w:instrText>
      </w:r>
      <w:r w:rsidR="00741487">
        <w:fldChar w:fldCharType="begin">
          <w:fldData xml:space="preserve">PEVuZE5vdGU+PENpdGU+PEF1dGhvcj5JdmFub3ZhPC9BdXRob3I+PFllYXI+MjAwNTwvWWVhcj48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</w:fldData>
        </w:fldChar>
      </w:r>
      <w:r w:rsidR="00741487">
        <w:instrText xml:space="preserve"> ADDIN EN.CITE.DATA </w:instrText>
      </w:r>
      <w:r w:rsidR="00741487">
        <w:fldChar w:fldCharType="end"/>
      </w:r>
      <w:r w:rsidR="00741487">
        <w:fldChar w:fldCharType="separate"/>
      </w:r>
      <w:r w:rsidR="00741487">
        <w:rPr>
          <w:noProof/>
        </w:rPr>
        <w:t>(</w:t>
      </w:r>
      <w:hyperlink w:anchor="_ENREF_32" w:tooltip="Ivanova, 2005 #19516" w:history="1">
        <w:r w:rsidR="00D84C0C">
          <w:rPr>
            <w:noProof/>
          </w:rPr>
          <w:t>Ivanova et al., 2005</w:t>
        </w:r>
      </w:hyperlink>
      <w:r w:rsidR="00741487">
        <w:rPr>
          <w:noProof/>
        </w:rPr>
        <w:t>)</w:t>
      </w:r>
      <w:r w:rsidR="00741487">
        <w:fldChar w:fldCharType="end"/>
      </w:r>
      <w:r w:rsidR="00741487">
        <w:t xml:space="preserve">, the stopping boundary is reached if the observed rate in our patient population </w:t>
      </w:r>
      <w:r w:rsidR="00201AA2">
        <w:t xml:space="preserve">EITHER (i) </w:t>
      </w:r>
      <w:r w:rsidR="00741487">
        <w:t xml:space="preserve">exceeds this “acceptable” </w:t>
      </w:r>
      <w:r w:rsidR="00201AA2">
        <w:t xml:space="preserve">rate with type I error greater than 0.2____ OR (ii) exceeds an “unacceptable” rate of 30% with greater than 80% confidence level.   </w:t>
      </w:r>
      <w:r w:rsidR="00201AA2" w:rsidRPr="00F93F2B">
        <w:t>Since we have seen in the past that the first few subjects to be accrued are possibly sicker than the rest of the subjects in the sample, we will start safety monitoring the study when 3 or more subjects have developed specified TRSAEs. The following tables summarize the threshold nu</w:t>
      </w:r>
      <w:r w:rsidR="00201AA2">
        <w:t>mbers for stopping the study:</w:t>
      </w:r>
    </w:p>
    <w:p w14:paraId="4BD14948" w14:textId="77777777" w:rsidR="00201AA2" w:rsidRDefault="00201AA2" w:rsidP="00F93F2B"/>
    <w:tbl>
      <w:tblPr>
        <w:tblStyle w:val="TableGrid"/>
        <w:tblW w:w="0" w:type="auto"/>
        <w:tblLook w:val="04A0" w:firstRow="1" w:lastRow="0" w:firstColumn="1" w:lastColumn="0" w:noHBand="0" w:noVBand="1"/>
      </w:tblPr>
      <w:tblGrid>
        <w:gridCol w:w="1297"/>
        <w:gridCol w:w="1219"/>
        <w:gridCol w:w="236"/>
        <w:gridCol w:w="1244"/>
        <w:gridCol w:w="1166"/>
        <w:gridCol w:w="222"/>
        <w:gridCol w:w="1297"/>
        <w:gridCol w:w="1219"/>
      </w:tblGrid>
      <w:tr w:rsidR="00AF6681" w14:paraId="0D9BF998" w14:textId="77777777" w:rsidTr="00F713A4">
        <w:tc>
          <w:tcPr>
            <w:tcW w:w="0" w:type="auto"/>
          </w:tcPr>
          <w:p w14:paraId="06BF09C5" w14:textId="2C37AA47" w:rsidR="00AF6681" w:rsidRDefault="00AF6681" w:rsidP="00F93F2B">
            <w:r>
              <w:t># Enrolled</w:t>
            </w:r>
          </w:p>
        </w:tc>
        <w:tc>
          <w:tcPr>
            <w:tcW w:w="0" w:type="auto"/>
            <w:tcBorders>
              <w:bottom w:val="single" w:sz="4" w:space="0" w:color="auto"/>
            </w:tcBorders>
          </w:tcPr>
          <w:p w14:paraId="69E67F50" w14:textId="150CEEB7" w:rsidR="00AF6681" w:rsidRDefault="00AF6681" w:rsidP="00F93F2B">
            <w:r>
              <w:t># TRSAEs</w:t>
            </w:r>
          </w:p>
        </w:tc>
        <w:tc>
          <w:tcPr>
            <w:tcW w:w="236" w:type="dxa"/>
            <w:shd w:val="solid" w:color="000000" w:themeColor="text1" w:fill="000000"/>
          </w:tcPr>
          <w:p w14:paraId="4AAF1B78" w14:textId="77777777" w:rsidR="00AF6681" w:rsidRDefault="00AF6681" w:rsidP="00F93F2B"/>
        </w:tc>
        <w:tc>
          <w:tcPr>
            <w:tcW w:w="1244" w:type="dxa"/>
          </w:tcPr>
          <w:p w14:paraId="4B798773" w14:textId="708DDB4C" w:rsidR="00AF6681" w:rsidRDefault="00AF6681" w:rsidP="00F93F2B">
            <w:r>
              <w:t>#Enrolled</w:t>
            </w:r>
          </w:p>
        </w:tc>
        <w:tc>
          <w:tcPr>
            <w:tcW w:w="1166" w:type="dxa"/>
          </w:tcPr>
          <w:p w14:paraId="3ABDAAA7" w14:textId="02C23425" w:rsidR="00AF6681" w:rsidRDefault="00AF6681" w:rsidP="00F93F2B">
            <w:r>
              <w:t>#TRSAEs</w:t>
            </w:r>
          </w:p>
        </w:tc>
        <w:tc>
          <w:tcPr>
            <w:tcW w:w="0" w:type="auto"/>
            <w:shd w:val="solid" w:color="auto" w:fill="000000"/>
          </w:tcPr>
          <w:p w14:paraId="19489D44" w14:textId="77777777" w:rsidR="00AF6681" w:rsidRDefault="00AF6681" w:rsidP="00F93F2B"/>
        </w:tc>
        <w:tc>
          <w:tcPr>
            <w:tcW w:w="0" w:type="auto"/>
          </w:tcPr>
          <w:p w14:paraId="5A308D8C" w14:textId="0959A550" w:rsidR="00AF6681" w:rsidRDefault="00AF6681" w:rsidP="00F93F2B">
            <w:r>
              <w:t># Enrolled</w:t>
            </w:r>
          </w:p>
        </w:tc>
        <w:tc>
          <w:tcPr>
            <w:tcW w:w="0" w:type="auto"/>
          </w:tcPr>
          <w:p w14:paraId="11C5EFF4" w14:textId="4F27AAAE" w:rsidR="00AF6681" w:rsidRDefault="00AF6681" w:rsidP="00F93F2B">
            <w:r>
              <w:t># TRSAEs</w:t>
            </w:r>
          </w:p>
        </w:tc>
      </w:tr>
      <w:tr w:rsidR="00AF6681" w14:paraId="6729DC88" w14:textId="77777777" w:rsidTr="00F713A4">
        <w:tc>
          <w:tcPr>
            <w:tcW w:w="0" w:type="auto"/>
          </w:tcPr>
          <w:p w14:paraId="33C2F1A5" w14:textId="3A205C69" w:rsidR="00AF6681" w:rsidRDefault="00AF6681" w:rsidP="00F93F2B">
            <w:r>
              <w:t>1</w:t>
            </w:r>
          </w:p>
        </w:tc>
        <w:tc>
          <w:tcPr>
            <w:tcW w:w="0" w:type="auto"/>
            <w:shd w:val="solid" w:color="auto" w:fill="000000"/>
          </w:tcPr>
          <w:p w14:paraId="58BD0DF9" w14:textId="77777777" w:rsidR="00AF6681" w:rsidRDefault="00AF6681" w:rsidP="00F93F2B"/>
        </w:tc>
        <w:tc>
          <w:tcPr>
            <w:tcW w:w="236" w:type="dxa"/>
            <w:shd w:val="solid" w:color="000000" w:themeColor="text1" w:fill="000000"/>
          </w:tcPr>
          <w:p w14:paraId="67CDEAC9" w14:textId="77777777" w:rsidR="00AF6681" w:rsidRDefault="00AF6681" w:rsidP="00F93F2B"/>
        </w:tc>
        <w:tc>
          <w:tcPr>
            <w:tcW w:w="1244" w:type="dxa"/>
          </w:tcPr>
          <w:p w14:paraId="1DF039F9" w14:textId="5EE1B4AE" w:rsidR="00AF6681" w:rsidRDefault="00AF6681" w:rsidP="00F93F2B">
            <w:r>
              <w:t>11</w:t>
            </w:r>
          </w:p>
        </w:tc>
        <w:tc>
          <w:tcPr>
            <w:tcW w:w="1166" w:type="dxa"/>
          </w:tcPr>
          <w:p w14:paraId="61B51F59" w14:textId="7B7C613C" w:rsidR="00AF6681" w:rsidRDefault="00A23728" w:rsidP="00F93F2B">
            <w:r>
              <w:t>4</w:t>
            </w:r>
          </w:p>
        </w:tc>
        <w:tc>
          <w:tcPr>
            <w:tcW w:w="0" w:type="auto"/>
            <w:shd w:val="solid" w:color="auto" w:fill="000000"/>
          </w:tcPr>
          <w:p w14:paraId="7C807C9C" w14:textId="77777777" w:rsidR="00AF6681" w:rsidRDefault="00AF6681" w:rsidP="00F93F2B"/>
        </w:tc>
        <w:tc>
          <w:tcPr>
            <w:tcW w:w="0" w:type="auto"/>
          </w:tcPr>
          <w:p w14:paraId="589FAC7F" w14:textId="4A4FFAA8" w:rsidR="00AF6681" w:rsidRDefault="00AF6681" w:rsidP="00F93F2B">
            <w:r>
              <w:t>21</w:t>
            </w:r>
          </w:p>
        </w:tc>
        <w:tc>
          <w:tcPr>
            <w:tcW w:w="0" w:type="auto"/>
          </w:tcPr>
          <w:p w14:paraId="6839605C" w14:textId="3C1F5DB8" w:rsidR="00AF6681" w:rsidRDefault="00A23728" w:rsidP="00F93F2B">
            <w:r>
              <w:t>6</w:t>
            </w:r>
          </w:p>
        </w:tc>
      </w:tr>
      <w:tr w:rsidR="00AF6681" w14:paraId="1AE3074C" w14:textId="77777777" w:rsidTr="00B24C66">
        <w:tc>
          <w:tcPr>
            <w:tcW w:w="0" w:type="auto"/>
          </w:tcPr>
          <w:p w14:paraId="4BFE2F56" w14:textId="06860CB4" w:rsidR="00AF6681" w:rsidRDefault="00AF6681" w:rsidP="00F93F2B">
            <w:r>
              <w:t>2</w:t>
            </w:r>
          </w:p>
        </w:tc>
        <w:tc>
          <w:tcPr>
            <w:tcW w:w="0" w:type="auto"/>
            <w:tcBorders>
              <w:bottom w:val="single" w:sz="4" w:space="0" w:color="auto"/>
            </w:tcBorders>
            <w:shd w:val="solid" w:color="auto" w:fill="000000"/>
          </w:tcPr>
          <w:p w14:paraId="716ADF97" w14:textId="77777777" w:rsidR="00AF6681" w:rsidRDefault="00AF6681" w:rsidP="00F93F2B"/>
        </w:tc>
        <w:tc>
          <w:tcPr>
            <w:tcW w:w="236" w:type="dxa"/>
            <w:shd w:val="solid" w:color="000000" w:themeColor="text1" w:fill="000000"/>
          </w:tcPr>
          <w:p w14:paraId="2C108C88" w14:textId="77777777" w:rsidR="00AF6681" w:rsidRDefault="00AF6681" w:rsidP="00F93F2B"/>
        </w:tc>
        <w:tc>
          <w:tcPr>
            <w:tcW w:w="1244" w:type="dxa"/>
          </w:tcPr>
          <w:p w14:paraId="4D682483" w14:textId="13DD705F" w:rsidR="00AF6681" w:rsidRDefault="00AF6681" w:rsidP="00F93F2B">
            <w:r>
              <w:t>12</w:t>
            </w:r>
          </w:p>
        </w:tc>
        <w:tc>
          <w:tcPr>
            <w:tcW w:w="1166" w:type="dxa"/>
          </w:tcPr>
          <w:p w14:paraId="11EC0DCF" w14:textId="44E246D3" w:rsidR="00AF6681" w:rsidRDefault="00A23728" w:rsidP="00F93F2B">
            <w:r>
              <w:t>4</w:t>
            </w:r>
          </w:p>
        </w:tc>
        <w:tc>
          <w:tcPr>
            <w:tcW w:w="0" w:type="auto"/>
            <w:shd w:val="solid" w:color="auto" w:fill="000000"/>
          </w:tcPr>
          <w:p w14:paraId="27DA6DDB" w14:textId="77777777" w:rsidR="00AF6681" w:rsidRDefault="00AF6681" w:rsidP="00F93F2B"/>
        </w:tc>
        <w:tc>
          <w:tcPr>
            <w:tcW w:w="0" w:type="auto"/>
          </w:tcPr>
          <w:p w14:paraId="008F0312" w14:textId="794FC982" w:rsidR="00AF6681" w:rsidRDefault="00AF6681" w:rsidP="00F93F2B">
            <w:r>
              <w:t>22</w:t>
            </w:r>
          </w:p>
        </w:tc>
        <w:tc>
          <w:tcPr>
            <w:tcW w:w="0" w:type="auto"/>
          </w:tcPr>
          <w:p w14:paraId="01B5321F" w14:textId="62BC8F89" w:rsidR="00AF6681" w:rsidRDefault="00A23728" w:rsidP="00F93F2B">
            <w:r>
              <w:t>7</w:t>
            </w:r>
          </w:p>
        </w:tc>
      </w:tr>
      <w:tr w:rsidR="00AF6681" w14:paraId="0F231B9E" w14:textId="77777777" w:rsidTr="00B24C66">
        <w:tc>
          <w:tcPr>
            <w:tcW w:w="0" w:type="auto"/>
          </w:tcPr>
          <w:p w14:paraId="129BA709" w14:textId="124CB02F" w:rsidR="00AF6681" w:rsidRDefault="00AF6681" w:rsidP="00F93F2B">
            <w:r>
              <w:t>3</w:t>
            </w:r>
          </w:p>
        </w:tc>
        <w:tc>
          <w:tcPr>
            <w:tcW w:w="0" w:type="auto"/>
            <w:shd w:val="clear" w:color="auto" w:fill="auto"/>
          </w:tcPr>
          <w:p w14:paraId="7863AF20" w14:textId="697D2A81" w:rsidR="00AF6681" w:rsidRDefault="00A23728" w:rsidP="00F93F2B">
            <w:r>
              <w:t>2</w:t>
            </w:r>
          </w:p>
        </w:tc>
        <w:tc>
          <w:tcPr>
            <w:tcW w:w="236" w:type="dxa"/>
            <w:shd w:val="solid" w:color="000000" w:themeColor="text1" w:fill="000000"/>
          </w:tcPr>
          <w:p w14:paraId="23425AEF" w14:textId="77777777" w:rsidR="00AF6681" w:rsidRDefault="00AF6681" w:rsidP="00F93F2B"/>
        </w:tc>
        <w:tc>
          <w:tcPr>
            <w:tcW w:w="1244" w:type="dxa"/>
          </w:tcPr>
          <w:p w14:paraId="4BF1D2BD" w14:textId="312CBB56" w:rsidR="00AF6681" w:rsidRDefault="00AF6681" w:rsidP="00F93F2B">
            <w:r>
              <w:t>13</w:t>
            </w:r>
          </w:p>
        </w:tc>
        <w:tc>
          <w:tcPr>
            <w:tcW w:w="1166" w:type="dxa"/>
          </w:tcPr>
          <w:p w14:paraId="43A7437D" w14:textId="37C3E990" w:rsidR="00AF6681" w:rsidRDefault="00A23728" w:rsidP="00F93F2B">
            <w:r>
              <w:t>4</w:t>
            </w:r>
          </w:p>
        </w:tc>
        <w:tc>
          <w:tcPr>
            <w:tcW w:w="0" w:type="auto"/>
            <w:shd w:val="solid" w:color="auto" w:fill="000000"/>
          </w:tcPr>
          <w:p w14:paraId="02D4E2E3" w14:textId="77777777" w:rsidR="00AF6681" w:rsidRDefault="00AF6681" w:rsidP="00F93F2B"/>
        </w:tc>
        <w:tc>
          <w:tcPr>
            <w:tcW w:w="0" w:type="auto"/>
          </w:tcPr>
          <w:p w14:paraId="77F9E5C6" w14:textId="04F26F33" w:rsidR="00AF6681" w:rsidRDefault="00AF6681" w:rsidP="00F93F2B">
            <w:r>
              <w:t>23</w:t>
            </w:r>
          </w:p>
        </w:tc>
        <w:tc>
          <w:tcPr>
            <w:tcW w:w="0" w:type="auto"/>
          </w:tcPr>
          <w:p w14:paraId="3C10D517" w14:textId="0F44B0B6" w:rsidR="00AF6681" w:rsidRDefault="00A23728" w:rsidP="00F93F2B">
            <w:r>
              <w:t>7</w:t>
            </w:r>
          </w:p>
        </w:tc>
      </w:tr>
      <w:tr w:rsidR="00AF6681" w14:paraId="4A7FEC52" w14:textId="77777777" w:rsidTr="00F713A4">
        <w:tc>
          <w:tcPr>
            <w:tcW w:w="0" w:type="auto"/>
          </w:tcPr>
          <w:p w14:paraId="50E72755" w14:textId="230FB91E" w:rsidR="00AF6681" w:rsidRDefault="00AF6681" w:rsidP="00F93F2B">
            <w:r>
              <w:t>4</w:t>
            </w:r>
          </w:p>
        </w:tc>
        <w:tc>
          <w:tcPr>
            <w:tcW w:w="0" w:type="auto"/>
          </w:tcPr>
          <w:p w14:paraId="4EDCC4CA" w14:textId="13E6E5DB" w:rsidR="00AF6681" w:rsidRDefault="00A23728" w:rsidP="00F93F2B">
            <w:r>
              <w:t>2</w:t>
            </w:r>
          </w:p>
        </w:tc>
        <w:tc>
          <w:tcPr>
            <w:tcW w:w="236" w:type="dxa"/>
            <w:shd w:val="solid" w:color="000000" w:themeColor="text1" w:fill="000000"/>
          </w:tcPr>
          <w:p w14:paraId="06765C38" w14:textId="77777777" w:rsidR="00AF6681" w:rsidRDefault="00AF6681" w:rsidP="00F93F2B"/>
        </w:tc>
        <w:tc>
          <w:tcPr>
            <w:tcW w:w="1244" w:type="dxa"/>
          </w:tcPr>
          <w:p w14:paraId="6CAD1C5C" w14:textId="1C1BAF61" w:rsidR="00AF6681" w:rsidRDefault="00AF6681" w:rsidP="00F93F2B">
            <w:r>
              <w:t>14</w:t>
            </w:r>
          </w:p>
        </w:tc>
        <w:tc>
          <w:tcPr>
            <w:tcW w:w="1166" w:type="dxa"/>
          </w:tcPr>
          <w:p w14:paraId="05BC73DD" w14:textId="7499F9A4" w:rsidR="00AF6681" w:rsidRDefault="00A23728" w:rsidP="00F93F2B">
            <w:r>
              <w:t>5</w:t>
            </w:r>
          </w:p>
        </w:tc>
        <w:tc>
          <w:tcPr>
            <w:tcW w:w="0" w:type="auto"/>
            <w:shd w:val="solid" w:color="auto" w:fill="000000"/>
          </w:tcPr>
          <w:p w14:paraId="29B59C82" w14:textId="77777777" w:rsidR="00AF6681" w:rsidRDefault="00AF6681" w:rsidP="00F93F2B"/>
        </w:tc>
        <w:tc>
          <w:tcPr>
            <w:tcW w:w="0" w:type="auto"/>
          </w:tcPr>
          <w:p w14:paraId="5845C2E8" w14:textId="63A0AB73" w:rsidR="00AF6681" w:rsidRDefault="00AF6681" w:rsidP="00F93F2B">
            <w:r>
              <w:t>24</w:t>
            </w:r>
          </w:p>
        </w:tc>
        <w:tc>
          <w:tcPr>
            <w:tcW w:w="0" w:type="auto"/>
          </w:tcPr>
          <w:p w14:paraId="3741FC0C" w14:textId="593BF774" w:rsidR="00AF6681" w:rsidRDefault="00A23728" w:rsidP="00F93F2B">
            <w:r>
              <w:t>7</w:t>
            </w:r>
          </w:p>
        </w:tc>
      </w:tr>
      <w:tr w:rsidR="00AF6681" w14:paraId="54994177" w14:textId="77777777" w:rsidTr="00F713A4">
        <w:tc>
          <w:tcPr>
            <w:tcW w:w="0" w:type="auto"/>
          </w:tcPr>
          <w:p w14:paraId="2899D105" w14:textId="2D3D76A9" w:rsidR="00AF6681" w:rsidRDefault="00AF6681" w:rsidP="00F93F2B">
            <w:r>
              <w:t>5</w:t>
            </w:r>
          </w:p>
        </w:tc>
        <w:tc>
          <w:tcPr>
            <w:tcW w:w="0" w:type="auto"/>
          </w:tcPr>
          <w:p w14:paraId="2FF46E61" w14:textId="633EB6D8" w:rsidR="00AF6681" w:rsidRDefault="00A23728" w:rsidP="00F93F2B">
            <w:r>
              <w:t>3</w:t>
            </w:r>
          </w:p>
        </w:tc>
        <w:tc>
          <w:tcPr>
            <w:tcW w:w="236" w:type="dxa"/>
            <w:shd w:val="solid" w:color="000000" w:themeColor="text1" w:fill="000000"/>
          </w:tcPr>
          <w:p w14:paraId="4F3B569B" w14:textId="77777777" w:rsidR="00AF6681" w:rsidRDefault="00AF6681" w:rsidP="00F93F2B"/>
        </w:tc>
        <w:tc>
          <w:tcPr>
            <w:tcW w:w="1244" w:type="dxa"/>
          </w:tcPr>
          <w:p w14:paraId="7055EF03" w14:textId="6D23ED9C" w:rsidR="00AF6681" w:rsidRDefault="00AF6681" w:rsidP="00F93F2B">
            <w:r>
              <w:t>15</w:t>
            </w:r>
          </w:p>
        </w:tc>
        <w:tc>
          <w:tcPr>
            <w:tcW w:w="1166" w:type="dxa"/>
          </w:tcPr>
          <w:p w14:paraId="32764A35" w14:textId="520AFA05" w:rsidR="00AF6681" w:rsidRDefault="00A23728" w:rsidP="00F93F2B">
            <w:r>
              <w:t>5</w:t>
            </w:r>
          </w:p>
        </w:tc>
        <w:tc>
          <w:tcPr>
            <w:tcW w:w="0" w:type="auto"/>
            <w:shd w:val="solid" w:color="auto" w:fill="000000"/>
          </w:tcPr>
          <w:p w14:paraId="7F099B2E" w14:textId="77777777" w:rsidR="00AF6681" w:rsidRDefault="00AF6681" w:rsidP="00F93F2B"/>
        </w:tc>
        <w:tc>
          <w:tcPr>
            <w:tcW w:w="0" w:type="auto"/>
          </w:tcPr>
          <w:p w14:paraId="19EB0DC6" w14:textId="6D1ECBDF" w:rsidR="00AF6681" w:rsidRDefault="00AF6681" w:rsidP="00F93F2B">
            <w:r>
              <w:t>25</w:t>
            </w:r>
          </w:p>
        </w:tc>
        <w:tc>
          <w:tcPr>
            <w:tcW w:w="0" w:type="auto"/>
          </w:tcPr>
          <w:p w14:paraId="2E93424D" w14:textId="36AE3293" w:rsidR="00AF6681" w:rsidRDefault="00A23728" w:rsidP="00F93F2B">
            <w:r>
              <w:t>8</w:t>
            </w:r>
          </w:p>
        </w:tc>
      </w:tr>
      <w:tr w:rsidR="00AF6681" w14:paraId="79F20D01" w14:textId="77777777" w:rsidTr="00F713A4">
        <w:tc>
          <w:tcPr>
            <w:tcW w:w="0" w:type="auto"/>
          </w:tcPr>
          <w:p w14:paraId="16716818" w14:textId="29FE052B" w:rsidR="00AF6681" w:rsidRDefault="00AF6681" w:rsidP="00F93F2B">
            <w:r>
              <w:t>6</w:t>
            </w:r>
          </w:p>
        </w:tc>
        <w:tc>
          <w:tcPr>
            <w:tcW w:w="0" w:type="auto"/>
          </w:tcPr>
          <w:p w14:paraId="17B32FD9" w14:textId="77F960A5" w:rsidR="00AF6681" w:rsidRDefault="00A23728" w:rsidP="00F93F2B">
            <w:r>
              <w:t>3</w:t>
            </w:r>
          </w:p>
        </w:tc>
        <w:tc>
          <w:tcPr>
            <w:tcW w:w="236" w:type="dxa"/>
            <w:shd w:val="solid" w:color="000000" w:themeColor="text1" w:fill="000000"/>
          </w:tcPr>
          <w:p w14:paraId="503F441D" w14:textId="77777777" w:rsidR="00AF6681" w:rsidRDefault="00AF6681" w:rsidP="00F93F2B"/>
        </w:tc>
        <w:tc>
          <w:tcPr>
            <w:tcW w:w="1244" w:type="dxa"/>
          </w:tcPr>
          <w:p w14:paraId="6143BC3C" w14:textId="165F5D8E" w:rsidR="00AF6681" w:rsidRDefault="00AF6681" w:rsidP="00F93F2B">
            <w:r>
              <w:t>16</w:t>
            </w:r>
          </w:p>
        </w:tc>
        <w:tc>
          <w:tcPr>
            <w:tcW w:w="1166" w:type="dxa"/>
          </w:tcPr>
          <w:p w14:paraId="2624F3CA" w14:textId="0A266BF5" w:rsidR="00AF6681" w:rsidRDefault="00A23728" w:rsidP="00F93F2B">
            <w:r>
              <w:t>5</w:t>
            </w:r>
          </w:p>
        </w:tc>
        <w:tc>
          <w:tcPr>
            <w:tcW w:w="0" w:type="auto"/>
            <w:shd w:val="solid" w:color="auto" w:fill="000000"/>
          </w:tcPr>
          <w:p w14:paraId="72A94B65" w14:textId="77777777" w:rsidR="00AF6681" w:rsidRDefault="00AF6681" w:rsidP="00F93F2B"/>
        </w:tc>
        <w:tc>
          <w:tcPr>
            <w:tcW w:w="0" w:type="auto"/>
          </w:tcPr>
          <w:p w14:paraId="58E0BE08" w14:textId="25DE5643" w:rsidR="00AF6681" w:rsidRDefault="00AF6681" w:rsidP="00F93F2B">
            <w:r>
              <w:t>26</w:t>
            </w:r>
          </w:p>
        </w:tc>
        <w:tc>
          <w:tcPr>
            <w:tcW w:w="0" w:type="auto"/>
          </w:tcPr>
          <w:p w14:paraId="63BE58AD" w14:textId="4B3A1AD3" w:rsidR="00AF6681" w:rsidRDefault="00A23728" w:rsidP="00F93F2B">
            <w:r>
              <w:t>8</w:t>
            </w:r>
          </w:p>
        </w:tc>
      </w:tr>
      <w:tr w:rsidR="00AF6681" w14:paraId="106D4A25" w14:textId="77777777" w:rsidTr="00F713A4">
        <w:tc>
          <w:tcPr>
            <w:tcW w:w="0" w:type="auto"/>
          </w:tcPr>
          <w:p w14:paraId="55E9D66C" w14:textId="269FD196" w:rsidR="00AF6681" w:rsidRDefault="00AF6681" w:rsidP="00F93F2B">
            <w:r>
              <w:t>7</w:t>
            </w:r>
          </w:p>
        </w:tc>
        <w:tc>
          <w:tcPr>
            <w:tcW w:w="0" w:type="auto"/>
          </w:tcPr>
          <w:p w14:paraId="06D3DF34" w14:textId="34FD9486" w:rsidR="00AF6681" w:rsidRDefault="00A23728" w:rsidP="00F93F2B">
            <w:r>
              <w:t>3</w:t>
            </w:r>
          </w:p>
        </w:tc>
        <w:tc>
          <w:tcPr>
            <w:tcW w:w="236" w:type="dxa"/>
            <w:shd w:val="solid" w:color="000000" w:themeColor="text1" w:fill="000000"/>
          </w:tcPr>
          <w:p w14:paraId="09268BEF" w14:textId="77777777" w:rsidR="00AF6681" w:rsidRDefault="00AF6681" w:rsidP="00F93F2B"/>
        </w:tc>
        <w:tc>
          <w:tcPr>
            <w:tcW w:w="1244" w:type="dxa"/>
          </w:tcPr>
          <w:p w14:paraId="555A85FB" w14:textId="6394C901" w:rsidR="00AF6681" w:rsidRDefault="00AF6681" w:rsidP="00F93F2B">
            <w:r>
              <w:t>17</w:t>
            </w:r>
          </w:p>
        </w:tc>
        <w:tc>
          <w:tcPr>
            <w:tcW w:w="1166" w:type="dxa"/>
          </w:tcPr>
          <w:p w14:paraId="26D31296" w14:textId="2A04C6AA" w:rsidR="00AF6681" w:rsidRDefault="00A23728" w:rsidP="00F93F2B">
            <w:r>
              <w:t>5</w:t>
            </w:r>
          </w:p>
        </w:tc>
        <w:tc>
          <w:tcPr>
            <w:tcW w:w="0" w:type="auto"/>
            <w:shd w:val="solid" w:color="auto" w:fill="000000"/>
          </w:tcPr>
          <w:p w14:paraId="0A7CD844" w14:textId="77777777" w:rsidR="00AF6681" w:rsidRDefault="00AF6681" w:rsidP="00F93F2B"/>
        </w:tc>
        <w:tc>
          <w:tcPr>
            <w:tcW w:w="0" w:type="auto"/>
          </w:tcPr>
          <w:p w14:paraId="7AAA67DC" w14:textId="51800A72" w:rsidR="00AF6681" w:rsidRDefault="00AF6681" w:rsidP="00F93F2B">
            <w:r>
              <w:t>27</w:t>
            </w:r>
          </w:p>
        </w:tc>
        <w:tc>
          <w:tcPr>
            <w:tcW w:w="0" w:type="auto"/>
          </w:tcPr>
          <w:p w14:paraId="72815F06" w14:textId="0F240073" w:rsidR="00AF6681" w:rsidRDefault="00A23728" w:rsidP="00F93F2B">
            <w:r>
              <w:t>8</w:t>
            </w:r>
          </w:p>
        </w:tc>
      </w:tr>
      <w:tr w:rsidR="00AF6681" w14:paraId="3F3A1D26" w14:textId="77777777" w:rsidTr="00F713A4">
        <w:tc>
          <w:tcPr>
            <w:tcW w:w="0" w:type="auto"/>
          </w:tcPr>
          <w:p w14:paraId="4BC2196D" w14:textId="0595AB11" w:rsidR="00AF6681" w:rsidRDefault="00AF6681" w:rsidP="00F93F2B">
            <w:r>
              <w:t>8</w:t>
            </w:r>
          </w:p>
        </w:tc>
        <w:tc>
          <w:tcPr>
            <w:tcW w:w="0" w:type="auto"/>
          </w:tcPr>
          <w:p w14:paraId="705635F9" w14:textId="62F3461F" w:rsidR="00AF6681" w:rsidRDefault="00A23728" w:rsidP="00F93F2B">
            <w:r>
              <w:t>4</w:t>
            </w:r>
          </w:p>
        </w:tc>
        <w:tc>
          <w:tcPr>
            <w:tcW w:w="236" w:type="dxa"/>
            <w:shd w:val="solid" w:color="000000" w:themeColor="text1" w:fill="000000"/>
          </w:tcPr>
          <w:p w14:paraId="36618752" w14:textId="77777777" w:rsidR="00AF6681" w:rsidRDefault="00AF6681" w:rsidP="00F93F2B"/>
        </w:tc>
        <w:tc>
          <w:tcPr>
            <w:tcW w:w="1244" w:type="dxa"/>
          </w:tcPr>
          <w:p w14:paraId="0C08AE99" w14:textId="5DF022F3" w:rsidR="00AF6681" w:rsidRDefault="00AF6681" w:rsidP="00F93F2B">
            <w:r>
              <w:t>18</w:t>
            </w:r>
          </w:p>
        </w:tc>
        <w:tc>
          <w:tcPr>
            <w:tcW w:w="1166" w:type="dxa"/>
          </w:tcPr>
          <w:p w14:paraId="569123FD" w14:textId="1CB30530" w:rsidR="00AF6681" w:rsidRDefault="00A23728" w:rsidP="00F93F2B">
            <w:r>
              <w:t>6</w:t>
            </w:r>
          </w:p>
        </w:tc>
        <w:tc>
          <w:tcPr>
            <w:tcW w:w="0" w:type="auto"/>
            <w:shd w:val="solid" w:color="auto" w:fill="000000"/>
          </w:tcPr>
          <w:p w14:paraId="191E7A87" w14:textId="77777777" w:rsidR="00AF6681" w:rsidRDefault="00AF6681" w:rsidP="00F93F2B"/>
        </w:tc>
        <w:tc>
          <w:tcPr>
            <w:tcW w:w="0" w:type="auto"/>
          </w:tcPr>
          <w:p w14:paraId="423FCD68" w14:textId="381D8890" w:rsidR="00AF6681" w:rsidRDefault="00AF6681" w:rsidP="00F93F2B">
            <w:r>
              <w:t>28</w:t>
            </w:r>
          </w:p>
        </w:tc>
        <w:tc>
          <w:tcPr>
            <w:tcW w:w="0" w:type="auto"/>
          </w:tcPr>
          <w:p w14:paraId="414F49CF" w14:textId="7331EF8D" w:rsidR="00AF6681" w:rsidRDefault="00A23728" w:rsidP="00F93F2B">
            <w:r>
              <w:t>8</w:t>
            </w:r>
          </w:p>
        </w:tc>
      </w:tr>
      <w:tr w:rsidR="00AF6681" w14:paraId="7539C39C" w14:textId="77777777" w:rsidTr="00F713A4">
        <w:tc>
          <w:tcPr>
            <w:tcW w:w="0" w:type="auto"/>
          </w:tcPr>
          <w:p w14:paraId="337D18EA" w14:textId="6E543443" w:rsidR="00AF6681" w:rsidRDefault="00AF6681" w:rsidP="00F93F2B">
            <w:r>
              <w:t>9</w:t>
            </w:r>
          </w:p>
        </w:tc>
        <w:tc>
          <w:tcPr>
            <w:tcW w:w="0" w:type="auto"/>
          </w:tcPr>
          <w:p w14:paraId="6131A83D" w14:textId="29D5F365" w:rsidR="00AF6681" w:rsidRDefault="00A23728" w:rsidP="00F93F2B">
            <w:r>
              <w:t>4</w:t>
            </w:r>
          </w:p>
        </w:tc>
        <w:tc>
          <w:tcPr>
            <w:tcW w:w="236" w:type="dxa"/>
            <w:shd w:val="solid" w:color="000000" w:themeColor="text1" w:fill="000000"/>
          </w:tcPr>
          <w:p w14:paraId="49102731" w14:textId="77777777" w:rsidR="00AF6681" w:rsidRDefault="00AF6681" w:rsidP="00F93F2B"/>
        </w:tc>
        <w:tc>
          <w:tcPr>
            <w:tcW w:w="1244" w:type="dxa"/>
          </w:tcPr>
          <w:p w14:paraId="6F861C99" w14:textId="60799A38" w:rsidR="00AF6681" w:rsidRDefault="00AF6681" w:rsidP="00F93F2B">
            <w:r>
              <w:t>19</w:t>
            </w:r>
          </w:p>
        </w:tc>
        <w:tc>
          <w:tcPr>
            <w:tcW w:w="1166" w:type="dxa"/>
          </w:tcPr>
          <w:p w14:paraId="0BBC6662" w14:textId="1ADAD550" w:rsidR="00AF6681" w:rsidRDefault="00A23728" w:rsidP="00F93F2B">
            <w:r>
              <w:t>6</w:t>
            </w:r>
          </w:p>
        </w:tc>
        <w:tc>
          <w:tcPr>
            <w:tcW w:w="0" w:type="auto"/>
            <w:shd w:val="solid" w:color="auto" w:fill="000000"/>
          </w:tcPr>
          <w:p w14:paraId="55B08070" w14:textId="77777777" w:rsidR="00AF6681" w:rsidRDefault="00AF6681" w:rsidP="00F93F2B"/>
        </w:tc>
        <w:tc>
          <w:tcPr>
            <w:tcW w:w="0" w:type="auto"/>
          </w:tcPr>
          <w:p w14:paraId="3EE267BE" w14:textId="600CCB49" w:rsidR="00AF6681" w:rsidRDefault="00AF6681" w:rsidP="00F93F2B">
            <w:r>
              <w:t>29</w:t>
            </w:r>
          </w:p>
        </w:tc>
        <w:tc>
          <w:tcPr>
            <w:tcW w:w="0" w:type="auto"/>
          </w:tcPr>
          <w:p w14:paraId="6F3C236C" w14:textId="1DD2F33F" w:rsidR="00AF6681" w:rsidRDefault="00A23728" w:rsidP="00F93F2B">
            <w:r>
              <w:t>9</w:t>
            </w:r>
          </w:p>
        </w:tc>
      </w:tr>
      <w:tr w:rsidR="00AF6681" w14:paraId="626B478A" w14:textId="77777777" w:rsidTr="00F713A4">
        <w:tc>
          <w:tcPr>
            <w:tcW w:w="0" w:type="auto"/>
          </w:tcPr>
          <w:p w14:paraId="441234E1" w14:textId="28517CA1" w:rsidR="00AF6681" w:rsidRDefault="00AF6681" w:rsidP="00F93F2B">
            <w:r>
              <w:t>10</w:t>
            </w:r>
          </w:p>
        </w:tc>
        <w:tc>
          <w:tcPr>
            <w:tcW w:w="0" w:type="auto"/>
          </w:tcPr>
          <w:p w14:paraId="0983634C" w14:textId="0D7FD0DD" w:rsidR="00AF6681" w:rsidRDefault="00A23728" w:rsidP="00F93F2B">
            <w:r>
              <w:t>4</w:t>
            </w:r>
          </w:p>
        </w:tc>
        <w:tc>
          <w:tcPr>
            <w:tcW w:w="236" w:type="dxa"/>
            <w:shd w:val="solid" w:color="000000" w:themeColor="text1" w:fill="000000"/>
          </w:tcPr>
          <w:p w14:paraId="10851FFF" w14:textId="77777777" w:rsidR="00AF6681" w:rsidRDefault="00AF6681" w:rsidP="00F93F2B"/>
        </w:tc>
        <w:tc>
          <w:tcPr>
            <w:tcW w:w="1244" w:type="dxa"/>
          </w:tcPr>
          <w:p w14:paraId="43EDBF4D" w14:textId="6C5B572E" w:rsidR="00AF6681" w:rsidRDefault="00AF6681" w:rsidP="00F93F2B">
            <w:r>
              <w:t>20</w:t>
            </w:r>
          </w:p>
        </w:tc>
        <w:tc>
          <w:tcPr>
            <w:tcW w:w="1166" w:type="dxa"/>
          </w:tcPr>
          <w:p w14:paraId="5E2934C1" w14:textId="35A2043B" w:rsidR="00AF6681" w:rsidRDefault="00A23728" w:rsidP="00F93F2B">
            <w:r>
              <w:t>6</w:t>
            </w:r>
          </w:p>
        </w:tc>
        <w:tc>
          <w:tcPr>
            <w:tcW w:w="0" w:type="auto"/>
            <w:shd w:val="solid" w:color="auto" w:fill="000000"/>
          </w:tcPr>
          <w:p w14:paraId="6DD9B603" w14:textId="77777777" w:rsidR="00AF6681" w:rsidRDefault="00AF6681" w:rsidP="00F93F2B"/>
        </w:tc>
        <w:tc>
          <w:tcPr>
            <w:tcW w:w="0" w:type="auto"/>
          </w:tcPr>
          <w:p w14:paraId="7BABC7A0" w14:textId="2F5941BC" w:rsidR="00AF6681" w:rsidRDefault="00AF6681" w:rsidP="00F93F2B">
            <w:r>
              <w:t>30</w:t>
            </w:r>
          </w:p>
        </w:tc>
        <w:tc>
          <w:tcPr>
            <w:tcW w:w="0" w:type="auto"/>
          </w:tcPr>
          <w:p w14:paraId="5428927D" w14:textId="574BB840" w:rsidR="00AF6681" w:rsidRDefault="00A23728" w:rsidP="00F93F2B">
            <w:r>
              <w:t>9</w:t>
            </w:r>
          </w:p>
        </w:tc>
      </w:tr>
    </w:tbl>
    <w:p w14:paraId="0452F7C3" w14:textId="77777777" w:rsidR="00201AA2" w:rsidRDefault="00201AA2" w:rsidP="00F93F2B"/>
    <w:p w14:paraId="38B76092" w14:textId="77777777" w:rsidR="00384D17" w:rsidRDefault="00384D17" w:rsidP="00F93F2B"/>
    <w:p w14:paraId="53A64C4E" w14:textId="77777777" w:rsidR="00060EA6" w:rsidRDefault="00060EA6" w:rsidP="00F93F2B"/>
    <w:tbl>
      <w:tblPr>
        <w:tblStyle w:val="TableGrid"/>
        <w:tblW w:w="0" w:type="auto"/>
        <w:tblLook w:val="04A0" w:firstRow="1" w:lastRow="0" w:firstColumn="1" w:lastColumn="0" w:noHBand="0" w:noVBand="1"/>
      </w:tblPr>
      <w:tblGrid>
        <w:gridCol w:w="1297"/>
        <w:gridCol w:w="1219"/>
        <w:gridCol w:w="222"/>
        <w:gridCol w:w="1244"/>
        <w:gridCol w:w="1166"/>
        <w:gridCol w:w="222"/>
        <w:gridCol w:w="1297"/>
        <w:gridCol w:w="1219"/>
      </w:tblGrid>
      <w:tr w:rsidR="00A23728" w14:paraId="122DDE38" w14:textId="77777777" w:rsidTr="00B24C66">
        <w:tc>
          <w:tcPr>
            <w:tcW w:w="0" w:type="auto"/>
          </w:tcPr>
          <w:p w14:paraId="20ACA8A4" w14:textId="4F6FABA1" w:rsidR="00A23728" w:rsidRDefault="00A23728" w:rsidP="001E3FE4">
            <w:r>
              <w:t># Enrolled</w:t>
            </w:r>
          </w:p>
        </w:tc>
        <w:tc>
          <w:tcPr>
            <w:tcW w:w="0" w:type="auto"/>
          </w:tcPr>
          <w:p w14:paraId="1ACE5F2B" w14:textId="0A181463" w:rsidR="00A23728" w:rsidRDefault="00A23728" w:rsidP="001E3FE4">
            <w:r>
              <w:t># TRSAEs</w:t>
            </w:r>
          </w:p>
        </w:tc>
        <w:tc>
          <w:tcPr>
            <w:tcW w:w="0" w:type="auto"/>
            <w:shd w:val="solid" w:color="auto" w:fill="000000"/>
          </w:tcPr>
          <w:p w14:paraId="7A25A1F3" w14:textId="77777777" w:rsidR="00A23728" w:rsidRDefault="00A23728" w:rsidP="001E3FE4"/>
        </w:tc>
        <w:tc>
          <w:tcPr>
            <w:tcW w:w="0" w:type="auto"/>
          </w:tcPr>
          <w:p w14:paraId="10C2E35D" w14:textId="58D2C5B9" w:rsidR="00A23728" w:rsidRDefault="00A23728" w:rsidP="001E3FE4">
            <w:r>
              <w:t>#Enrolled</w:t>
            </w:r>
          </w:p>
        </w:tc>
        <w:tc>
          <w:tcPr>
            <w:tcW w:w="0" w:type="auto"/>
          </w:tcPr>
          <w:p w14:paraId="1F991278" w14:textId="28F8270B" w:rsidR="00A23728" w:rsidRDefault="00A23728" w:rsidP="001E3FE4">
            <w:r>
              <w:t>#TRSAEs</w:t>
            </w:r>
          </w:p>
        </w:tc>
        <w:tc>
          <w:tcPr>
            <w:tcW w:w="0" w:type="auto"/>
            <w:shd w:val="solid" w:color="auto" w:fill="000000"/>
          </w:tcPr>
          <w:p w14:paraId="4E665B76" w14:textId="77777777" w:rsidR="00A23728" w:rsidRDefault="00A23728" w:rsidP="001E3FE4"/>
        </w:tc>
        <w:tc>
          <w:tcPr>
            <w:tcW w:w="0" w:type="auto"/>
          </w:tcPr>
          <w:p w14:paraId="47CF9DDA" w14:textId="52FEACDB" w:rsidR="00A23728" w:rsidRDefault="00A23728" w:rsidP="001E3FE4">
            <w:r>
              <w:t># Enrolled</w:t>
            </w:r>
          </w:p>
        </w:tc>
        <w:tc>
          <w:tcPr>
            <w:tcW w:w="0" w:type="auto"/>
          </w:tcPr>
          <w:p w14:paraId="02E781D3" w14:textId="0F3A41ED" w:rsidR="00A23728" w:rsidRDefault="00A23728" w:rsidP="001E3FE4">
            <w:r>
              <w:t># TRSAEs</w:t>
            </w:r>
          </w:p>
        </w:tc>
      </w:tr>
      <w:tr w:rsidR="00A23728" w14:paraId="76AD31C7" w14:textId="77777777" w:rsidTr="00B24C66">
        <w:tc>
          <w:tcPr>
            <w:tcW w:w="0" w:type="auto"/>
          </w:tcPr>
          <w:p w14:paraId="04B2B325" w14:textId="77777777" w:rsidR="00A23728" w:rsidRDefault="00A23728" w:rsidP="001E3FE4">
            <w:r>
              <w:t>31</w:t>
            </w:r>
          </w:p>
        </w:tc>
        <w:tc>
          <w:tcPr>
            <w:tcW w:w="0" w:type="auto"/>
          </w:tcPr>
          <w:p w14:paraId="568F5564" w14:textId="75BAAFC3" w:rsidR="00A23728" w:rsidRDefault="00060EA6" w:rsidP="001E3FE4">
            <w:r>
              <w:t>9</w:t>
            </w:r>
          </w:p>
        </w:tc>
        <w:tc>
          <w:tcPr>
            <w:tcW w:w="0" w:type="auto"/>
            <w:shd w:val="solid" w:color="auto" w:fill="000000"/>
          </w:tcPr>
          <w:p w14:paraId="53CBAF56" w14:textId="77777777" w:rsidR="00A23728" w:rsidRDefault="00A23728" w:rsidP="001E3FE4"/>
        </w:tc>
        <w:tc>
          <w:tcPr>
            <w:tcW w:w="0" w:type="auto"/>
          </w:tcPr>
          <w:p w14:paraId="48125BD8" w14:textId="77777777" w:rsidR="00A23728" w:rsidRDefault="00A23728" w:rsidP="001E3FE4">
            <w:r>
              <w:t>41</w:t>
            </w:r>
          </w:p>
        </w:tc>
        <w:tc>
          <w:tcPr>
            <w:tcW w:w="0" w:type="auto"/>
          </w:tcPr>
          <w:p w14:paraId="035A5300" w14:textId="2AB6ABA3" w:rsidR="00A23728" w:rsidRDefault="00A23728" w:rsidP="001E3FE4">
            <w:r>
              <w:t>12</w:t>
            </w:r>
          </w:p>
        </w:tc>
        <w:tc>
          <w:tcPr>
            <w:tcW w:w="0" w:type="auto"/>
            <w:shd w:val="solid" w:color="auto" w:fill="000000"/>
          </w:tcPr>
          <w:p w14:paraId="3B2EDF32" w14:textId="77777777" w:rsidR="00A23728" w:rsidRDefault="00A23728" w:rsidP="001E3FE4"/>
        </w:tc>
        <w:tc>
          <w:tcPr>
            <w:tcW w:w="0" w:type="auto"/>
          </w:tcPr>
          <w:p w14:paraId="103563D9" w14:textId="77777777" w:rsidR="00A23728" w:rsidRDefault="00A23728" w:rsidP="001E3FE4">
            <w:r>
              <w:t>51</w:t>
            </w:r>
          </w:p>
        </w:tc>
        <w:tc>
          <w:tcPr>
            <w:tcW w:w="0" w:type="auto"/>
          </w:tcPr>
          <w:p w14:paraId="6B4437C6" w14:textId="30D75C95" w:rsidR="00A23728" w:rsidRDefault="00A23728" w:rsidP="001E3FE4">
            <w:r>
              <w:t>14</w:t>
            </w:r>
          </w:p>
        </w:tc>
      </w:tr>
      <w:tr w:rsidR="00A23728" w14:paraId="453601AF" w14:textId="77777777" w:rsidTr="00B24C66">
        <w:tc>
          <w:tcPr>
            <w:tcW w:w="0" w:type="auto"/>
          </w:tcPr>
          <w:p w14:paraId="6D5B9DC5" w14:textId="77777777" w:rsidR="00A23728" w:rsidRDefault="00A23728" w:rsidP="001E3FE4">
            <w:r>
              <w:t>32</w:t>
            </w:r>
          </w:p>
        </w:tc>
        <w:tc>
          <w:tcPr>
            <w:tcW w:w="0" w:type="auto"/>
          </w:tcPr>
          <w:p w14:paraId="6EC07FC8" w14:textId="43A5226C" w:rsidR="00A23728" w:rsidRDefault="00A23728" w:rsidP="001E3FE4">
            <w:r>
              <w:t>9</w:t>
            </w:r>
          </w:p>
        </w:tc>
        <w:tc>
          <w:tcPr>
            <w:tcW w:w="0" w:type="auto"/>
            <w:shd w:val="solid" w:color="auto" w:fill="000000"/>
          </w:tcPr>
          <w:p w14:paraId="69F3072D" w14:textId="77777777" w:rsidR="00A23728" w:rsidRDefault="00A23728" w:rsidP="001E3FE4"/>
        </w:tc>
        <w:tc>
          <w:tcPr>
            <w:tcW w:w="0" w:type="auto"/>
          </w:tcPr>
          <w:p w14:paraId="2B673C5D" w14:textId="77777777" w:rsidR="00A23728" w:rsidRDefault="00A23728" w:rsidP="001E3FE4">
            <w:r>
              <w:t>42</w:t>
            </w:r>
          </w:p>
        </w:tc>
        <w:tc>
          <w:tcPr>
            <w:tcW w:w="0" w:type="auto"/>
          </w:tcPr>
          <w:p w14:paraId="32838EA8" w14:textId="3CE35FE9" w:rsidR="00A23728" w:rsidRDefault="00A23728" w:rsidP="001E3FE4">
            <w:r>
              <w:t>12</w:t>
            </w:r>
          </w:p>
        </w:tc>
        <w:tc>
          <w:tcPr>
            <w:tcW w:w="0" w:type="auto"/>
            <w:shd w:val="solid" w:color="auto" w:fill="000000"/>
          </w:tcPr>
          <w:p w14:paraId="7C0498D2" w14:textId="77777777" w:rsidR="00A23728" w:rsidRDefault="00A23728" w:rsidP="001E3FE4"/>
        </w:tc>
        <w:tc>
          <w:tcPr>
            <w:tcW w:w="0" w:type="auto"/>
          </w:tcPr>
          <w:p w14:paraId="5767AFAB" w14:textId="77777777" w:rsidR="00A23728" w:rsidRDefault="00A23728" w:rsidP="001E3FE4">
            <w:r>
              <w:t>52</w:t>
            </w:r>
          </w:p>
        </w:tc>
        <w:tc>
          <w:tcPr>
            <w:tcW w:w="0" w:type="auto"/>
          </w:tcPr>
          <w:p w14:paraId="3FCB04DE" w14:textId="7B40C39F" w:rsidR="00A23728" w:rsidRDefault="00A23728" w:rsidP="001E3FE4">
            <w:r>
              <w:t>14</w:t>
            </w:r>
          </w:p>
        </w:tc>
      </w:tr>
      <w:tr w:rsidR="00A23728" w14:paraId="1AEF3F2C" w14:textId="77777777" w:rsidTr="00B24C66">
        <w:tc>
          <w:tcPr>
            <w:tcW w:w="0" w:type="auto"/>
          </w:tcPr>
          <w:p w14:paraId="43EB62DA" w14:textId="77777777" w:rsidR="00A23728" w:rsidRDefault="00A23728" w:rsidP="001E3FE4">
            <w:r>
              <w:t>33</w:t>
            </w:r>
          </w:p>
        </w:tc>
        <w:tc>
          <w:tcPr>
            <w:tcW w:w="0" w:type="auto"/>
          </w:tcPr>
          <w:p w14:paraId="383C1B97" w14:textId="67D72229" w:rsidR="00A23728" w:rsidRDefault="00A23728" w:rsidP="001E3FE4">
            <w:r>
              <w:t>10</w:t>
            </w:r>
          </w:p>
        </w:tc>
        <w:tc>
          <w:tcPr>
            <w:tcW w:w="0" w:type="auto"/>
            <w:shd w:val="solid" w:color="auto" w:fill="000000"/>
          </w:tcPr>
          <w:p w14:paraId="74FB33E3" w14:textId="77777777" w:rsidR="00A23728" w:rsidRDefault="00A23728" w:rsidP="001E3FE4"/>
        </w:tc>
        <w:tc>
          <w:tcPr>
            <w:tcW w:w="0" w:type="auto"/>
          </w:tcPr>
          <w:p w14:paraId="640288F8" w14:textId="77777777" w:rsidR="00A23728" w:rsidRDefault="00A23728" w:rsidP="001E3FE4">
            <w:r>
              <w:t>43</w:t>
            </w:r>
          </w:p>
        </w:tc>
        <w:tc>
          <w:tcPr>
            <w:tcW w:w="0" w:type="auto"/>
          </w:tcPr>
          <w:p w14:paraId="504D7586" w14:textId="5CF691DC" w:rsidR="00A23728" w:rsidRDefault="00A23728" w:rsidP="001E3FE4">
            <w:r>
              <w:t>12</w:t>
            </w:r>
          </w:p>
        </w:tc>
        <w:tc>
          <w:tcPr>
            <w:tcW w:w="0" w:type="auto"/>
            <w:shd w:val="solid" w:color="auto" w:fill="000000"/>
          </w:tcPr>
          <w:p w14:paraId="46A270F1" w14:textId="77777777" w:rsidR="00A23728" w:rsidRDefault="00A23728" w:rsidP="001E3FE4"/>
        </w:tc>
        <w:tc>
          <w:tcPr>
            <w:tcW w:w="0" w:type="auto"/>
          </w:tcPr>
          <w:p w14:paraId="60D3B088" w14:textId="77777777" w:rsidR="00A23728" w:rsidRDefault="00A23728" w:rsidP="001E3FE4">
            <w:r>
              <w:t>53</w:t>
            </w:r>
          </w:p>
        </w:tc>
        <w:tc>
          <w:tcPr>
            <w:tcW w:w="0" w:type="auto"/>
          </w:tcPr>
          <w:p w14:paraId="34282939" w14:textId="7CFBBD1C" w:rsidR="00A23728" w:rsidRDefault="00A23728" w:rsidP="001E3FE4">
            <w:r>
              <w:t>15</w:t>
            </w:r>
          </w:p>
        </w:tc>
      </w:tr>
      <w:tr w:rsidR="00A23728" w14:paraId="6B9DA29E" w14:textId="77777777" w:rsidTr="00B24C66">
        <w:tc>
          <w:tcPr>
            <w:tcW w:w="0" w:type="auto"/>
          </w:tcPr>
          <w:p w14:paraId="675733DA" w14:textId="77777777" w:rsidR="00A23728" w:rsidRDefault="00A23728" w:rsidP="001E3FE4">
            <w:r>
              <w:t>34</w:t>
            </w:r>
          </w:p>
        </w:tc>
        <w:tc>
          <w:tcPr>
            <w:tcW w:w="0" w:type="auto"/>
          </w:tcPr>
          <w:p w14:paraId="176D2D3B" w14:textId="49ADA5A2" w:rsidR="00A23728" w:rsidRDefault="00A23728" w:rsidP="001E3FE4">
            <w:r>
              <w:t>10</w:t>
            </w:r>
          </w:p>
        </w:tc>
        <w:tc>
          <w:tcPr>
            <w:tcW w:w="0" w:type="auto"/>
            <w:shd w:val="solid" w:color="auto" w:fill="000000"/>
          </w:tcPr>
          <w:p w14:paraId="526CEDA6" w14:textId="77777777" w:rsidR="00A23728" w:rsidRDefault="00A23728" w:rsidP="001E3FE4"/>
        </w:tc>
        <w:tc>
          <w:tcPr>
            <w:tcW w:w="0" w:type="auto"/>
          </w:tcPr>
          <w:p w14:paraId="37E5E281" w14:textId="77777777" w:rsidR="00A23728" w:rsidRDefault="00A23728" w:rsidP="001E3FE4">
            <w:r>
              <w:t>44</w:t>
            </w:r>
          </w:p>
        </w:tc>
        <w:tc>
          <w:tcPr>
            <w:tcW w:w="0" w:type="auto"/>
          </w:tcPr>
          <w:p w14:paraId="092F499B" w14:textId="7A467E3C" w:rsidR="00A23728" w:rsidRDefault="00A23728" w:rsidP="001E3FE4">
            <w:r>
              <w:t>12</w:t>
            </w:r>
          </w:p>
        </w:tc>
        <w:tc>
          <w:tcPr>
            <w:tcW w:w="0" w:type="auto"/>
            <w:shd w:val="solid" w:color="auto" w:fill="000000"/>
          </w:tcPr>
          <w:p w14:paraId="76277182" w14:textId="77777777" w:rsidR="00A23728" w:rsidRDefault="00A23728" w:rsidP="001E3FE4"/>
        </w:tc>
        <w:tc>
          <w:tcPr>
            <w:tcW w:w="0" w:type="auto"/>
          </w:tcPr>
          <w:p w14:paraId="623A7CE3" w14:textId="77777777" w:rsidR="00A23728" w:rsidRDefault="00A23728" w:rsidP="001E3FE4">
            <w:r>
              <w:t>54</w:t>
            </w:r>
          </w:p>
        </w:tc>
        <w:tc>
          <w:tcPr>
            <w:tcW w:w="0" w:type="auto"/>
          </w:tcPr>
          <w:p w14:paraId="78D6099F" w14:textId="08F27529" w:rsidR="00A23728" w:rsidRDefault="00A23728" w:rsidP="001E3FE4">
            <w:r>
              <w:t>15</w:t>
            </w:r>
          </w:p>
        </w:tc>
      </w:tr>
      <w:tr w:rsidR="00A23728" w14:paraId="5593AB05" w14:textId="77777777" w:rsidTr="00B24C66">
        <w:tc>
          <w:tcPr>
            <w:tcW w:w="0" w:type="auto"/>
          </w:tcPr>
          <w:p w14:paraId="1974662F" w14:textId="77777777" w:rsidR="00A23728" w:rsidRDefault="00A23728" w:rsidP="001E3FE4">
            <w:r>
              <w:t>35</w:t>
            </w:r>
          </w:p>
        </w:tc>
        <w:tc>
          <w:tcPr>
            <w:tcW w:w="0" w:type="auto"/>
          </w:tcPr>
          <w:p w14:paraId="2180EA60" w14:textId="29897998" w:rsidR="00A23728" w:rsidRDefault="00A23728" w:rsidP="001E3FE4">
            <w:r>
              <w:t>10</w:t>
            </w:r>
          </w:p>
        </w:tc>
        <w:tc>
          <w:tcPr>
            <w:tcW w:w="0" w:type="auto"/>
            <w:shd w:val="solid" w:color="auto" w:fill="000000"/>
          </w:tcPr>
          <w:p w14:paraId="69AC1B6C" w14:textId="77777777" w:rsidR="00A23728" w:rsidRDefault="00A23728" w:rsidP="001E3FE4"/>
        </w:tc>
        <w:tc>
          <w:tcPr>
            <w:tcW w:w="0" w:type="auto"/>
          </w:tcPr>
          <w:p w14:paraId="0AA4E112" w14:textId="77777777" w:rsidR="00A23728" w:rsidRDefault="00A23728" w:rsidP="001E3FE4">
            <w:r>
              <w:t>45</w:t>
            </w:r>
          </w:p>
        </w:tc>
        <w:tc>
          <w:tcPr>
            <w:tcW w:w="0" w:type="auto"/>
          </w:tcPr>
          <w:p w14:paraId="725B130D" w14:textId="69C0757E" w:rsidR="00A23728" w:rsidRDefault="00A23728" w:rsidP="001E3FE4">
            <w:r>
              <w:t>13</w:t>
            </w:r>
          </w:p>
        </w:tc>
        <w:tc>
          <w:tcPr>
            <w:tcW w:w="0" w:type="auto"/>
            <w:shd w:val="solid" w:color="auto" w:fill="000000"/>
          </w:tcPr>
          <w:p w14:paraId="2AF6DDAC" w14:textId="77777777" w:rsidR="00A23728" w:rsidRDefault="00A23728" w:rsidP="001E3FE4"/>
        </w:tc>
        <w:tc>
          <w:tcPr>
            <w:tcW w:w="0" w:type="auto"/>
          </w:tcPr>
          <w:p w14:paraId="5BA2E460" w14:textId="77777777" w:rsidR="00A23728" w:rsidRDefault="00A23728" w:rsidP="001E3FE4">
            <w:r>
              <w:t>55</w:t>
            </w:r>
          </w:p>
        </w:tc>
        <w:tc>
          <w:tcPr>
            <w:tcW w:w="0" w:type="auto"/>
          </w:tcPr>
          <w:p w14:paraId="13202F5D" w14:textId="58855E3D" w:rsidR="00A23728" w:rsidRDefault="00A23728" w:rsidP="001E3FE4">
            <w:r>
              <w:t>15</w:t>
            </w:r>
          </w:p>
        </w:tc>
      </w:tr>
      <w:tr w:rsidR="00A23728" w14:paraId="074C0876" w14:textId="77777777" w:rsidTr="00B24C66">
        <w:tc>
          <w:tcPr>
            <w:tcW w:w="0" w:type="auto"/>
          </w:tcPr>
          <w:p w14:paraId="1D14B729" w14:textId="77777777" w:rsidR="00A23728" w:rsidRDefault="00A23728" w:rsidP="001E3FE4">
            <w:r>
              <w:t>36</w:t>
            </w:r>
          </w:p>
        </w:tc>
        <w:tc>
          <w:tcPr>
            <w:tcW w:w="0" w:type="auto"/>
          </w:tcPr>
          <w:p w14:paraId="3EC3594A" w14:textId="1A3B967C" w:rsidR="00A23728" w:rsidRDefault="00A23728" w:rsidP="001E3FE4">
            <w:r>
              <w:t>10</w:t>
            </w:r>
          </w:p>
        </w:tc>
        <w:tc>
          <w:tcPr>
            <w:tcW w:w="0" w:type="auto"/>
            <w:shd w:val="solid" w:color="auto" w:fill="000000"/>
          </w:tcPr>
          <w:p w14:paraId="67454AF7" w14:textId="77777777" w:rsidR="00A23728" w:rsidRDefault="00A23728" w:rsidP="001E3FE4"/>
        </w:tc>
        <w:tc>
          <w:tcPr>
            <w:tcW w:w="0" w:type="auto"/>
          </w:tcPr>
          <w:p w14:paraId="6859D2D3" w14:textId="77777777" w:rsidR="00A23728" w:rsidRDefault="00A23728" w:rsidP="001E3FE4">
            <w:r>
              <w:t>46</w:t>
            </w:r>
          </w:p>
        </w:tc>
        <w:tc>
          <w:tcPr>
            <w:tcW w:w="0" w:type="auto"/>
          </w:tcPr>
          <w:p w14:paraId="58F9D479" w14:textId="17685903" w:rsidR="00A23728" w:rsidRDefault="00A23728" w:rsidP="001E3FE4">
            <w:r>
              <w:t>13</w:t>
            </w:r>
          </w:p>
        </w:tc>
        <w:tc>
          <w:tcPr>
            <w:tcW w:w="0" w:type="auto"/>
            <w:shd w:val="solid" w:color="auto" w:fill="000000"/>
          </w:tcPr>
          <w:p w14:paraId="03590E69" w14:textId="77777777" w:rsidR="00A23728" w:rsidRDefault="00A23728" w:rsidP="001E3FE4"/>
        </w:tc>
        <w:tc>
          <w:tcPr>
            <w:tcW w:w="0" w:type="auto"/>
          </w:tcPr>
          <w:p w14:paraId="0A8A8D91" w14:textId="77777777" w:rsidR="00A23728" w:rsidRDefault="00A23728" w:rsidP="001E3FE4">
            <w:r>
              <w:t>56</w:t>
            </w:r>
          </w:p>
        </w:tc>
        <w:tc>
          <w:tcPr>
            <w:tcW w:w="0" w:type="auto"/>
          </w:tcPr>
          <w:p w14:paraId="0065A8BB" w14:textId="43FC9BEA" w:rsidR="00A23728" w:rsidRDefault="00060EA6" w:rsidP="001E3FE4">
            <w:r>
              <w:t>15</w:t>
            </w:r>
          </w:p>
        </w:tc>
      </w:tr>
      <w:tr w:rsidR="00A23728" w14:paraId="472066EC" w14:textId="77777777" w:rsidTr="00B24C66">
        <w:tc>
          <w:tcPr>
            <w:tcW w:w="0" w:type="auto"/>
          </w:tcPr>
          <w:p w14:paraId="0AED4028" w14:textId="77777777" w:rsidR="00A23728" w:rsidRDefault="00A23728" w:rsidP="001E3FE4">
            <w:r>
              <w:t>37</w:t>
            </w:r>
          </w:p>
        </w:tc>
        <w:tc>
          <w:tcPr>
            <w:tcW w:w="0" w:type="auto"/>
          </w:tcPr>
          <w:p w14:paraId="4AC2F53B" w14:textId="2B8851B1" w:rsidR="00A23728" w:rsidRDefault="00A23728" w:rsidP="001E3FE4">
            <w:r>
              <w:t>11</w:t>
            </w:r>
          </w:p>
        </w:tc>
        <w:tc>
          <w:tcPr>
            <w:tcW w:w="0" w:type="auto"/>
            <w:shd w:val="solid" w:color="auto" w:fill="000000"/>
          </w:tcPr>
          <w:p w14:paraId="3446A2D7" w14:textId="77777777" w:rsidR="00A23728" w:rsidRDefault="00A23728" w:rsidP="001E3FE4"/>
        </w:tc>
        <w:tc>
          <w:tcPr>
            <w:tcW w:w="0" w:type="auto"/>
          </w:tcPr>
          <w:p w14:paraId="14E1D3BF" w14:textId="77777777" w:rsidR="00A23728" w:rsidRDefault="00A23728" w:rsidP="001E3FE4">
            <w:r>
              <w:t>47</w:t>
            </w:r>
          </w:p>
        </w:tc>
        <w:tc>
          <w:tcPr>
            <w:tcW w:w="0" w:type="auto"/>
          </w:tcPr>
          <w:p w14:paraId="3684FE5C" w14:textId="192B93B2" w:rsidR="00A23728" w:rsidRDefault="00A23728" w:rsidP="001E3FE4">
            <w:r>
              <w:t>13</w:t>
            </w:r>
          </w:p>
        </w:tc>
        <w:tc>
          <w:tcPr>
            <w:tcW w:w="0" w:type="auto"/>
            <w:shd w:val="solid" w:color="auto" w:fill="000000"/>
          </w:tcPr>
          <w:p w14:paraId="271EDD33" w14:textId="77777777" w:rsidR="00A23728" w:rsidRDefault="00A23728" w:rsidP="001E3FE4"/>
        </w:tc>
        <w:tc>
          <w:tcPr>
            <w:tcW w:w="0" w:type="auto"/>
          </w:tcPr>
          <w:p w14:paraId="6618B5D5" w14:textId="77777777" w:rsidR="00A23728" w:rsidRDefault="00A23728" w:rsidP="001E3FE4">
            <w:r>
              <w:t>57</w:t>
            </w:r>
          </w:p>
        </w:tc>
        <w:tc>
          <w:tcPr>
            <w:tcW w:w="0" w:type="auto"/>
          </w:tcPr>
          <w:p w14:paraId="5D049115" w14:textId="64227764" w:rsidR="00A23728" w:rsidRDefault="00060EA6" w:rsidP="001E3FE4">
            <w:r>
              <w:t>16</w:t>
            </w:r>
          </w:p>
        </w:tc>
      </w:tr>
      <w:tr w:rsidR="00A23728" w14:paraId="40AB8BF5" w14:textId="77777777" w:rsidTr="00B24C66">
        <w:tc>
          <w:tcPr>
            <w:tcW w:w="0" w:type="auto"/>
          </w:tcPr>
          <w:p w14:paraId="41193C48" w14:textId="77777777" w:rsidR="00A23728" w:rsidRDefault="00A23728" w:rsidP="001E3FE4">
            <w:r>
              <w:t>38</w:t>
            </w:r>
          </w:p>
        </w:tc>
        <w:tc>
          <w:tcPr>
            <w:tcW w:w="0" w:type="auto"/>
          </w:tcPr>
          <w:p w14:paraId="002A7A1D" w14:textId="223F38C9" w:rsidR="00A23728" w:rsidRDefault="00A23728" w:rsidP="001E3FE4">
            <w:r>
              <w:t>11</w:t>
            </w:r>
          </w:p>
        </w:tc>
        <w:tc>
          <w:tcPr>
            <w:tcW w:w="0" w:type="auto"/>
            <w:shd w:val="solid" w:color="auto" w:fill="000000"/>
          </w:tcPr>
          <w:p w14:paraId="789B69D9" w14:textId="77777777" w:rsidR="00A23728" w:rsidRDefault="00A23728" w:rsidP="001E3FE4"/>
        </w:tc>
        <w:tc>
          <w:tcPr>
            <w:tcW w:w="0" w:type="auto"/>
          </w:tcPr>
          <w:p w14:paraId="7D389654" w14:textId="77777777" w:rsidR="00A23728" w:rsidRDefault="00A23728" w:rsidP="001E3FE4">
            <w:r>
              <w:t>48</w:t>
            </w:r>
          </w:p>
        </w:tc>
        <w:tc>
          <w:tcPr>
            <w:tcW w:w="0" w:type="auto"/>
          </w:tcPr>
          <w:p w14:paraId="7EEBFD56" w14:textId="37CDD1B5" w:rsidR="00A23728" w:rsidRDefault="00A23728" w:rsidP="001E3FE4">
            <w:r>
              <w:t>13</w:t>
            </w:r>
          </w:p>
        </w:tc>
        <w:tc>
          <w:tcPr>
            <w:tcW w:w="0" w:type="auto"/>
            <w:shd w:val="solid" w:color="auto" w:fill="000000"/>
          </w:tcPr>
          <w:p w14:paraId="3E62D0F1" w14:textId="77777777" w:rsidR="00A23728" w:rsidRDefault="00A23728" w:rsidP="001E3FE4"/>
        </w:tc>
        <w:tc>
          <w:tcPr>
            <w:tcW w:w="0" w:type="auto"/>
          </w:tcPr>
          <w:p w14:paraId="6FF67B66" w14:textId="77777777" w:rsidR="00A23728" w:rsidRDefault="00A23728" w:rsidP="001E3FE4">
            <w:r>
              <w:t>58</w:t>
            </w:r>
          </w:p>
        </w:tc>
        <w:tc>
          <w:tcPr>
            <w:tcW w:w="0" w:type="auto"/>
          </w:tcPr>
          <w:p w14:paraId="5DE8EDB1" w14:textId="184F8B32" w:rsidR="00A23728" w:rsidRDefault="00060EA6" w:rsidP="001E3FE4">
            <w:r>
              <w:t>16</w:t>
            </w:r>
          </w:p>
        </w:tc>
      </w:tr>
      <w:tr w:rsidR="00A23728" w14:paraId="43ABE9B2" w14:textId="77777777" w:rsidTr="00B24C66">
        <w:tc>
          <w:tcPr>
            <w:tcW w:w="0" w:type="auto"/>
          </w:tcPr>
          <w:p w14:paraId="1025170A" w14:textId="77777777" w:rsidR="00A23728" w:rsidRDefault="00A23728" w:rsidP="001E3FE4">
            <w:r>
              <w:t>39</w:t>
            </w:r>
          </w:p>
        </w:tc>
        <w:tc>
          <w:tcPr>
            <w:tcW w:w="0" w:type="auto"/>
          </w:tcPr>
          <w:p w14:paraId="79F196B9" w14:textId="0E32746F" w:rsidR="00A23728" w:rsidRDefault="00A23728" w:rsidP="001E3FE4">
            <w:r>
              <w:t>11</w:t>
            </w:r>
          </w:p>
        </w:tc>
        <w:tc>
          <w:tcPr>
            <w:tcW w:w="0" w:type="auto"/>
            <w:shd w:val="solid" w:color="auto" w:fill="000000"/>
          </w:tcPr>
          <w:p w14:paraId="44302AF9" w14:textId="77777777" w:rsidR="00A23728" w:rsidRDefault="00A23728" w:rsidP="001E3FE4"/>
        </w:tc>
        <w:tc>
          <w:tcPr>
            <w:tcW w:w="0" w:type="auto"/>
          </w:tcPr>
          <w:p w14:paraId="06ED5E5D" w14:textId="77777777" w:rsidR="00A23728" w:rsidRDefault="00A23728" w:rsidP="001E3FE4">
            <w:r>
              <w:t>49</w:t>
            </w:r>
          </w:p>
        </w:tc>
        <w:tc>
          <w:tcPr>
            <w:tcW w:w="0" w:type="auto"/>
          </w:tcPr>
          <w:p w14:paraId="5B49C956" w14:textId="63F028A3" w:rsidR="00A23728" w:rsidRDefault="00A23728" w:rsidP="001E3FE4">
            <w:r>
              <w:t>14</w:t>
            </w:r>
          </w:p>
        </w:tc>
        <w:tc>
          <w:tcPr>
            <w:tcW w:w="0" w:type="auto"/>
            <w:shd w:val="solid" w:color="auto" w:fill="000000"/>
          </w:tcPr>
          <w:p w14:paraId="38BDC0E2" w14:textId="77777777" w:rsidR="00A23728" w:rsidRDefault="00A23728" w:rsidP="001E3FE4"/>
        </w:tc>
        <w:tc>
          <w:tcPr>
            <w:tcW w:w="0" w:type="auto"/>
          </w:tcPr>
          <w:p w14:paraId="629D735E" w14:textId="77777777" w:rsidR="00A23728" w:rsidRDefault="00A23728" w:rsidP="001E3FE4">
            <w:r>
              <w:t>59</w:t>
            </w:r>
          </w:p>
        </w:tc>
        <w:tc>
          <w:tcPr>
            <w:tcW w:w="0" w:type="auto"/>
          </w:tcPr>
          <w:p w14:paraId="4D5FD21C" w14:textId="07553798" w:rsidR="00A23728" w:rsidRDefault="00060EA6" w:rsidP="001E3FE4">
            <w:r>
              <w:t>16</w:t>
            </w:r>
          </w:p>
        </w:tc>
      </w:tr>
      <w:tr w:rsidR="00A23728" w14:paraId="5698AA4E" w14:textId="77777777" w:rsidTr="00B24C66">
        <w:tc>
          <w:tcPr>
            <w:tcW w:w="0" w:type="auto"/>
          </w:tcPr>
          <w:p w14:paraId="35312F66" w14:textId="77777777" w:rsidR="00A23728" w:rsidRDefault="00A23728" w:rsidP="001E3FE4">
            <w:r>
              <w:t>40</w:t>
            </w:r>
          </w:p>
        </w:tc>
        <w:tc>
          <w:tcPr>
            <w:tcW w:w="0" w:type="auto"/>
          </w:tcPr>
          <w:p w14:paraId="3AF43ED0" w14:textId="21F64EF6" w:rsidR="00A23728" w:rsidRDefault="00A23728" w:rsidP="001E3FE4">
            <w:r>
              <w:t>11</w:t>
            </w:r>
          </w:p>
        </w:tc>
        <w:tc>
          <w:tcPr>
            <w:tcW w:w="0" w:type="auto"/>
            <w:shd w:val="solid" w:color="auto" w:fill="000000"/>
          </w:tcPr>
          <w:p w14:paraId="471A7479" w14:textId="77777777" w:rsidR="00A23728" w:rsidRDefault="00A23728" w:rsidP="001E3FE4"/>
        </w:tc>
        <w:tc>
          <w:tcPr>
            <w:tcW w:w="0" w:type="auto"/>
          </w:tcPr>
          <w:p w14:paraId="5CF327A9" w14:textId="77777777" w:rsidR="00A23728" w:rsidRDefault="00A23728" w:rsidP="001E3FE4">
            <w:r>
              <w:t>50</w:t>
            </w:r>
          </w:p>
        </w:tc>
        <w:tc>
          <w:tcPr>
            <w:tcW w:w="0" w:type="auto"/>
          </w:tcPr>
          <w:p w14:paraId="77457933" w14:textId="07B3F340" w:rsidR="00A23728" w:rsidRDefault="00A23728" w:rsidP="001E3FE4">
            <w:r>
              <w:t>14</w:t>
            </w:r>
          </w:p>
        </w:tc>
        <w:tc>
          <w:tcPr>
            <w:tcW w:w="0" w:type="auto"/>
            <w:shd w:val="solid" w:color="auto" w:fill="000000"/>
          </w:tcPr>
          <w:p w14:paraId="3F478E91" w14:textId="77777777" w:rsidR="00A23728" w:rsidRDefault="00A23728" w:rsidP="001E3FE4"/>
        </w:tc>
        <w:tc>
          <w:tcPr>
            <w:tcW w:w="0" w:type="auto"/>
          </w:tcPr>
          <w:p w14:paraId="37352007" w14:textId="77777777" w:rsidR="00A23728" w:rsidRDefault="00A23728" w:rsidP="001E3FE4">
            <w:r>
              <w:t>60</w:t>
            </w:r>
          </w:p>
        </w:tc>
        <w:tc>
          <w:tcPr>
            <w:tcW w:w="0" w:type="auto"/>
          </w:tcPr>
          <w:p w14:paraId="0C1A6DBC" w14:textId="386BA9DF" w:rsidR="00A23728" w:rsidRDefault="00060EA6" w:rsidP="001E3FE4">
            <w:r>
              <w:t>16</w:t>
            </w:r>
          </w:p>
        </w:tc>
      </w:tr>
    </w:tbl>
    <w:p w14:paraId="5ABE0FCF" w14:textId="77777777" w:rsidR="008A3E66" w:rsidRDefault="008A3E66" w:rsidP="00F93F2B"/>
    <w:p w14:paraId="6E009E3F" w14:textId="77777777" w:rsidR="00384D17" w:rsidRDefault="00384D17" w:rsidP="00F93F2B"/>
    <w:p w14:paraId="54F43689" w14:textId="77777777" w:rsidR="00060EA6" w:rsidRDefault="00060EA6" w:rsidP="00060EA6"/>
    <w:tbl>
      <w:tblPr>
        <w:tblStyle w:val="TableGrid"/>
        <w:tblW w:w="0" w:type="auto"/>
        <w:tblLook w:val="04A0" w:firstRow="1" w:lastRow="0" w:firstColumn="1" w:lastColumn="0" w:noHBand="0" w:noVBand="1"/>
      </w:tblPr>
      <w:tblGrid>
        <w:gridCol w:w="1297"/>
        <w:gridCol w:w="1219"/>
        <w:gridCol w:w="222"/>
        <w:gridCol w:w="1244"/>
        <w:gridCol w:w="1166"/>
        <w:gridCol w:w="222"/>
        <w:gridCol w:w="1297"/>
        <w:gridCol w:w="1219"/>
      </w:tblGrid>
      <w:tr w:rsidR="00060EA6" w14:paraId="76E2DD66" w14:textId="77777777" w:rsidTr="00B24C66">
        <w:tc>
          <w:tcPr>
            <w:tcW w:w="0" w:type="auto"/>
          </w:tcPr>
          <w:p w14:paraId="37DD18EF" w14:textId="77777777" w:rsidR="00060EA6" w:rsidRDefault="00060EA6" w:rsidP="00BB7132">
            <w:r>
              <w:t># Enrolled</w:t>
            </w:r>
          </w:p>
        </w:tc>
        <w:tc>
          <w:tcPr>
            <w:tcW w:w="0" w:type="auto"/>
          </w:tcPr>
          <w:p w14:paraId="381269A2" w14:textId="77777777" w:rsidR="00060EA6" w:rsidRDefault="00060EA6" w:rsidP="00BB7132">
            <w:r>
              <w:t># TRSAEs</w:t>
            </w:r>
          </w:p>
        </w:tc>
        <w:tc>
          <w:tcPr>
            <w:tcW w:w="0" w:type="auto"/>
            <w:shd w:val="solid" w:color="auto" w:fill="000000"/>
          </w:tcPr>
          <w:p w14:paraId="356B3967" w14:textId="77777777" w:rsidR="00060EA6" w:rsidRDefault="00060EA6" w:rsidP="00BB7132"/>
        </w:tc>
        <w:tc>
          <w:tcPr>
            <w:tcW w:w="0" w:type="auto"/>
          </w:tcPr>
          <w:p w14:paraId="6D85FE2E" w14:textId="77777777" w:rsidR="00060EA6" w:rsidRDefault="00060EA6" w:rsidP="00BB7132">
            <w:r>
              <w:t>#Enrolled</w:t>
            </w:r>
          </w:p>
        </w:tc>
        <w:tc>
          <w:tcPr>
            <w:tcW w:w="0" w:type="auto"/>
          </w:tcPr>
          <w:p w14:paraId="48751BC7" w14:textId="77777777" w:rsidR="00060EA6" w:rsidRDefault="00060EA6" w:rsidP="00BB7132">
            <w:r>
              <w:t>#TRSAEs</w:t>
            </w:r>
          </w:p>
        </w:tc>
        <w:tc>
          <w:tcPr>
            <w:tcW w:w="0" w:type="auto"/>
            <w:shd w:val="solid" w:color="auto" w:fill="000000"/>
          </w:tcPr>
          <w:p w14:paraId="4FB77EE1" w14:textId="77777777" w:rsidR="00060EA6" w:rsidRDefault="00060EA6" w:rsidP="00BB7132"/>
        </w:tc>
        <w:tc>
          <w:tcPr>
            <w:tcW w:w="0" w:type="auto"/>
          </w:tcPr>
          <w:p w14:paraId="4D8B528E" w14:textId="77777777" w:rsidR="00060EA6" w:rsidRDefault="00060EA6" w:rsidP="00BB7132">
            <w:r>
              <w:t># Enrolled</w:t>
            </w:r>
          </w:p>
        </w:tc>
        <w:tc>
          <w:tcPr>
            <w:tcW w:w="0" w:type="auto"/>
          </w:tcPr>
          <w:p w14:paraId="74EB0319" w14:textId="77777777" w:rsidR="00060EA6" w:rsidRDefault="00060EA6" w:rsidP="00BB7132">
            <w:r>
              <w:t># TRSAEs</w:t>
            </w:r>
          </w:p>
        </w:tc>
      </w:tr>
      <w:tr w:rsidR="00060EA6" w14:paraId="34AF6D10" w14:textId="77777777" w:rsidTr="00B24C66">
        <w:tc>
          <w:tcPr>
            <w:tcW w:w="0" w:type="auto"/>
          </w:tcPr>
          <w:p w14:paraId="7854940D" w14:textId="266BC77B" w:rsidR="00060EA6" w:rsidRDefault="00060EA6" w:rsidP="00BB7132">
            <w:r>
              <w:t>61</w:t>
            </w:r>
          </w:p>
        </w:tc>
        <w:tc>
          <w:tcPr>
            <w:tcW w:w="0" w:type="auto"/>
          </w:tcPr>
          <w:p w14:paraId="5FC0BC9E" w14:textId="5BD4AB7C" w:rsidR="00060EA6" w:rsidRDefault="00060EA6" w:rsidP="00BB7132">
            <w:r>
              <w:t>16</w:t>
            </w:r>
          </w:p>
        </w:tc>
        <w:tc>
          <w:tcPr>
            <w:tcW w:w="0" w:type="auto"/>
            <w:shd w:val="solid" w:color="auto" w:fill="000000"/>
          </w:tcPr>
          <w:p w14:paraId="0010EA05" w14:textId="77777777" w:rsidR="00060EA6" w:rsidRDefault="00060EA6" w:rsidP="00BB7132"/>
        </w:tc>
        <w:tc>
          <w:tcPr>
            <w:tcW w:w="0" w:type="auto"/>
          </w:tcPr>
          <w:p w14:paraId="23EE7585" w14:textId="657A8DDF" w:rsidR="00060EA6" w:rsidRDefault="00060EA6" w:rsidP="00BB7132">
            <w:r>
              <w:t>71</w:t>
            </w:r>
          </w:p>
        </w:tc>
        <w:tc>
          <w:tcPr>
            <w:tcW w:w="0" w:type="auto"/>
          </w:tcPr>
          <w:p w14:paraId="0E1F2F89" w14:textId="10D85E73" w:rsidR="00060EA6" w:rsidRDefault="00060EA6" w:rsidP="00BB7132">
            <w:r>
              <w:t>19</w:t>
            </w:r>
          </w:p>
        </w:tc>
        <w:tc>
          <w:tcPr>
            <w:tcW w:w="0" w:type="auto"/>
            <w:shd w:val="solid" w:color="auto" w:fill="000000"/>
          </w:tcPr>
          <w:p w14:paraId="5D6F4F11" w14:textId="77777777" w:rsidR="00060EA6" w:rsidRDefault="00060EA6" w:rsidP="00BB7132"/>
        </w:tc>
        <w:tc>
          <w:tcPr>
            <w:tcW w:w="0" w:type="auto"/>
          </w:tcPr>
          <w:p w14:paraId="12393724" w14:textId="294B5DC5" w:rsidR="00060EA6" w:rsidRDefault="00060EA6" w:rsidP="00BB7132">
            <w:r>
              <w:t>81</w:t>
            </w:r>
          </w:p>
        </w:tc>
        <w:tc>
          <w:tcPr>
            <w:tcW w:w="0" w:type="auto"/>
          </w:tcPr>
          <w:p w14:paraId="38050C23" w14:textId="767423EB" w:rsidR="00060EA6" w:rsidRDefault="00060EA6" w:rsidP="00BB7132">
            <w:r>
              <w:t>21</w:t>
            </w:r>
          </w:p>
        </w:tc>
      </w:tr>
      <w:tr w:rsidR="00060EA6" w14:paraId="0C0323DD" w14:textId="77777777" w:rsidTr="00B24C66">
        <w:tc>
          <w:tcPr>
            <w:tcW w:w="0" w:type="auto"/>
          </w:tcPr>
          <w:p w14:paraId="48F7CA31" w14:textId="7862E0A5" w:rsidR="00060EA6" w:rsidRDefault="00060EA6" w:rsidP="00BB7132">
            <w:r>
              <w:t>62</w:t>
            </w:r>
          </w:p>
        </w:tc>
        <w:tc>
          <w:tcPr>
            <w:tcW w:w="0" w:type="auto"/>
          </w:tcPr>
          <w:p w14:paraId="6514894C" w14:textId="590E3FD9" w:rsidR="00060EA6" w:rsidRDefault="00060EA6" w:rsidP="00BB7132">
            <w:r>
              <w:t>17</w:t>
            </w:r>
          </w:p>
        </w:tc>
        <w:tc>
          <w:tcPr>
            <w:tcW w:w="0" w:type="auto"/>
            <w:shd w:val="solid" w:color="auto" w:fill="000000"/>
          </w:tcPr>
          <w:p w14:paraId="5FE41E18" w14:textId="77777777" w:rsidR="00060EA6" w:rsidRDefault="00060EA6" w:rsidP="00BB7132"/>
        </w:tc>
        <w:tc>
          <w:tcPr>
            <w:tcW w:w="0" w:type="auto"/>
          </w:tcPr>
          <w:p w14:paraId="4D6377BA" w14:textId="144953C2" w:rsidR="00060EA6" w:rsidRDefault="00060EA6" w:rsidP="00BB7132">
            <w:r>
              <w:t>72</w:t>
            </w:r>
          </w:p>
        </w:tc>
        <w:tc>
          <w:tcPr>
            <w:tcW w:w="0" w:type="auto"/>
          </w:tcPr>
          <w:p w14:paraId="7BF501D1" w14:textId="57D99917" w:rsidR="00060EA6" w:rsidRDefault="00060EA6" w:rsidP="00BB7132">
            <w:r>
              <w:t>19</w:t>
            </w:r>
          </w:p>
        </w:tc>
        <w:tc>
          <w:tcPr>
            <w:tcW w:w="0" w:type="auto"/>
            <w:shd w:val="solid" w:color="auto" w:fill="000000"/>
          </w:tcPr>
          <w:p w14:paraId="0153BAAC" w14:textId="77777777" w:rsidR="00060EA6" w:rsidRDefault="00060EA6" w:rsidP="00BB7132"/>
        </w:tc>
        <w:tc>
          <w:tcPr>
            <w:tcW w:w="0" w:type="auto"/>
          </w:tcPr>
          <w:p w14:paraId="042D02D3" w14:textId="316B0943" w:rsidR="00060EA6" w:rsidRDefault="00060EA6" w:rsidP="00BB7132">
            <w:r>
              <w:t>82</w:t>
            </w:r>
          </w:p>
        </w:tc>
        <w:tc>
          <w:tcPr>
            <w:tcW w:w="0" w:type="auto"/>
          </w:tcPr>
          <w:p w14:paraId="4DD1FDD1" w14:textId="2209E072" w:rsidR="00060EA6" w:rsidRDefault="00060EA6" w:rsidP="00BB7132">
            <w:r>
              <w:t>22</w:t>
            </w:r>
          </w:p>
        </w:tc>
      </w:tr>
      <w:tr w:rsidR="00060EA6" w14:paraId="0D555584" w14:textId="77777777" w:rsidTr="00B24C66">
        <w:tc>
          <w:tcPr>
            <w:tcW w:w="0" w:type="auto"/>
          </w:tcPr>
          <w:p w14:paraId="6F837CD8" w14:textId="37AC8072" w:rsidR="00060EA6" w:rsidRDefault="00060EA6" w:rsidP="00BB7132">
            <w:r>
              <w:t>63</w:t>
            </w:r>
          </w:p>
        </w:tc>
        <w:tc>
          <w:tcPr>
            <w:tcW w:w="0" w:type="auto"/>
          </w:tcPr>
          <w:p w14:paraId="22596714" w14:textId="2C73ED72" w:rsidR="00060EA6" w:rsidRDefault="00060EA6" w:rsidP="00BB7132">
            <w:r>
              <w:t>17</w:t>
            </w:r>
          </w:p>
        </w:tc>
        <w:tc>
          <w:tcPr>
            <w:tcW w:w="0" w:type="auto"/>
            <w:shd w:val="solid" w:color="auto" w:fill="000000"/>
          </w:tcPr>
          <w:p w14:paraId="5AD42070" w14:textId="77777777" w:rsidR="00060EA6" w:rsidRDefault="00060EA6" w:rsidP="00BB7132"/>
        </w:tc>
        <w:tc>
          <w:tcPr>
            <w:tcW w:w="0" w:type="auto"/>
          </w:tcPr>
          <w:p w14:paraId="16ED4F0B" w14:textId="2977FE2F" w:rsidR="00060EA6" w:rsidRDefault="00060EA6" w:rsidP="00BB7132">
            <w:r>
              <w:t>73</w:t>
            </w:r>
          </w:p>
        </w:tc>
        <w:tc>
          <w:tcPr>
            <w:tcW w:w="0" w:type="auto"/>
          </w:tcPr>
          <w:p w14:paraId="28FE111E" w14:textId="7198D0B2" w:rsidR="00060EA6" w:rsidRDefault="00060EA6" w:rsidP="00BB7132">
            <w:r>
              <w:t>19</w:t>
            </w:r>
          </w:p>
        </w:tc>
        <w:tc>
          <w:tcPr>
            <w:tcW w:w="0" w:type="auto"/>
            <w:shd w:val="solid" w:color="auto" w:fill="000000"/>
          </w:tcPr>
          <w:p w14:paraId="35E3879D" w14:textId="77777777" w:rsidR="00060EA6" w:rsidRDefault="00060EA6" w:rsidP="00BB7132"/>
        </w:tc>
        <w:tc>
          <w:tcPr>
            <w:tcW w:w="0" w:type="auto"/>
          </w:tcPr>
          <w:p w14:paraId="74D65219" w14:textId="61F43AFE" w:rsidR="00060EA6" w:rsidRDefault="00060EA6" w:rsidP="00BB7132">
            <w:r>
              <w:t>83</w:t>
            </w:r>
          </w:p>
        </w:tc>
        <w:tc>
          <w:tcPr>
            <w:tcW w:w="0" w:type="auto"/>
          </w:tcPr>
          <w:p w14:paraId="5D186E89" w14:textId="7DDAFBED" w:rsidR="00060EA6" w:rsidRDefault="00060EA6" w:rsidP="00BB7132">
            <w:r>
              <w:t>22</w:t>
            </w:r>
          </w:p>
        </w:tc>
      </w:tr>
      <w:tr w:rsidR="00060EA6" w14:paraId="4B51B416" w14:textId="77777777" w:rsidTr="00B24C66">
        <w:tc>
          <w:tcPr>
            <w:tcW w:w="0" w:type="auto"/>
          </w:tcPr>
          <w:p w14:paraId="1DBE50F8" w14:textId="76F0C753" w:rsidR="00060EA6" w:rsidRDefault="00060EA6" w:rsidP="00BB7132">
            <w:r>
              <w:t>64</w:t>
            </w:r>
          </w:p>
        </w:tc>
        <w:tc>
          <w:tcPr>
            <w:tcW w:w="0" w:type="auto"/>
          </w:tcPr>
          <w:p w14:paraId="2934ED6C" w14:textId="41305CBC" w:rsidR="00060EA6" w:rsidRDefault="00060EA6" w:rsidP="00BB7132">
            <w:r>
              <w:t>17</w:t>
            </w:r>
          </w:p>
        </w:tc>
        <w:tc>
          <w:tcPr>
            <w:tcW w:w="0" w:type="auto"/>
            <w:shd w:val="solid" w:color="auto" w:fill="000000"/>
          </w:tcPr>
          <w:p w14:paraId="6E850BF8" w14:textId="77777777" w:rsidR="00060EA6" w:rsidRDefault="00060EA6" w:rsidP="00BB7132"/>
        </w:tc>
        <w:tc>
          <w:tcPr>
            <w:tcW w:w="0" w:type="auto"/>
          </w:tcPr>
          <w:p w14:paraId="01290ABB" w14:textId="0C4ECC92" w:rsidR="00060EA6" w:rsidRDefault="00060EA6" w:rsidP="00BB7132">
            <w:r>
              <w:t>74</w:t>
            </w:r>
          </w:p>
        </w:tc>
        <w:tc>
          <w:tcPr>
            <w:tcW w:w="0" w:type="auto"/>
          </w:tcPr>
          <w:p w14:paraId="1E8D4F20" w14:textId="67D1F3E9" w:rsidR="00060EA6" w:rsidRDefault="00060EA6" w:rsidP="00BB7132">
            <w:r>
              <w:t>20</w:t>
            </w:r>
          </w:p>
        </w:tc>
        <w:tc>
          <w:tcPr>
            <w:tcW w:w="0" w:type="auto"/>
            <w:shd w:val="solid" w:color="auto" w:fill="000000"/>
          </w:tcPr>
          <w:p w14:paraId="2E213207" w14:textId="77777777" w:rsidR="00060EA6" w:rsidRDefault="00060EA6" w:rsidP="00BB7132"/>
        </w:tc>
        <w:tc>
          <w:tcPr>
            <w:tcW w:w="0" w:type="auto"/>
          </w:tcPr>
          <w:p w14:paraId="4A890CBF" w14:textId="0CB6C9FB" w:rsidR="00060EA6" w:rsidRDefault="00060EA6" w:rsidP="00BB7132">
            <w:r>
              <w:t>84</w:t>
            </w:r>
          </w:p>
        </w:tc>
        <w:tc>
          <w:tcPr>
            <w:tcW w:w="0" w:type="auto"/>
          </w:tcPr>
          <w:p w14:paraId="06BAE78D" w14:textId="65E90EFC" w:rsidR="00060EA6" w:rsidRDefault="00060EA6" w:rsidP="00BB7132">
            <w:r>
              <w:t>22</w:t>
            </w:r>
          </w:p>
        </w:tc>
      </w:tr>
      <w:tr w:rsidR="00060EA6" w14:paraId="26B76964" w14:textId="77777777" w:rsidTr="00B24C66">
        <w:tc>
          <w:tcPr>
            <w:tcW w:w="0" w:type="auto"/>
          </w:tcPr>
          <w:p w14:paraId="18767BBF" w14:textId="59F7D7E8" w:rsidR="00060EA6" w:rsidRDefault="00060EA6" w:rsidP="00BB7132">
            <w:r>
              <w:t>65</w:t>
            </w:r>
          </w:p>
        </w:tc>
        <w:tc>
          <w:tcPr>
            <w:tcW w:w="0" w:type="auto"/>
          </w:tcPr>
          <w:p w14:paraId="14761A5E" w14:textId="19E91E6A" w:rsidR="00060EA6" w:rsidRDefault="00060EA6" w:rsidP="00BB7132">
            <w:r>
              <w:t>18</w:t>
            </w:r>
          </w:p>
        </w:tc>
        <w:tc>
          <w:tcPr>
            <w:tcW w:w="0" w:type="auto"/>
            <w:shd w:val="solid" w:color="auto" w:fill="000000"/>
          </w:tcPr>
          <w:p w14:paraId="11DE42AC" w14:textId="77777777" w:rsidR="00060EA6" w:rsidRDefault="00060EA6" w:rsidP="00BB7132"/>
        </w:tc>
        <w:tc>
          <w:tcPr>
            <w:tcW w:w="0" w:type="auto"/>
          </w:tcPr>
          <w:p w14:paraId="16B06EA5" w14:textId="24B80471" w:rsidR="00060EA6" w:rsidRDefault="00060EA6" w:rsidP="00BB7132">
            <w:r>
              <w:t>75</w:t>
            </w:r>
          </w:p>
        </w:tc>
        <w:tc>
          <w:tcPr>
            <w:tcW w:w="0" w:type="auto"/>
          </w:tcPr>
          <w:p w14:paraId="09915F3A" w14:textId="1F0BB106" w:rsidR="00060EA6" w:rsidRDefault="00060EA6" w:rsidP="00BB7132">
            <w:r>
              <w:t>20</w:t>
            </w:r>
          </w:p>
        </w:tc>
        <w:tc>
          <w:tcPr>
            <w:tcW w:w="0" w:type="auto"/>
            <w:shd w:val="solid" w:color="auto" w:fill="000000"/>
          </w:tcPr>
          <w:p w14:paraId="28FED8C9" w14:textId="77777777" w:rsidR="00060EA6" w:rsidRDefault="00060EA6" w:rsidP="00BB7132"/>
        </w:tc>
        <w:tc>
          <w:tcPr>
            <w:tcW w:w="0" w:type="auto"/>
          </w:tcPr>
          <w:p w14:paraId="53CF7102" w14:textId="5AA5F583" w:rsidR="00060EA6" w:rsidRDefault="00060EA6" w:rsidP="00BB7132">
            <w:r>
              <w:t>85</w:t>
            </w:r>
          </w:p>
        </w:tc>
        <w:tc>
          <w:tcPr>
            <w:tcW w:w="0" w:type="auto"/>
          </w:tcPr>
          <w:p w14:paraId="582F3955" w14:textId="40BE3204" w:rsidR="00060EA6" w:rsidRDefault="00060EA6" w:rsidP="00BB7132">
            <w:r>
              <w:t>22</w:t>
            </w:r>
          </w:p>
        </w:tc>
      </w:tr>
      <w:tr w:rsidR="00060EA6" w14:paraId="48A98515" w14:textId="77777777" w:rsidTr="00B24C66">
        <w:tc>
          <w:tcPr>
            <w:tcW w:w="0" w:type="auto"/>
          </w:tcPr>
          <w:p w14:paraId="6552F04D" w14:textId="14CB38ED" w:rsidR="00060EA6" w:rsidRDefault="00060EA6" w:rsidP="00BB7132">
            <w:r>
              <w:t>66</w:t>
            </w:r>
          </w:p>
        </w:tc>
        <w:tc>
          <w:tcPr>
            <w:tcW w:w="0" w:type="auto"/>
          </w:tcPr>
          <w:p w14:paraId="39D9A50C" w14:textId="3BE807A6" w:rsidR="00060EA6" w:rsidRDefault="00060EA6" w:rsidP="00BB7132">
            <w:r>
              <w:t>18</w:t>
            </w:r>
          </w:p>
        </w:tc>
        <w:tc>
          <w:tcPr>
            <w:tcW w:w="0" w:type="auto"/>
            <w:shd w:val="solid" w:color="auto" w:fill="000000"/>
          </w:tcPr>
          <w:p w14:paraId="6D9D867D" w14:textId="77777777" w:rsidR="00060EA6" w:rsidRDefault="00060EA6" w:rsidP="00BB7132"/>
        </w:tc>
        <w:tc>
          <w:tcPr>
            <w:tcW w:w="0" w:type="auto"/>
          </w:tcPr>
          <w:p w14:paraId="4F3D4E0A" w14:textId="08F80CD8" w:rsidR="00060EA6" w:rsidRDefault="00060EA6" w:rsidP="00BB7132">
            <w:r>
              <w:t>76</w:t>
            </w:r>
          </w:p>
        </w:tc>
        <w:tc>
          <w:tcPr>
            <w:tcW w:w="0" w:type="auto"/>
          </w:tcPr>
          <w:p w14:paraId="7DE7AD5F" w14:textId="0A998271" w:rsidR="00060EA6" w:rsidRDefault="00060EA6" w:rsidP="00BB7132">
            <w:r>
              <w:t>20</w:t>
            </w:r>
          </w:p>
        </w:tc>
        <w:tc>
          <w:tcPr>
            <w:tcW w:w="0" w:type="auto"/>
            <w:shd w:val="solid" w:color="auto" w:fill="000000"/>
          </w:tcPr>
          <w:p w14:paraId="3BF30A40" w14:textId="77777777" w:rsidR="00060EA6" w:rsidRDefault="00060EA6" w:rsidP="00BB7132"/>
        </w:tc>
        <w:tc>
          <w:tcPr>
            <w:tcW w:w="0" w:type="auto"/>
          </w:tcPr>
          <w:p w14:paraId="75DD1316" w14:textId="46B909DB" w:rsidR="00060EA6" w:rsidRDefault="00060EA6" w:rsidP="00BB7132">
            <w:r>
              <w:t>86</w:t>
            </w:r>
          </w:p>
        </w:tc>
        <w:tc>
          <w:tcPr>
            <w:tcW w:w="0" w:type="auto"/>
          </w:tcPr>
          <w:p w14:paraId="3D322B07" w14:textId="2429BC3B" w:rsidR="00060EA6" w:rsidRDefault="00060EA6" w:rsidP="00BB7132">
            <w:r>
              <w:t>23</w:t>
            </w:r>
          </w:p>
        </w:tc>
      </w:tr>
      <w:tr w:rsidR="00060EA6" w14:paraId="575D73A0" w14:textId="77777777" w:rsidTr="00B24C66">
        <w:tc>
          <w:tcPr>
            <w:tcW w:w="0" w:type="auto"/>
          </w:tcPr>
          <w:p w14:paraId="2A6352CB" w14:textId="48DA1F03" w:rsidR="00060EA6" w:rsidRDefault="00060EA6" w:rsidP="00BB7132">
            <w:r>
              <w:t>67</w:t>
            </w:r>
          </w:p>
        </w:tc>
        <w:tc>
          <w:tcPr>
            <w:tcW w:w="0" w:type="auto"/>
          </w:tcPr>
          <w:p w14:paraId="3F6BF942" w14:textId="226A9AB7" w:rsidR="00060EA6" w:rsidRDefault="00060EA6" w:rsidP="00BB7132">
            <w:r>
              <w:t>18</w:t>
            </w:r>
          </w:p>
        </w:tc>
        <w:tc>
          <w:tcPr>
            <w:tcW w:w="0" w:type="auto"/>
            <w:shd w:val="solid" w:color="auto" w:fill="000000"/>
          </w:tcPr>
          <w:p w14:paraId="2C4625B4" w14:textId="77777777" w:rsidR="00060EA6" w:rsidRDefault="00060EA6" w:rsidP="00BB7132"/>
        </w:tc>
        <w:tc>
          <w:tcPr>
            <w:tcW w:w="0" w:type="auto"/>
          </w:tcPr>
          <w:p w14:paraId="1A21443B" w14:textId="4BB38313" w:rsidR="00060EA6" w:rsidRDefault="00060EA6" w:rsidP="00BB7132">
            <w:r>
              <w:t>77</w:t>
            </w:r>
          </w:p>
        </w:tc>
        <w:tc>
          <w:tcPr>
            <w:tcW w:w="0" w:type="auto"/>
          </w:tcPr>
          <w:p w14:paraId="09435D1C" w14:textId="54C370C1" w:rsidR="00060EA6" w:rsidRDefault="00060EA6" w:rsidP="00BB7132">
            <w:r>
              <w:t>20</w:t>
            </w:r>
          </w:p>
        </w:tc>
        <w:tc>
          <w:tcPr>
            <w:tcW w:w="0" w:type="auto"/>
            <w:shd w:val="solid" w:color="auto" w:fill="000000"/>
          </w:tcPr>
          <w:p w14:paraId="7857AE32" w14:textId="77777777" w:rsidR="00060EA6" w:rsidRDefault="00060EA6" w:rsidP="00BB7132"/>
        </w:tc>
        <w:tc>
          <w:tcPr>
            <w:tcW w:w="0" w:type="auto"/>
          </w:tcPr>
          <w:p w14:paraId="56C2A8C0" w14:textId="1B55D27D" w:rsidR="00060EA6" w:rsidRDefault="00060EA6" w:rsidP="00BB7132">
            <w:r>
              <w:t>87</w:t>
            </w:r>
          </w:p>
        </w:tc>
        <w:tc>
          <w:tcPr>
            <w:tcW w:w="0" w:type="auto"/>
          </w:tcPr>
          <w:p w14:paraId="04D0BFDF" w14:textId="51B2F6D3" w:rsidR="00060EA6" w:rsidRDefault="00060EA6" w:rsidP="00BB7132">
            <w:r>
              <w:t>23</w:t>
            </w:r>
          </w:p>
        </w:tc>
      </w:tr>
      <w:tr w:rsidR="00060EA6" w14:paraId="783D52F6" w14:textId="77777777" w:rsidTr="00B24C66">
        <w:tc>
          <w:tcPr>
            <w:tcW w:w="0" w:type="auto"/>
          </w:tcPr>
          <w:p w14:paraId="3729A202" w14:textId="463E85F3" w:rsidR="00060EA6" w:rsidRDefault="00060EA6" w:rsidP="00BB7132">
            <w:r>
              <w:t>68</w:t>
            </w:r>
          </w:p>
        </w:tc>
        <w:tc>
          <w:tcPr>
            <w:tcW w:w="0" w:type="auto"/>
          </w:tcPr>
          <w:p w14:paraId="5338FB3F" w14:textId="11CB7BBE" w:rsidR="00060EA6" w:rsidRDefault="00060EA6" w:rsidP="00BB7132">
            <w:r>
              <w:t>18</w:t>
            </w:r>
          </w:p>
        </w:tc>
        <w:tc>
          <w:tcPr>
            <w:tcW w:w="0" w:type="auto"/>
            <w:shd w:val="solid" w:color="auto" w:fill="000000"/>
          </w:tcPr>
          <w:p w14:paraId="4C0B7588" w14:textId="77777777" w:rsidR="00060EA6" w:rsidRDefault="00060EA6" w:rsidP="00BB7132"/>
        </w:tc>
        <w:tc>
          <w:tcPr>
            <w:tcW w:w="0" w:type="auto"/>
          </w:tcPr>
          <w:p w14:paraId="6EA8AD7B" w14:textId="7B67535F" w:rsidR="00060EA6" w:rsidRDefault="00060EA6" w:rsidP="00BB7132">
            <w:r>
              <w:t>78</w:t>
            </w:r>
          </w:p>
        </w:tc>
        <w:tc>
          <w:tcPr>
            <w:tcW w:w="0" w:type="auto"/>
          </w:tcPr>
          <w:p w14:paraId="58144809" w14:textId="6D30C8CD" w:rsidR="00060EA6" w:rsidRDefault="00060EA6" w:rsidP="00BB7132">
            <w:r>
              <w:t>21</w:t>
            </w:r>
          </w:p>
        </w:tc>
        <w:tc>
          <w:tcPr>
            <w:tcW w:w="0" w:type="auto"/>
            <w:shd w:val="solid" w:color="auto" w:fill="000000"/>
          </w:tcPr>
          <w:p w14:paraId="1D1C60F5" w14:textId="77777777" w:rsidR="00060EA6" w:rsidRDefault="00060EA6" w:rsidP="00BB7132"/>
        </w:tc>
        <w:tc>
          <w:tcPr>
            <w:tcW w:w="0" w:type="auto"/>
          </w:tcPr>
          <w:p w14:paraId="64C048C1" w14:textId="22D7D16E" w:rsidR="00060EA6" w:rsidRDefault="00060EA6" w:rsidP="00BB7132">
            <w:r>
              <w:t>88</w:t>
            </w:r>
          </w:p>
        </w:tc>
        <w:tc>
          <w:tcPr>
            <w:tcW w:w="0" w:type="auto"/>
          </w:tcPr>
          <w:p w14:paraId="3FB40555" w14:textId="3DDA852C" w:rsidR="00060EA6" w:rsidRDefault="00060EA6" w:rsidP="00BB7132">
            <w:r>
              <w:t>23</w:t>
            </w:r>
          </w:p>
        </w:tc>
      </w:tr>
      <w:tr w:rsidR="00060EA6" w14:paraId="0ED2A6C2" w14:textId="77777777" w:rsidTr="00B24C66">
        <w:tc>
          <w:tcPr>
            <w:tcW w:w="0" w:type="auto"/>
          </w:tcPr>
          <w:p w14:paraId="63A49356" w14:textId="586D1984" w:rsidR="00060EA6" w:rsidRDefault="00060EA6" w:rsidP="00BB7132">
            <w:r>
              <w:t>69</w:t>
            </w:r>
          </w:p>
        </w:tc>
        <w:tc>
          <w:tcPr>
            <w:tcW w:w="0" w:type="auto"/>
          </w:tcPr>
          <w:p w14:paraId="3BB540B4" w14:textId="2F083E63" w:rsidR="00060EA6" w:rsidRDefault="00060EA6" w:rsidP="00BB7132">
            <w:r>
              <w:t>19</w:t>
            </w:r>
          </w:p>
        </w:tc>
        <w:tc>
          <w:tcPr>
            <w:tcW w:w="0" w:type="auto"/>
            <w:shd w:val="solid" w:color="auto" w:fill="000000"/>
          </w:tcPr>
          <w:p w14:paraId="338019E6" w14:textId="77777777" w:rsidR="00060EA6" w:rsidRDefault="00060EA6" w:rsidP="00BB7132"/>
        </w:tc>
        <w:tc>
          <w:tcPr>
            <w:tcW w:w="0" w:type="auto"/>
          </w:tcPr>
          <w:p w14:paraId="546E6498" w14:textId="1545B8B8" w:rsidR="00060EA6" w:rsidRDefault="00060EA6" w:rsidP="00BB7132">
            <w:r>
              <w:t>79</w:t>
            </w:r>
          </w:p>
        </w:tc>
        <w:tc>
          <w:tcPr>
            <w:tcW w:w="0" w:type="auto"/>
          </w:tcPr>
          <w:p w14:paraId="2A160578" w14:textId="74D6E070" w:rsidR="00060EA6" w:rsidRDefault="00060EA6" w:rsidP="00BB7132">
            <w:r>
              <w:t>21</w:t>
            </w:r>
          </w:p>
        </w:tc>
        <w:tc>
          <w:tcPr>
            <w:tcW w:w="0" w:type="auto"/>
            <w:shd w:val="solid" w:color="auto" w:fill="000000"/>
          </w:tcPr>
          <w:p w14:paraId="29DC95CD" w14:textId="77777777" w:rsidR="00060EA6" w:rsidRDefault="00060EA6" w:rsidP="00BB7132"/>
        </w:tc>
        <w:tc>
          <w:tcPr>
            <w:tcW w:w="0" w:type="auto"/>
          </w:tcPr>
          <w:p w14:paraId="0E6B9EB6" w14:textId="6A40BD0C" w:rsidR="00060EA6" w:rsidRDefault="00060EA6" w:rsidP="00BB7132">
            <w:r>
              <w:t>89</w:t>
            </w:r>
          </w:p>
        </w:tc>
        <w:tc>
          <w:tcPr>
            <w:tcW w:w="0" w:type="auto"/>
          </w:tcPr>
          <w:p w14:paraId="51B4594C" w14:textId="5A88DC79" w:rsidR="00060EA6" w:rsidRDefault="00060EA6" w:rsidP="00BB7132">
            <w:r>
              <w:t>23</w:t>
            </w:r>
          </w:p>
        </w:tc>
      </w:tr>
      <w:tr w:rsidR="00060EA6" w14:paraId="23C293AB" w14:textId="77777777" w:rsidTr="00B24C66">
        <w:tc>
          <w:tcPr>
            <w:tcW w:w="0" w:type="auto"/>
          </w:tcPr>
          <w:p w14:paraId="42541467" w14:textId="27275C6B" w:rsidR="00060EA6" w:rsidRDefault="00060EA6" w:rsidP="00BB7132">
            <w:r>
              <w:t>60</w:t>
            </w:r>
          </w:p>
        </w:tc>
        <w:tc>
          <w:tcPr>
            <w:tcW w:w="0" w:type="auto"/>
          </w:tcPr>
          <w:p w14:paraId="2E9F888A" w14:textId="352FF563" w:rsidR="00060EA6" w:rsidRDefault="00060EA6" w:rsidP="00BB7132">
            <w:r>
              <w:t>19</w:t>
            </w:r>
          </w:p>
        </w:tc>
        <w:tc>
          <w:tcPr>
            <w:tcW w:w="0" w:type="auto"/>
            <w:shd w:val="solid" w:color="auto" w:fill="000000"/>
          </w:tcPr>
          <w:p w14:paraId="3945D6CC" w14:textId="77777777" w:rsidR="00060EA6" w:rsidRDefault="00060EA6" w:rsidP="00BB7132"/>
        </w:tc>
        <w:tc>
          <w:tcPr>
            <w:tcW w:w="0" w:type="auto"/>
          </w:tcPr>
          <w:p w14:paraId="474E2095" w14:textId="23A62874" w:rsidR="00060EA6" w:rsidRDefault="00060EA6" w:rsidP="00BB7132">
            <w:r>
              <w:t>70</w:t>
            </w:r>
          </w:p>
        </w:tc>
        <w:tc>
          <w:tcPr>
            <w:tcW w:w="0" w:type="auto"/>
          </w:tcPr>
          <w:p w14:paraId="1B44D11E" w14:textId="7DFE4471" w:rsidR="00060EA6" w:rsidRDefault="00060EA6" w:rsidP="00BB7132">
            <w:r>
              <w:t>21</w:t>
            </w:r>
          </w:p>
        </w:tc>
        <w:tc>
          <w:tcPr>
            <w:tcW w:w="0" w:type="auto"/>
            <w:shd w:val="solid" w:color="auto" w:fill="000000"/>
          </w:tcPr>
          <w:p w14:paraId="3A172F56" w14:textId="77777777" w:rsidR="00060EA6" w:rsidRDefault="00060EA6" w:rsidP="00BB7132"/>
        </w:tc>
        <w:tc>
          <w:tcPr>
            <w:tcW w:w="0" w:type="auto"/>
          </w:tcPr>
          <w:p w14:paraId="267FBC01" w14:textId="28055F21" w:rsidR="00060EA6" w:rsidRDefault="00060EA6" w:rsidP="00BB7132">
            <w:r>
              <w:t>80</w:t>
            </w:r>
          </w:p>
        </w:tc>
        <w:tc>
          <w:tcPr>
            <w:tcW w:w="0" w:type="auto"/>
          </w:tcPr>
          <w:p w14:paraId="0D5C29F7" w14:textId="68E5602A" w:rsidR="00060EA6" w:rsidRDefault="00060EA6" w:rsidP="00BB7132">
            <w:r>
              <w:t>23</w:t>
            </w:r>
          </w:p>
        </w:tc>
      </w:tr>
    </w:tbl>
    <w:p w14:paraId="3A1F11A2" w14:textId="77777777" w:rsidR="00060EA6" w:rsidRDefault="00060EA6" w:rsidP="00F93F2B"/>
    <w:p w14:paraId="5D68AECC" w14:textId="77777777" w:rsidR="00060EA6" w:rsidRDefault="00060EA6" w:rsidP="00060EA6"/>
    <w:tbl>
      <w:tblPr>
        <w:tblStyle w:val="TableGrid"/>
        <w:tblW w:w="0" w:type="auto"/>
        <w:tblLook w:val="04A0" w:firstRow="1" w:lastRow="0" w:firstColumn="1" w:lastColumn="0" w:noHBand="0" w:noVBand="1"/>
      </w:tblPr>
      <w:tblGrid>
        <w:gridCol w:w="1297"/>
        <w:gridCol w:w="1219"/>
      </w:tblGrid>
      <w:tr w:rsidR="00060EA6" w14:paraId="4E383232" w14:textId="77777777" w:rsidTr="00BB7132">
        <w:tc>
          <w:tcPr>
            <w:tcW w:w="0" w:type="auto"/>
          </w:tcPr>
          <w:p w14:paraId="1406B6C8" w14:textId="77777777" w:rsidR="00060EA6" w:rsidRDefault="00060EA6" w:rsidP="00BB7132">
            <w:r>
              <w:t># Enrolled</w:t>
            </w:r>
          </w:p>
        </w:tc>
        <w:tc>
          <w:tcPr>
            <w:tcW w:w="0" w:type="auto"/>
          </w:tcPr>
          <w:p w14:paraId="609ED4FF" w14:textId="77777777" w:rsidR="00060EA6" w:rsidRDefault="00060EA6" w:rsidP="00BB7132">
            <w:r>
              <w:t># TRSAEs</w:t>
            </w:r>
          </w:p>
        </w:tc>
      </w:tr>
      <w:tr w:rsidR="00060EA6" w14:paraId="50FC266B" w14:textId="77777777" w:rsidTr="00BB7132">
        <w:tc>
          <w:tcPr>
            <w:tcW w:w="0" w:type="auto"/>
          </w:tcPr>
          <w:p w14:paraId="5CEA7C4F" w14:textId="4DE59F23" w:rsidR="00060EA6" w:rsidRDefault="00060EA6" w:rsidP="00BB7132">
            <w:r>
              <w:t>91</w:t>
            </w:r>
          </w:p>
        </w:tc>
        <w:tc>
          <w:tcPr>
            <w:tcW w:w="0" w:type="auto"/>
          </w:tcPr>
          <w:p w14:paraId="2AAFBBDE" w14:textId="7DC7C4B6" w:rsidR="00060EA6" w:rsidRDefault="00060EA6" w:rsidP="00BB7132">
            <w:r>
              <w:t>24</w:t>
            </w:r>
          </w:p>
        </w:tc>
      </w:tr>
      <w:tr w:rsidR="00060EA6" w14:paraId="07C80AC7" w14:textId="77777777" w:rsidTr="00BB7132">
        <w:tc>
          <w:tcPr>
            <w:tcW w:w="0" w:type="auto"/>
          </w:tcPr>
          <w:p w14:paraId="745AB308" w14:textId="70DAA94A" w:rsidR="00060EA6" w:rsidRDefault="00060EA6" w:rsidP="00BB7132">
            <w:r>
              <w:t>92</w:t>
            </w:r>
          </w:p>
        </w:tc>
        <w:tc>
          <w:tcPr>
            <w:tcW w:w="0" w:type="auto"/>
          </w:tcPr>
          <w:p w14:paraId="569323C7" w14:textId="42D4C70B" w:rsidR="00060EA6" w:rsidRDefault="00060EA6" w:rsidP="00BB7132">
            <w:r>
              <w:t>24</w:t>
            </w:r>
          </w:p>
        </w:tc>
      </w:tr>
      <w:tr w:rsidR="00060EA6" w14:paraId="56966DE6" w14:textId="77777777" w:rsidTr="00BB7132">
        <w:tc>
          <w:tcPr>
            <w:tcW w:w="0" w:type="auto"/>
          </w:tcPr>
          <w:p w14:paraId="20521D35" w14:textId="26D3B392" w:rsidR="00060EA6" w:rsidRDefault="00060EA6" w:rsidP="00BB7132">
            <w:r>
              <w:t>93</w:t>
            </w:r>
          </w:p>
        </w:tc>
        <w:tc>
          <w:tcPr>
            <w:tcW w:w="0" w:type="auto"/>
          </w:tcPr>
          <w:p w14:paraId="0937347A" w14:textId="230776CE" w:rsidR="00060EA6" w:rsidRDefault="00060EA6" w:rsidP="00BB7132">
            <w:r>
              <w:t>24</w:t>
            </w:r>
          </w:p>
        </w:tc>
      </w:tr>
      <w:tr w:rsidR="00060EA6" w14:paraId="4ABB0F54" w14:textId="77777777" w:rsidTr="00BB7132">
        <w:tc>
          <w:tcPr>
            <w:tcW w:w="0" w:type="auto"/>
          </w:tcPr>
          <w:p w14:paraId="6402F8C7" w14:textId="61B5AF8F" w:rsidR="00060EA6" w:rsidRDefault="00060EA6" w:rsidP="00BB7132">
            <w:r>
              <w:t>94</w:t>
            </w:r>
          </w:p>
        </w:tc>
        <w:tc>
          <w:tcPr>
            <w:tcW w:w="0" w:type="auto"/>
          </w:tcPr>
          <w:p w14:paraId="610EDD88" w14:textId="163A5DFF" w:rsidR="00060EA6" w:rsidRDefault="00060EA6" w:rsidP="00BB7132">
            <w:r>
              <w:t>24</w:t>
            </w:r>
          </w:p>
        </w:tc>
      </w:tr>
      <w:tr w:rsidR="00060EA6" w14:paraId="61BFA769" w14:textId="77777777" w:rsidTr="00BB7132">
        <w:tc>
          <w:tcPr>
            <w:tcW w:w="0" w:type="auto"/>
          </w:tcPr>
          <w:p w14:paraId="0547F2A5" w14:textId="7A91AB91" w:rsidR="00060EA6" w:rsidRDefault="00060EA6" w:rsidP="00BB7132">
            <w:r>
              <w:t>95</w:t>
            </w:r>
          </w:p>
        </w:tc>
        <w:tc>
          <w:tcPr>
            <w:tcW w:w="0" w:type="auto"/>
          </w:tcPr>
          <w:p w14:paraId="34345159" w14:textId="30274FF7" w:rsidR="00060EA6" w:rsidRDefault="00060EA6" w:rsidP="00BB7132">
            <w:r>
              <w:t>25</w:t>
            </w:r>
          </w:p>
        </w:tc>
      </w:tr>
      <w:tr w:rsidR="00060EA6" w14:paraId="0E1CEC98" w14:textId="77777777" w:rsidTr="00BB7132">
        <w:tc>
          <w:tcPr>
            <w:tcW w:w="0" w:type="auto"/>
          </w:tcPr>
          <w:p w14:paraId="10865119" w14:textId="7820BFD9" w:rsidR="00060EA6" w:rsidRDefault="00060EA6" w:rsidP="00BB7132">
            <w:r>
              <w:t>96</w:t>
            </w:r>
          </w:p>
        </w:tc>
        <w:tc>
          <w:tcPr>
            <w:tcW w:w="0" w:type="auto"/>
          </w:tcPr>
          <w:p w14:paraId="0BE1D96B" w14:textId="52CC4B77" w:rsidR="00060EA6" w:rsidRDefault="00060EA6" w:rsidP="00BB7132">
            <w:r>
              <w:t>25</w:t>
            </w:r>
          </w:p>
        </w:tc>
      </w:tr>
      <w:tr w:rsidR="00060EA6" w14:paraId="6C82F568" w14:textId="77777777" w:rsidTr="00BB7132">
        <w:tc>
          <w:tcPr>
            <w:tcW w:w="0" w:type="auto"/>
          </w:tcPr>
          <w:p w14:paraId="06AD4D40" w14:textId="3B64DA92" w:rsidR="00060EA6" w:rsidRDefault="00060EA6" w:rsidP="00BB7132">
            <w:r>
              <w:t>97</w:t>
            </w:r>
          </w:p>
        </w:tc>
        <w:tc>
          <w:tcPr>
            <w:tcW w:w="0" w:type="auto"/>
          </w:tcPr>
          <w:p w14:paraId="41795569" w14:textId="6DAE9C9B" w:rsidR="00060EA6" w:rsidRDefault="00060EA6" w:rsidP="00BB7132">
            <w:r>
              <w:t>25</w:t>
            </w:r>
          </w:p>
        </w:tc>
      </w:tr>
      <w:tr w:rsidR="00060EA6" w14:paraId="3489118E" w14:textId="77777777" w:rsidTr="00BB7132">
        <w:tc>
          <w:tcPr>
            <w:tcW w:w="0" w:type="auto"/>
          </w:tcPr>
          <w:p w14:paraId="770D74F7" w14:textId="5D694FD0" w:rsidR="00060EA6" w:rsidRDefault="00060EA6" w:rsidP="00BB7132">
            <w:r>
              <w:t>98</w:t>
            </w:r>
          </w:p>
        </w:tc>
        <w:tc>
          <w:tcPr>
            <w:tcW w:w="0" w:type="auto"/>
          </w:tcPr>
          <w:p w14:paraId="5A4D0E02" w14:textId="428E4219" w:rsidR="00060EA6" w:rsidRDefault="00060EA6" w:rsidP="00BB7132">
            <w:r>
              <w:t>26</w:t>
            </w:r>
          </w:p>
        </w:tc>
      </w:tr>
    </w:tbl>
    <w:p w14:paraId="1C186AFD" w14:textId="77777777" w:rsidR="00201AA2" w:rsidRDefault="00201AA2">
      <w:pPr>
        <w:rPr>
          <w:b/>
        </w:rPr>
      </w:pPr>
      <w:r>
        <w:rPr>
          <w:b/>
        </w:rPr>
        <w:br w:type="page"/>
      </w:r>
    </w:p>
    <w:p w14:paraId="7BC5DE58" w14:textId="2C9EEC3D" w:rsidR="001C730F" w:rsidRPr="001C730F" w:rsidRDefault="008A3E66" w:rsidP="001C730F">
      <w:pPr>
        <w:rPr>
          <w:b/>
        </w:rPr>
      </w:pPr>
      <w:r>
        <w:rPr>
          <w:b/>
        </w:rPr>
        <w:t>8</w:t>
      </w:r>
      <w:r w:rsidR="001C730F" w:rsidRPr="001C730F">
        <w:rPr>
          <w:b/>
        </w:rPr>
        <w:tab/>
        <w:t>Data and safety monitoring</w:t>
      </w:r>
    </w:p>
    <w:p w14:paraId="70EFCE00" w14:textId="77777777" w:rsidR="001C730F" w:rsidRPr="001C730F" w:rsidRDefault="001C730F" w:rsidP="001C730F"/>
    <w:p w14:paraId="3ABED5E7" w14:textId="67D99B80" w:rsidR="001C730F" w:rsidRPr="001C730F" w:rsidRDefault="008A3E66" w:rsidP="001C730F">
      <w:pPr>
        <w:rPr>
          <w:b/>
        </w:rPr>
      </w:pPr>
      <w:r>
        <w:rPr>
          <w:b/>
        </w:rPr>
        <w:t>8</w:t>
      </w:r>
      <w:r w:rsidR="001C730F" w:rsidRPr="001C730F">
        <w:rPr>
          <w:b/>
        </w:rPr>
        <w:t>.1</w:t>
      </w:r>
      <w:r w:rsidR="001C730F" w:rsidRPr="001C730F">
        <w:rPr>
          <w:b/>
        </w:rPr>
        <w:tab/>
        <w:t>Safety Monitoring</w:t>
      </w:r>
    </w:p>
    <w:p w14:paraId="4620DB28" w14:textId="77777777" w:rsidR="001C730F" w:rsidRDefault="001C730F" w:rsidP="001C730F">
      <w:r w:rsidRPr="001C730F">
        <w:rPr>
          <w:i/>
        </w:rPr>
        <w:t>Principal Investigator</w:t>
      </w:r>
      <w:r w:rsidRPr="001C730F">
        <w:t xml:space="preserve">: Accrual, efficacy and safety data will be monitored by the Principal Investigator, </w:t>
      </w:r>
      <w:r>
        <w:t>__________________</w:t>
      </w:r>
    </w:p>
    <w:p w14:paraId="75845802" w14:textId="77777777" w:rsidR="001C730F" w:rsidRPr="001C730F" w:rsidRDefault="001C730F" w:rsidP="001C730F"/>
    <w:p w14:paraId="713133B1" w14:textId="77777777" w:rsidR="001C730F" w:rsidRDefault="001C730F" w:rsidP="001C730F">
      <w:r w:rsidRPr="001C730F">
        <w:rPr>
          <w:b/>
          <w:i/>
        </w:rPr>
        <w:t>NHLBI IRB</w:t>
      </w:r>
      <w:r>
        <w:t>:</w:t>
      </w:r>
      <w:r w:rsidRPr="001C730F">
        <w:t xml:space="preserve"> Accrual and safety data will be mon</w:t>
      </w:r>
      <w:r>
        <w:t xml:space="preserve">itored reviewed annually by the </w:t>
      </w:r>
      <w:r w:rsidRPr="001C730F">
        <w:t>Institutional Review Board (IRB). Prior to implementation of this study, the protocol and the proposed patient consent and assent forms will be reviewed and approved by the properly constituted Institutional Review Board (IRB) operatin</w:t>
      </w:r>
      <w:r>
        <w:t xml:space="preserve">g according to Title 45 CFR 46.  </w:t>
      </w:r>
      <w:r w:rsidRPr="001C730F">
        <w:t>This committee will also approve all amendments to the protocol or informed consent, and conduct continuing annual review so long as the protocol is open to accrual or follow up of subjects.</w:t>
      </w:r>
    </w:p>
    <w:p w14:paraId="07990DF5" w14:textId="77777777" w:rsidR="001C730F" w:rsidRPr="001C730F" w:rsidRDefault="001C730F" w:rsidP="001C730F"/>
    <w:p w14:paraId="15B91ED6" w14:textId="77777777" w:rsidR="001C730F" w:rsidRDefault="001C730F" w:rsidP="001C730F">
      <w:r w:rsidRPr="001C730F">
        <w:rPr>
          <w:b/>
          <w:i/>
        </w:rPr>
        <w:t>NHLBI DSMB</w:t>
      </w:r>
      <w:r w:rsidRPr="001C730F">
        <w:t>: The NHLBI Data Safety and Monitoring Board will review the protocol at 6 to 12 month intervals. A progress report will be forwarded to the DSMB at these times and their recommendations will be expeditiously implemented. The DSMB may recommend early termination of the study for considerations of safety and efficacy.</w:t>
      </w:r>
    </w:p>
    <w:p w14:paraId="79E0BF5F" w14:textId="77777777" w:rsidR="001C730F" w:rsidRPr="001C730F" w:rsidRDefault="001C730F" w:rsidP="001C730F"/>
    <w:p w14:paraId="3E1A923A" w14:textId="77777777" w:rsidR="001C730F" w:rsidRPr="001C730F" w:rsidRDefault="001C730F" w:rsidP="001C730F">
      <w:r w:rsidRPr="001C730F">
        <w:rPr>
          <w:b/>
          <w:i/>
        </w:rPr>
        <w:t>FDA</w:t>
      </w:r>
      <w:r w:rsidRPr="001C730F">
        <w:t>: An annual progress report, any amendments to the protocol, and any change in the status of the protocol will be forwarded to the FDA Project Manager or designee:</w:t>
      </w:r>
    </w:p>
    <w:p w14:paraId="1C689882" w14:textId="77777777" w:rsidR="001C730F" w:rsidRPr="001C730F" w:rsidRDefault="001C730F" w:rsidP="001C730F">
      <w:pPr>
        <w:ind w:left="720"/>
      </w:pPr>
      <w:r w:rsidRPr="001C730F">
        <w:t>Mara Miller, Regulatory Project Manager</w:t>
      </w:r>
    </w:p>
    <w:p w14:paraId="73AF7A1B" w14:textId="77777777" w:rsidR="001C730F" w:rsidRPr="001C730F" w:rsidRDefault="001C730F" w:rsidP="001C730F">
      <w:pPr>
        <w:ind w:left="720"/>
      </w:pPr>
      <w:r w:rsidRPr="001C730F">
        <w:t>CDER Therapeutic Biological Products Document Room</w:t>
      </w:r>
    </w:p>
    <w:p w14:paraId="2DEC5792" w14:textId="77777777" w:rsidR="001C730F" w:rsidRPr="001C730F" w:rsidRDefault="001C730F" w:rsidP="001C730F">
      <w:pPr>
        <w:ind w:left="720"/>
      </w:pPr>
      <w:r w:rsidRPr="001C730F">
        <w:t>Center for Drug Evaluation and Research, Food and Drug Administration</w:t>
      </w:r>
    </w:p>
    <w:p w14:paraId="5EE835F5" w14:textId="77777777" w:rsidR="001C730F" w:rsidRDefault="001C730F" w:rsidP="001C730F">
      <w:pPr>
        <w:ind w:left="720"/>
      </w:pPr>
      <w:r w:rsidRPr="001C730F">
        <w:t>5901 B Ammendale Road, Beltsville, MD 20705-1266</w:t>
      </w:r>
    </w:p>
    <w:p w14:paraId="0D6AE182" w14:textId="77777777" w:rsidR="00A86D1D" w:rsidRDefault="00A86D1D" w:rsidP="001C730F">
      <w:pPr>
        <w:ind w:left="720"/>
      </w:pPr>
    </w:p>
    <w:p w14:paraId="5859E21C" w14:textId="77777777" w:rsidR="00A86D1D" w:rsidRPr="001C730F" w:rsidRDefault="00A86D1D" w:rsidP="001C730F">
      <w:pPr>
        <w:ind w:left="720"/>
      </w:pPr>
      <w:r>
        <w:t>&lt;Confirm this address __________&gt;</w:t>
      </w:r>
    </w:p>
    <w:p w14:paraId="0B443A9F" w14:textId="77777777" w:rsidR="001C730F" w:rsidRDefault="001C730F" w:rsidP="001C730F"/>
    <w:p w14:paraId="53898F32" w14:textId="77777777" w:rsidR="001C730F" w:rsidRPr="001C730F" w:rsidRDefault="005B1841" w:rsidP="001C730F">
      <w:r w:rsidRPr="005B1841">
        <w:rPr>
          <w:b/>
          <w:i/>
        </w:rPr>
        <w:t>Wyeth Pharmaceuticals Inc</w:t>
      </w:r>
      <w:r w:rsidR="001C730F" w:rsidRPr="001C730F">
        <w:t>: An annual progress report, any amendments to the protocol, and any change in the status of the protocol will be forwarded to</w:t>
      </w:r>
    </w:p>
    <w:p w14:paraId="5F475C29" w14:textId="77777777" w:rsidR="005B1841" w:rsidRDefault="005B1841" w:rsidP="001C730F"/>
    <w:p w14:paraId="4FA7796B" w14:textId="77777777" w:rsidR="005B1841" w:rsidRDefault="005B1841" w:rsidP="005B1841">
      <w:pPr>
        <w:ind w:firstLine="720"/>
      </w:pPr>
      <w:r>
        <w:t>____________________</w:t>
      </w:r>
    </w:p>
    <w:p w14:paraId="66E9E69E" w14:textId="77777777" w:rsidR="005B1841" w:rsidRDefault="005B1841" w:rsidP="001C730F"/>
    <w:p w14:paraId="3641390E" w14:textId="222F784F" w:rsidR="001C730F" w:rsidRPr="005B1841" w:rsidRDefault="008A3E66" w:rsidP="001C730F">
      <w:pPr>
        <w:rPr>
          <w:b/>
        </w:rPr>
      </w:pPr>
      <w:r>
        <w:rPr>
          <w:b/>
        </w:rPr>
        <w:t>8</w:t>
      </w:r>
      <w:r w:rsidR="005B1841">
        <w:rPr>
          <w:b/>
        </w:rPr>
        <w:t>.2</w:t>
      </w:r>
      <w:r w:rsidR="005B1841">
        <w:rPr>
          <w:b/>
        </w:rPr>
        <w:tab/>
      </w:r>
      <w:r w:rsidR="001C730F" w:rsidRPr="005B1841">
        <w:rPr>
          <w:b/>
        </w:rPr>
        <w:t>Event Characterization and Reporting</w:t>
      </w:r>
    </w:p>
    <w:p w14:paraId="7F369903" w14:textId="77777777" w:rsidR="001C730F" w:rsidRDefault="001C730F" w:rsidP="001C730F">
      <w:r w:rsidRPr="001C730F">
        <w:t xml:space="preserve">Events include adverse events (AE), serious adverse events (SAE), protocol deviations (PD), unanticipated problems (UP), and non-compliance. </w:t>
      </w:r>
      <w:r w:rsidR="005B1841">
        <w:t xml:space="preserve"> </w:t>
      </w:r>
      <w:r w:rsidRPr="001C730F">
        <w:t>The characterization (e.g.,</w:t>
      </w:r>
      <w:r w:rsidR="005B1841">
        <w:t xml:space="preserve"> seriousness, expectedness, etc.</w:t>
      </w:r>
      <w:r w:rsidRPr="001C730F">
        <w:t>) of the event will determine the reporting requirements.</w:t>
      </w:r>
    </w:p>
    <w:p w14:paraId="6C98FA81" w14:textId="77777777" w:rsidR="005B1841" w:rsidRPr="001C730F" w:rsidRDefault="005B1841" w:rsidP="001C730F"/>
    <w:p w14:paraId="43CF0ECA" w14:textId="77777777" w:rsidR="001C730F" w:rsidRPr="001C730F" w:rsidRDefault="001C730F" w:rsidP="001C730F">
      <w:r w:rsidRPr="001C730F">
        <w:t xml:space="preserve">The principal investigator will review all events (AEs, protocol deviations, UPs, SAEs) to determine the seriousness, expectedness, and reportability of the event. </w:t>
      </w:r>
      <w:r w:rsidR="005B1841">
        <w:t xml:space="preserve"> </w:t>
      </w:r>
      <w:r w:rsidRPr="001C730F">
        <w:t>As required and/or needed, the principal investigator will review the events with the Sponsor to make the final determination of seriousness and reportability.</w:t>
      </w:r>
    </w:p>
    <w:p w14:paraId="797732D2" w14:textId="77777777" w:rsidR="005B1841" w:rsidRDefault="005B1841" w:rsidP="001C730F"/>
    <w:p w14:paraId="6CE5A184" w14:textId="77777777" w:rsidR="001C730F" w:rsidRDefault="001C730F" w:rsidP="001C730F">
      <w:r w:rsidRPr="005B1841">
        <w:rPr>
          <w:i/>
        </w:rPr>
        <w:t>Serious event</w:t>
      </w:r>
      <w:r w:rsidRPr="001C730F">
        <w:t>: An event is serious if it meets the definition of a serious adverse event (below) or if it requires immediate corrective action by a PI and/or IRB to protect the safety, welfare or rights of subjects.</w:t>
      </w:r>
    </w:p>
    <w:p w14:paraId="40722F47" w14:textId="77777777" w:rsidR="005B1841" w:rsidRPr="001C730F" w:rsidRDefault="005B1841" w:rsidP="001C730F"/>
    <w:p w14:paraId="778C870A" w14:textId="12273D61" w:rsidR="001C730F" w:rsidRPr="005B1841" w:rsidRDefault="008A3E66" w:rsidP="001C730F">
      <w:pPr>
        <w:rPr>
          <w:b/>
        </w:rPr>
      </w:pPr>
      <w:r>
        <w:rPr>
          <w:b/>
        </w:rPr>
        <w:t>8</w:t>
      </w:r>
      <w:r w:rsidR="005B1841" w:rsidRPr="005B1841">
        <w:rPr>
          <w:b/>
        </w:rPr>
        <w:t>.2.1</w:t>
      </w:r>
      <w:r w:rsidR="005B1841" w:rsidRPr="005B1841">
        <w:rPr>
          <w:b/>
        </w:rPr>
        <w:tab/>
      </w:r>
      <w:r w:rsidR="001C730F" w:rsidRPr="005B1841">
        <w:rPr>
          <w:b/>
        </w:rPr>
        <w:t>Unanticipated Problem (UP) Characterization</w:t>
      </w:r>
    </w:p>
    <w:p w14:paraId="65257913" w14:textId="77777777" w:rsidR="001C730F" w:rsidRPr="001C730F" w:rsidRDefault="001C730F" w:rsidP="001C730F">
      <w:r w:rsidRPr="001C730F">
        <w:t xml:space="preserve">Any incident, experience, or outcome that meets </w:t>
      </w:r>
      <w:r w:rsidRPr="005B1841">
        <w:rPr>
          <w:b/>
          <w:i/>
        </w:rPr>
        <w:t>all</w:t>
      </w:r>
      <w:r w:rsidRPr="001C730F">
        <w:t xml:space="preserve"> of the following criteria:</w:t>
      </w:r>
    </w:p>
    <w:p w14:paraId="69A2C436" w14:textId="77777777" w:rsidR="001C730F" w:rsidRPr="001C730F" w:rsidRDefault="001C730F" w:rsidP="005B1841">
      <w:pPr>
        <w:pStyle w:val="ListParagraph"/>
        <w:numPr>
          <w:ilvl w:val="0"/>
          <w:numId w:val="15"/>
        </w:numPr>
      </w:pPr>
      <w:r w:rsidRPr="001C730F">
        <w:t>Unexpected: (in terms of nature, severity, or frequency) given (a) the research procedures that are described in the protocol-related documents, such as the IRB-approved research protocol and informed consent document; and (b) the characteristics of the subject population being studied,</w:t>
      </w:r>
    </w:p>
    <w:p w14:paraId="244E448E" w14:textId="77777777" w:rsidR="001C730F" w:rsidRPr="001C730F" w:rsidRDefault="001C730F" w:rsidP="005B1841">
      <w:pPr>
        <w:pStyle w:val="ListParagraph"/>
        <w:numPr>
          <w:ilvl w:val="0"/>
          <w:numId w:val="15"/>
        </w:numPr>
      </w:pPr>
      <w:r w:rsidRPr="001C730F">
        <w:t>Related or possibly related: to participation in the research (possibly related means there is a reasonable possibility that the incident, experience, or outcome may have been caused by the procedures involved in the research),</w:t>
      </w:r>
      <w:r w:rsidR="005B1841">
        <w:t xml:space="preserve"> </w:t>
      </w:r>
      <w:r w:rsidR="005B1841" w:rsidRPr="005B1841">
        <w:rPr>
          <w:b/>
          <w:i/>
        </w:rPr>
        <w:t>AND</w:t>
      </w:r>
    </w:p>
    <w:p w14:paraId="69A8B581" w14:textId="77777777" w:rsidR="001C730F" w:rsidRPr="001C730F" w:rsidRDefault="001C730F" w:rsidP="005B1841">
      <w:pPr>
        <w:pStyle w:val="ListParagraph"/>
        <w:numPr>
          <w:ilvl w:val="0"/>
          <w:numId w:val="15"/>
        </w:numPr>
      </w:pPr>
      <w:r w:rsidRPr="001C730F">
        <w:t>Suggests that the research places subjects or others at a greater risk of harm (including physical, psychological, economic, or social harm) than was previously known or recognized.</w:t>
      </w:r>
    </w:p>
    <w:p w14:paraId="0847FF5E" w14:textId="77777777" w:rsidR="005B1841" w:rsidRDefault="005B1841" w:rsidP="001C730F"/>
    <w:p w14:paraId="4D1C6308" w14:textId="77777777" w:rsidR="001C730F" w:rsidRDefault="001C730F" w:rsidP="001C730F">
      <w:r w:rsidRPr="005B1841">
        <w:rPr>
          <w:i/>
        </w:rPr>
        <w:t>Unanticipated Problem that is not an Adverse Event</w:t>
      </w:r>
      <w:r w:rsidRPr="001C730F">
        <w:t>: An unanticipated problem that does not fit the definition of an adverse event, but which may, in the opinion of the investigator, involves risk to the subject, affect others in the research study, or significantly impact the integrity of research data. For example, report occurrences of breaches of confidentiality, accidental destruction of study records, or unaccounted-for study drug.</w:t>
      </w:r>
    </w:p>
    <w:p w14:paraId="55101859" w14:textId="77777777" w:rsidR="005B1841" w:rsidRPr="001C730F" w:rsidRDefault="005B1841" w:rsidP="001C730F"/>
    <w:p w14:paraId="6583047E" w14:textId="066A5B14" w:rsidR="001C730F" w:rsidRPr="005B1841" w:rsidRDefault="008A3E66" w:rsidP="001C730F">
      <w:pPr>
        <w:rPr>
          <w:b/>
        </w:rPr>
      </w:pPr>
      <w:r>
        <w:rPr>
          <w:b/>
        </w:rPr>
        <w:t>8</w:t>
      </w:r>
      <w:r w:rsidR="005B1841">
        <w:rPr>
          <w:b/>
        </w:rPr>
        <w:t>.2.2</w:t>
      </w:r>
      <w:r w:rsidR="005B1841">
        <w:rPr>
          <w:b/>
        </w:rPr>
        <w:tab/>
      </w:r>
      <w:r w:rsidR="001C730F" w:rsidRPr="005B1841">
        <w:rPr>
          <w:b/>
        </w:rPr>
        <w:t>Protocol Deviation (PD) Characterization</w:t>
      </w:r>
    </w:p>
    <w:p w14:paraId="6E5040C5" w14:textId="77777777" w:rsidR="001C730F" w:rsidRDefault="001C730F" w:rsidP="001C730F">
      <w:r w:rsidRPr="001C730F">
        <w:t>Any change, divergence, or departure from the IRB approved research protocol. The impact of a PD is characterized by designation as serious or not serious. The serious adverse event definition (see below)</w:t>
      </w:r>
      <w:r w:rsidR="005B1841">
        <w:t xml:space="preserve"> </w:t>
      </w:r>
      <w:r w:rsidRPr="001C730F">
        <w:t>will be used to determine if the PD is serious in nature.</w:t>
      </w:r>
    </w:p>
    <w:p w14:paraId="17D1AE18" w14:textId="77777777" w:rsidR="005B1841" w:rsidRPr="001C730F" w:rsidRDefault="005B1841" w:rsidP="001C730F"/>
    <w:p w14:paraId="6210912E" w14:textId="77777777" w:rsidR="001C730F" w:rsidRDefault="001C730F" w:rsidP="001C730F">
      <w:r w:rsidRPr="001C730F">
        <w:t>It is anticipated that approximately 50% of the clinical monitoring laboratory testing performed during the first 6 months will not be performed within +/- 3 days of the required time points, with the exception of the month 3 and 6 landmark visits. If the clinical laboratory monitoring occurs outside the +/- 3 day window, these events will not be reported to the IRB as non-serious protocol deviations on the NIH problem form within 14 days of the occurrence unless the event occurs at greater than 50% in a single subject or greater than 50% cumulatively for all subjects. The events will be recorded in the database and reported at time of continuing review. If the number of events per subject or per cumulative enrolled subjects exceeds 50%, this will be reported within 14 days to the IRB as a serious protocol deviation. Please note, subjects and providers are reminded of the importance of the timely completion of the clinical laboratory testing.</w:t>
      </w:r>
    </w:p>
    <w:p w14:paraId="309E6FF9" w14:textId="77777777" w:rsidR="005B1841" w:rsidRPr="001C730F" w:rsidRDefault="005B1841" w:rsidP="001C730F"/>
    <w:p w14:paraId="493A6A44" w14:textId="77777777" w:rsidR="001C730F" w:rsidRPr="001C730F" w:rsidRDefault="001C730F" w:rsidP="001C730F">
      <w:r w:rsidRPr="001C730F">
        <w:t>Questionnaires that are not completed at the required time point due to clinical status (e.g. critically ill), will be recorded in the database and reported as protocol deviations at the time of continuing review.</w:t>
      </w:r>
    </w:p>
    <w:p w14:paraId="610B7F21" w14:textId="77777777" w:rsidR="005B1841" w:rsidRDefault="005B1841" w:rsidP="001C730F"/>
    <w:p w14:paraId="1118F952" w14:textId="4C123DB3" w:rsidR="001C730F" w:rsidRDefault="001C730F" w:rsidP="001C730F">
      <w:r w:rsidRPr="001C730F">
        <w:t xml:space="preserve">Interruptions in </w:t>
      </w:r>
      <w:r w:rsidR="005B1841">
        <w:t>sirolimus</w:t>
      </w:r>
      <w:r w:rsidRPr="001C730F">
        <w:t xml:space="preserve"> dosing that are clinically indicated per section </w:t>
      </w:r>
      <w:r w:rsidR="004D3AFA">
        <w:t>10</w:t>
      </w:r>
      <w:r w:rsidR="005B1841">
        <w:t>__</w:t>
      </w:r>
      <w:r w:rsidRPr="001C730F">
        <w:t>, will not be reported as deviations to the IRB, but will be recorded in the medical record. However, when the interruption is a consequence of a serious adverse event, the interruption will only be included in the SAE report.</w:t>
      </w:r>
    </w:p>
    <w:p w14:paraId="06217A96" w14:textId="77777777" w:rsidR="005B1841" w:rsidRPr="001C730F" w:rsidRDefault="005B1841" w:rsidP="001C730F"/>
    <w:p w14:paraId="4D687E05" w14:textId="3934C184" w:rsidR="001C730F" w:rsidRPr="003405E1" w:rsidRDefault="008A3E66" w:rsidP="001C730F">
      <w:pPr>
        <w:rPr>
          <w:b/>
        </w:rPr>
      </w:pPr>
      <w:r>
        <w:rPr>
          <w:b/>
        </w:rPr>
        <w:t>8</w:t>
      </w:r>
      <w:r w:rsidR="003405E1">
        <w:rPr>
          <w:b/>
        </w:rPr>
        <w:t>.2.3</w:t>
      </w:r>
      <w:r w:rsidR="003405E1">
        <w:rPr>
          <w:b/>
        </w:rPr>
        <w:tab/>
      </w:r>
      <w:r w:rsidR="001C730F" w:rsidRPr="003405E1">
        <w:rPr>
          <w:b/>
        </w:rPr>
        <w:t>Adverse Events (AEs) Characterization</w:t>
      </w:r>
    </w:p>
    <w:p w14:paraId="3CB76221" w14:textId="77777777" w:rsidR="001C730F" w:rsidRDefault="001C730F" w:rsidP="001C730F">
      <w:r w:rsidRPr="001C730F">
        <w:t>Adverse events are defined as any untoward medical occurrence in a human subject, including any abnormal sign (e.g., abnormal physical exam or laboratory finding), symptom, or disease, temporally associated with the subject’s participation in the research, whether or not considered related to the subject’s participation in the research.</w:t>
      </w:r>
    </w:p>
    <w:p w14:paraId="623C5D6F" w14:textId="77777777" w:rsidR="003405E1" w:rsidRPr="001C730F" w:rsidRDefault="003405E1" w:rsidP="001C730F"/>
    <w:p w14:paraId="40D9562C" w14:textId="77777777" w:rsidR="001C730F" w:rsidRPr="001C730F" w:rsidRDefault="001C730F" w:rsidP="001C730F">
      <w:r w:rsidRPr="001C730F">
        <w:t>Non-hematologic abnormal laboratory findings used to evaluate the safety of this protocol regimen will include any change from laboratory assessments done prior to first dose of study medication that result in a progression to a grade 3 or 4 laboratory toxicity or are characterized by any of the following:</w:t>
      </w:r>
    </w:p>
    <w:p w14:paraId="6CCBB092" w14:textId="77777777" w:rsidR="001C730F" w:rsidRPr="001C730F" w:rsidRDefault="001C730F" w:rsidP="003405E1">
      <w:pPr>
        <w:pStyle w:val="ListParagraph"/>
        <w:numPr>
          <w:ilvl w:val="0"/>
          <w:numId w:val="16"/>
        </w:numPr>
      </w:pPr>
      <w:r w:rsidRPr="001C730F">
        <w:t>Results in discontinuation from the study</w:t>
      </w:r>
    </w:p>
    <w:p w14:paraId="5D41C208" w14:textId="77777777" w:rsidR="003405E1" w:rsidRDefault="001C730F" w:rsidP="003405E1">
      <w:pPr>
        <w:pStyle w:val="ListParagraph"/>
        <w:numPr>
          <w:ilvl w:val="0"/>
          <w:numId w:val="16"/>
        </w:numPr>
      </w:pPr>
      <w:r w:rsidRPr="001C730F">
        <w:t>Is associated with clinical signs or symptoms</w:t>
      </w:r>
    </w:p>
    <w:p w14:paraId="3EBD8373" w14:textId="77777777" w:rsidR="001C730F" w:rsidRPr="001C730F" w:rsidRDefault="001C730F" w:rsidP="003405E1">
      <w:pPr>
        <w:pStyle w:val="ListParagraph"/>
        <w:numPr>
          <w:ilvl w:val="0"/>
          <w:numId w:val="16"/>
        </w:numPr>
      </w:pPr>
      <w:r w:rsidRPr="001C730F">
        <w:t>Requires treatment or any other therapeutic intervention</w:t>
      </w:r>
    </w:p>
    <w:p w14:paraId="0768A4C1" w14:textId="77777777" w:rsidR="001C730F" w:rsidRPr="001C730F" w:rsidRDefault="001C730F" w:rsidP="003405E1">
      <w:pPr>
        <w:pStyle w:val="ListParagraph"/>
        <w:numPr>
          <w:ilvl w:val="0"/>
          <w:numId w:val="16"/>
        </w:numPr>
      </w:pPr>
      <w:r w:rsidRPr="001C730F">
        <w:t>Is associated with death or another serious adverse event, including hospitalization</w:t>
      </w:r>
    </w:p>
    <w:p w14:paraId="548528A6" w14:textId="77777777" w:rsidR="001C730F" w:rsidRPr="001C730F" w:rsidRDefault="001C730F" w:rsidP="003405E1">
      <w:pPr>
        <w:pStyle w:val="ListParagraph"/>
        <w:numPr>
          <w:ilvl w:val="0"/>
          <w:numId w:val="16"/>
        </w:numPr>
      </w:pPr>
      <w:r w:rsidRPr="001C730F">
        <w:t>Is judged by the Investigator to be of significant clinical impact</w:t>
      </w:r>
    </w:p>
    <w:p w14:paraId="13754C69" w14:textId="77777777" w:rsidR="001C730F" w:rsidRPr="001C730F" w:rsidRDefault="001C730F" w:rsidP="003405E1">
      <w:pPr>
        <w:pStyle w:val="ListParagraph"/>
        <w:numPr>
          <w:ilvl w:val="0"/>
          <w:numId w:val="16"/>
        </w:numPr>
      </w:pPr>
      <w:r w:rsidRPr="001C730F">
        <w:t>If any abnormal laboratory result is considered clinically significant, the investigator will provide details about the action taken with respect to the test drug and about the patient’s outcome.</w:t>
      </w:r>
    </w:p>
    <w:p w14:paraId="16012566" w14:textId="77777777" w:rsidR="003405E1" w:rsidRDefault="003405E1" w:rsidP="001C730F"/>
    <w:p w14:paraId="450477F2" w14:textId="77777777" w:rsidR="001C730F" w:rsidRDefault="001C730F" w:rsidP="001C730F">
      <w:r w:rsidRPr="003405E1">
        <w:rPr>
          <w:i/>
        </w:rPr>
        <w:t>Suspected adverse reaction</w:t>
      </w:r>
      <w:r w:rsidRPr="001C730F">
        <w:t>: Suspected adverse reaction means any adverse event for which there is a reasonable possibility that the drug caused the adverse event. For the purposes of IND safety reporting, ‘reasonable possibility’ means there is evidence to suggest a causal relationship between the drug and the adverse event. A suspected adverse reaction implies a lesser degree of certainty about causality than adverse reaction, which means any adverse event caused by a drug</w:t>
      </w:r>
      <w:r w:rsidR="003405E1">
        <w:t>.</w:t>
      </w:r>
    </w:p>
    <w:p w14:paraId="577A5A1A" w14:textId="77777777" w:rsidR="003405E1" w:rsidRPr="001C730F" w:rsidRDefault="003405E1" w:rsidP="001C730F"/>
    <w:p w14:paraId="0BDF7376" w14:textId="77777777" w:rsidR="001C730F" w:rsidRPr="001C730F" w:rsidRDefault="001C730F" w:rsidP="001C730F">
      <w:r w:rsidRPr="003405E1">
        <w:rPr>
          <w:i/>
        </w:rPr>
        <w:t>Unexpected adverse reaction</w:t>
      </w:r>
      <w:r w:rsidRPr="001C730F">
        <w:t>: An adverse event or suspected adverse reaction is considered “unexpected” if it is not listed in the investigator brochure or is not listed at the specificity or severity that has been observed; or, if an investigator brochure is not required or available, is not consistent with the risk information described in the general investigational plan or elsewhere in the current application. "Unexpected”, also refers to adverse events or suspected adverse reactions that are mentioned in the investigator brochure as occurring with a class of drugs or as anticipated from the pharmacological properties of the drug, but are not specifically mentioned as occurring with the particular drug under</w:t>
      </w:r>
      <w:r w:rsidR="003405E1">
        <w:t xml:space="preserve"> </w:t>
      </w:r>
      <w:r w:rsidRPr="001C730F">
        <w:t>investigation.</w:t>
      </w:r>
    </w:p>
    <w:p w14:paraId="165D2B72" w14:textId="77777777" w:rsidR="001C730F" w:rsidRDefault="001C730F" w:rsidP="001C730F">
      <w:r w:rsidRPr="001C730F">
        <w:t>The AEs will be attributed (unrelated, unlikely, possibly, probably or definitely related) to study medication and/or disease. The AEs will be graded by severity utilizing CTCAE version 4.0.</w:t>
      </w:r>
    </w:p>
    <w:p w14:paraId="0F586306" w14:textId="77777777" w:rsidR="003405E1" w:rsidRPr="001C730F" w:rsidRDefault="003405E1" w:rsidP="001C730F"/>
    <w:p w14:paraId="4CDB8FE8" w14:textId="77777777" w:rsidR="001C730F" w:rsidRDefault="001C730F" w:rsidP="001C730F">
      <w:r w:rsidRPr="003405E1">
        <w:rPr>
          <w:i/>
        </w:rPr>
        <w:t>Duration of adverse event collecting and reporting</w:t>
      </w:r>
      <w:r w:rsidRPr="001C730F">
        <w:t>: The collection and recording (in the database) of AEs (and SAEs) will begin on the first day of initiation of the study drug and will continue for 30 days after the 6 month landmark visit or for 30 days after treatment is discontinued if before the 6 month landmark visit, after which the events will be captured in the medical record but not abstracted (recorded in the database) to toxicity tables. Serious adverse event recording and reporting will continue as long as the subject remains on study. AEs will be followed until satisfactory resolution as long as the subject remains on study.</w:t>
      </w:r>
    </w:p>
    <w:p w14:paraId="1E2C9000" w14:textId="77777777" w:rsidR="003405E1" w:rsidRPr="001C730F" w:rsidRDefault="003405E1" w:rsidP="001C730F"/>
    <w:p w14:paraId="2E9D05E0" w14:textId="37F0C816" w:rsidR="001C730F" w:rsidRPr="003405E1" w:rsidRDefault="008A3E66" w:rsidP="001C730F">
      <w:pPr>
        <w:rPr>
          <w:b/>
        </w:rPr>
      </w:pPr>
      <w:r>
        <w:rPr>
          <w:b/>
        </w:rPr>
        <w:t>8</w:t>
      </w:r>
      <w:r w:rsidR="003405E1" w:rsidRPr="003405E1">
        <w:rPr>
          <w:b/>
        </w:rPr>
        <w:t>.2.4</w:t>
      </w:r>
      <w:r w:rsidR="003405E1" w:rsidRPr="003405E1">
        <w:rPr>
          <w:b/>
        </w:rPr>
        <w:tab/>
      </w:r>
      <w:r w:rsidR="001C730F" w:rsidRPr="003405E1">
        <w:rPr>
          <w:b/>
        </w:rPr>
        <w:t>Serious Adverse Events Characterization</w:t>
      </w:r>
    </w:p>
    <w:p w14:paraId="58F72CDA" w14:textId="77777777" w:rsidR="001C730F" w:rsidRPr="001C730F" w:rsidRDefault="001C730F" w:rsidP="001C730F">
      <w:r w:rsidRPr="001C730F">
        <w:t>An adverse event or suspected adverse reaction is considered “serious” if, in the view of either the investigator or sponsor, it results in any of the following outcomes:</w:t>
      </w:r>
    </w:p>
    <w:p w14:paraId="1D80962B" w14:textId="77777777" w:rsidR="001C730F" w:rsidRPr="001C730F" w:rsidRDefault="003405E1" w:rsidP="003405E1">
      <w:pPr>
        <w:pStyle w:val="ListParagraph"/>
        <w:numPr>
          <w:ilvl w:val="0"/>
          <w:numId w:val="17"/>
        </w:numPr>
      </w:pPr>
      <w:r>
        <w:t>D</w:t>
      </w:r>
      <w:r w:rsidR="001C730F" w:rsidRPr="001C730F">
        <w:t>eath</w:t>
      </w:r>
    </w:p>
    <w:p w14:paraId="690DA378" w14:textId="77777777" w:rsidR="001C730F" w:rsidRPr="001C730F" w:rsidRDefault="003405E1" w:rsidP="003405E1">
      <w:pPr>
        <w:pStyle w:val="ListParagraph"/>
        <w:numPr>
          <w:ilvl w:val="0"/>
          <w:numId w:val="17"/>
        </w:numPr>
      </w:pPr>
      <w:r>
        <w:t>I</w:t>
      </w:r>
      <w:r w:rsidR="001C730F" w:rsidRPr="001C730F">
        <w:t>n-patient hospitalization or prolongation of existing hospitalization</w:t>
      </w:r>
    </w:p>
    <w:p w14:paraId="4B45271B" w14:textId="77777777" w:rsidR="001C730F" w:rsidRPr="001C730F" w:rsidRDefault="003405E1" w:rsidP="003405E1">
      <w:pPr>
        <w:pStyle w:val="ListParagraph"/>
        <w:numPr>
          <w:ilvl w:val="0"/>
          <w:numId w:val="17"/>
        </w:numPr>
      </w:pPr>
      <w:r>
        <w:t>P</w:t>
      </w:r>
      <w:r w:rsidR="001C730F" w:rsidRPr="001C730F">
        <w:t>ersistent or significant incapacity or substantial disruption of the ability to conduct normal life functions</w:t>
      </w:r>
    </w:p>
    <w:p w14:paraId="36FA21F5" w14:textId="77777777" w:rsidR="001C730F" w:rsidRPr="001C730F" w:rsidRDefault="003405E1" w:rsidP="003405E1">
      <w:pPr>
        <w:pStyle w:val="ListParagraph"/>
        <w:numPr>
          <w:ilvl w:val="0"/>
          <w:numId w:val="17"/>
        </w:numPr>
      </w:pPr>
      <w:r>
        <w:t>C</w:t>
      </w:r>
      <w:r w:rsidR="001C730F" w:rsidRPr="001C730F">
        <w:t>ongenital anomaly/birth defect</w:t>
      </w:r>
    </w:p>
    <w:p w14:paraId="34F5841A" w14:textId="77777777" w:rsidR="001C730F" w:rsidRPr="001C730F" w:rsidRDefault="003405E1" w:rsidP="003405E1">
      <w:pPr>
        <w:pStyle w:val="ListParagraph"/>
        <w:numPr>
          <w:ilvl w:val="0"/>
          <w:numId w:val="17"/>
        </w:numPr>
      </w:pPr>
      <w:r>
        <w:t>L</w:t>
      </w:r>
      <w:r w:rsidR="001C730F" w:rsidRPr="001C730F">
        <w:t>ife threatening adverse event</w:t>
      </w:r>
    </w:p>
    <w:p w14:paraId="49D9B9F4" w14:textId="77777777" w:rsidR="001C730F" w:rsidRPr="001C730F" w:rsidRDefault="003405E1" w:rsidP="003405E1">
      <w:pPr>
        <w:pStyle w:val="ListParagraph"/>
        <w:numPr>
          <w:ilvl w:val="0"/>
          <w:numId w:val="17"/>
        </w:numPr>
      </w:pPr>
      <w:r>
        <w:t>O</w:t>
      </w:r>
      <w:r w:rsidR="001C730F" w:rsidRPr="001C730F">
        <w:t>ther important medical events that may jeopardize the subject or may require intervention to prevent one of the other outcomes listed in the definition above may be considered serious based upon appropriate medical judgment</w:t>
      </w:r>
    </w:p>
    <w:p w14:paraId="40BF9DAF" w14:textId="77777777" w:rsidR="003405E1" w:rsidRDefault="003405E1" w:rsidP="001C730F"/>
    <w:p w14:paraId="12110676" w14:textId="77777777" w:rsidR="001C730F" w:rsidRDefault="001C730F" w:rsidP="001C730F">
      <w:r w:rsidRPr="001C730F">
        <w:t>Serious adverse events will be attributed as definitely (clearly related to the research), probably (likely related to the research), possibly (may be related to the research), unlikely (doubtfully related to the research) and unrelated (clear not related to the research).</w:t>
      </w:r>
    </w:p>
    <w:p w14:paraId="3231A613" w14:textId="77777777" w:rsidR="003405E1" w:rsidRPr="001C730F" w:rsidRDefault="003405E1" w:rsidP="001C730F"/>
    <w:p w14:paraId="35BCEC23" w14:textId="77777777" w:rsidR="001C730F" w:rsidRPr="001C730F" w:rsidRDefault="001C730F" w:rsidP="001C730F">
      <w:r w:rsidRPr="001C730F">
        <w:t>TRSAEs are those attributed as definitely or probably. As detailed in section 9.5</w:t>
      </w:r>
      <w:r w:rsidR="003405E1">
        <w:t>______</w:t>
      </w:r>
      <w:r w:rsidRPr="001C730F">
        <w:t xml:space="preserve"> stopping rules, TRSAE that will be monitored and considered for early stopping the study according to statistically determined criteria include Death and any grade IV toxicity considered to be probably or definitely related to study medication.</w:t>
      </w:r>
    </w:p>
    <w:p w14:paraId="2BBBCE43" w14:textId="77777777" w:rsidR="003405E1" w:rsidRDefault="003405E1" w:rsidP="001C730F"/>
    <w:p w14:paraId="5EE4A81F" w14:textId="77777777" w:rsidR="001C730F" w:rsidRPr="001C730F" w:rsidRDefault="001C730F" w:rsidP="001C730F">
      <w:r w:rsidRPr="001C730F">
        <w:t>Hospitalizations for administrative issues (e.g., to receive a transfusion after hours) or movement to the ICU for routine monitoring per administrative requirements or nosocomial isolation will not be reported as an SAE.</w:t>
      </w:r>
    </w:p>
    <w:p w14:paraId="0512878E" w14:textId="77777777" w:rsidR="003405E1" w:rsidRDefault="003405E1" w:rsidP="001C730F"/>
    <w:p w14:paraId="32E70158" w14:textId="77777777" w:rsidR="001C730F" w:rsidRPr="001C730F" w:rsidRDefault="001C730F" w:rsidP="001C730F">
      <w:r w:rsidRPr="003405E1">
        <w:rPr>
          <w:i/>
        </w:rPr>
        <w:t>Duration of Serious Adverse Event collecting and reporting</w:t>
      </w:r>
      <w:r w:rsidRPr="001C730F">
        <w:t>: The collection of SAEs will begin on the first day of initiation of the study drug and will continue as long as the subject is on study. Serious adverse event reporting will continue as long as the subject remains on study.</w:t>
      </w:r>
    </w:p>
    <w:p w14:paraId="632B4DA1" w14:textId="77777777" w:rsidR="003405E1" w:rsidRDefault="003405E1" w:rsidP="001C730F"/>
    <w:p w14:paraId="0F4E1054" w14:textId="2B38B362" w:rsidR="001C730F" w:rsidRPr="003405E1" w:rsidRDefault="008A3E66" w:rsidP="001C730F">
      <w:pPr>
        <w:rPr>
          <w:b/>
        </w:rPr>
      </w:pPr>
      <w:r>
        <w:rPr>
          <w:b/>
        </w:rPr>
        <w:t>8</w:t>
      </w:r>
      <w:r w:rsidR="003405E1">
        <w:rPr>
          <w:b/>
        </w:rPr>
        <w:t>.2.5</w:t>
      </w:r>
      <w:r w:rsidR="003405E1">
        <w:rPr>
          <w:b/>
        </w:rPr>
        <w:tab/>
      </w:r>
      <w:r w:rsidR="001C730F" w:rsidRPr="003405E1">
        <w:rPr>
          <w:b/>
        </w:rPr>
        <w:t>Non-compliance Characterization</w:t>
      </w:r>
    </w:p>
    <w:p w14:paraId="40D51D23" w14:textId="77777777" w:rsidR="001C730F" w:rsidRPr="001C730F" w:rsidRDefault="001C730F" w:rsidP="001C730F">
      <w:r w:rsidRPr="003405E1">
        <w:rPr>
          <w:i/>
        </w:rPr>
        <w:t>Non-compliance</w:t>
      </w:r>
      <w:r w:rsidRPr="001C730F">
        <w:t>: The failure to comply with applicable NIH HRPP policies, IRB requirements, or regulatory requirements for the protection of human research. Noncompliance may be further characterized as:</w:t>
      </w:r>
    </w:p>
    <w:p w14:paraId="4ACBB183" w14:textId="77777777" w:rsidR="001C730F" w:rsidRPr="001C730F" w:rsidRDefault="001C730F" w:rsidP="003405E1">
      <w:pPr>
        <w:pStyle w:val="ListParagraph"/>
        <w:numPr>
          <w:ilvl w:val="0"/>
          <w:numId w:val="19"/>
        </w:numPr>
      </w:pPr>
      <w:r w:rsidRPr="003405E1">
        <w:rPr>
          <w:i/>
        </w:rPr>
        <w:t>Serious non-compliance</w:t>
      </w:r>
      <w:r w:rsidRPr="001C730F">
        <w:t>: Non-compliance that:</w:t>
      </w:r>
    </w:p>
    <w:p w14:paraId="0365DAB7" w14:textId="77777777" w:rsidR="001C730F" w:rsidRPr="001C730F" w:rsidRDefault="001C730F" w:rsidP="003405E1">
      <w:pPr>
        <w:pStyle w:val="ListParagraph"/>
        <w:numPr>
          <w:ilvl w:val="1"/>
          <w:numId w:val="19"/>
        </w:numPr>
      </w:pPr>
      <w:r w:rsidRPr="001C730F">
        <w:t>Increases risks, or causes harm, to participants.</w:t>
      </w:r>
    </w:p>
    <w:p w14:paraId="75845613" w14:textId="77777777" w:rsidR="001C730F" w:rsidRPr="001C730F" w:rsidRDefault="001C730F" w:rsidP="003405E1">
      <w:pPr>
        <w:pStyle w:val="ListParagraph"/>
        <w:numPr>
          <w:ilvl w:val="1"/>
          <w:numId w:val="19"/>
        </w:numPr>
      </w:pPr>
      <w:r w:rsidRPr="001C730F">
        <w:t>Decreases potential benefits to participants.</w:t>
      </w:r>
    </w:p>
    <w:p w14:paraId="70E70E8F" w14:textId="77777777" w:rsidR="001C730F" w:rsidRPr="001C730F" w:rsidRDefault="001C730F" w:rsidP="003405E1">
      <w:pPr>
        <w:pStyle w:val="ListParagraph"/>
        <w:numPr>
          <w:ilvl w:val="1"/>
          <w:numId w:val="19"/>
        </w:numPr>
      </w:pPr>
      <w:r w:rsidRPr="001C730F">
        <w:t>Compromises the integrity of the NIH HRPP.</w:t>
      </w:r>
    </w:p>
    <w:p w14:paraId="6B26874C" w14:textId="77777777" w:rsidR="001C730F" w:rsidRPr="001C730F" w:rsidRDefault="001C730F" w:rsidP="003405E1">
      <w:pPr>
        <w:pStyle w:val="ListParagraph"/>
        <w:numPr>
          <w:ilvl w:val="1"/>
          <w:numId w:val="19"/>
        </w:numPr>
      </w:pPr>
      <w:r w:rsidRPr="001C730F">
        <w:t>Invalidates the study data.</w:t>
      </w:r>
    </w:p>
    <w:p w14:paraId="4021587C" w14:textId="77777777" w:rsidR="001C730F" w:rsidRPr="001C730F" w:rsidRDefault="001C730F" w:rsidP="003405E1">
      <w:pPr>
        <w:pStyle w:val="ListParagraph"/>
        <w:numPr>
          <w:ilvl w:val="0"/>
          <w:numId w:val="19"/>
        </w:numPr>
      </w:pPr>
      <w:r w:rsidRPr="003405E1">
        <w:rPr>
          <w:i/>
        </w:rPr>
        <w:t>Continuing non-compliance</w:t>
      </w:r>
      <w:r w:rsidRPr="001C730F">
        <w:t xml:space="preserve">: Non-compliance that is recurring. An example may be a pattern of non-compliance that suggests </w:t>
      </w:r>
      <w:r w:rsidR="003405E1" w:rsidRPr="001C730F">
        <w:t>likelihood</w:t>
      </w:r>
      <w:r w:rsidRPr="001C730F">
        <w:t xml:space="preserve"> that, absent an intervention, non-compliance will continue. </w:t>
      </w:r>
      <w:r w:rsidR="003405E1">
        <w:t xml:space="preserve"> </w:t>
      </w:r>
      <w:r w:rsidRPr="001C730F">
        <w:t>Continuing noncompliance could also include a failure to respond to IRB requests to resolve previous allegations of non-compliance.</w:t>
      </w:r>
    </w:p>
    <w:p w14:paraId="5A4C59D9" w14:textId="77777777" w:rsidR="001C730F" w:rsidRDefault="001C730F" w:rsidP="003405E1">
      <w:pPr>
        <w:pStyle w:val="ListParagraph"/>
        <w:numPr>
          <w:ilvl w:val="0"/>
          <w:numId w:val="19"/>
        </w:numPr>
      </w:pPr>
      <w:r w:rsidRPr="003405E1">
        <w:rPr>
          <w:i/>
        </w:rPr>
        <w:t>Minor (non-serious) non-compliance</w:t>
      </w:r>
      <w:r w:rsidRPr="001C730F">
        <w:t>: Non-compliance that, is neither serious nor continuing</w:t>
      </w:r>
    </w:p>
    <w:p w14:paraId="3E1FBAA4" w14:textId="77777777" w:rsidR="003405E1" w:rsidRPr="001C730F" w:rsidRDefault="003405E1" w:rsidP="001C730F"/>
    <w:p w14:paraId="6247F321" w14:textId="394683B4" w:rsidR="001C730F" w:rsidRPr="003405E1" w:rsidRDefault="008A3E66" w:rsidP="001C730F">
      <w:pPr>
        <w:rPr>
          <w:b/>
        </w:rPr>
      </w:pPr>
      <w:r>
        <w:rPr>
          <w:b/>
        </w:rPr>
        <w:t>8</w:t>
      </w:r>
      <w:r w:rsidR="003405E1" w:rsidRPr="003405E1">
        <w:rPr>
          <w:b/>
        </w:rPr>
        <w:t>.2.6</w:t>
      </w:r>
      <w:r w:rsidR="003405E1" w:rsidRPr="003405E1">
        <w:rPr>
          <w:b/>
        </w:rPr>
        <w:tab/>
      </w:r>
      <w:r w:rsidR="001C730F" w:rsidRPr="003405E1">
        <w:rPr>
          <w:b/>
        </w:rPr>
        <w:t>Event Reporting</w:t>
      </w:r>
    </w:p>
    <w:p w14:paraId="7D4712C0" w14:textId="77777777" w:rsidR="001C730F" w:rsidRPr="001C730F" w:rsidRDefault="001C730F" w:rsidP="001C730F">
      <w:r w:rsidRPr="001C730F">
        <w:t>All events listed in section 10.2</w:t>
      </w:r>
      <w:r w:rsidR="003405E1">
        <w:t>_____</w:t>
      </w:r>
      <w:r w:rsidRPr="001C730F">
        <w:t xml:space="preserve"> will be reported to</w:t>
      </w:r>
      <w:r w:rsidR="003405E1">
        <w:t xml:space="preserve"> __________________</w:t>
      </w:r>
      <w:r w:rsidRPr="001C730F">
        <w:t>, Principal Investigator of this study:</w:t>
      </w:r>
    </w:p>
    <w:p w14:paraId="2AA740D2" w14:textId="77777777" w:rsidR="001C730F" w:rsidRPr="001C730F" w:rsidRDefault="003405E1" w:rsidP="003405E1">
      <w:pPr>
        <w:ind w:left="720"/>
      </w:pPr>
      <w:r>
        <w:t>______________, M.D.</w:t>
      </w:r>
    </w:p>
    <w:p w14:paraId="6D6E6F82" w14:textId="77777777" w:rsidR="001C730F" w:rsidRPr="001C730F" w:rsidRDefault="001C730F" w:rsidP="003405E1">
      <w:pPr>
        <w:ind w:left="720"/>
      </w:pPr>
      <w:r w:rsidRPr="001C730F">
        <w:t xml:space="preserve">Bldg 10, Room CRC </w:t>
      </w:r>
      <w:r w:rsidR="003405E1">
        <w:t xml:space="preserve"> _________</w:t>
      </w:r>
    </w:p>
    <w:p w14:paraId="40B8C969" w14:textId="77777777" w:rsidR="001C730F" w:rsidRPr="001C730F" w:rsidRDefault="001C730F" w:rsidP="003405E1">
      <w:pPr>
        <w:ind w:left="720"/>
      </w:pPr>
      <w:r w:rsidRPr="001C730F">
        <w:t xml:space="preserve">Phone: (301) </w:t>
      </w:r>
      <w:r w:rsidR="003405E1">
        <w:t>_______________</w:t>
      </w:r>
    </w:p>
    <w:p w14:paraId="0C138C4D" w14:textId="77777777" w:rsidR="001C730F" w:rsidRPr="001C730F" w:rsidRDefault="003405E1" w:rsidP="003405E1">
      <w:pPr>
        <w:ind w:left="720"/>
      </w:pPr>
      <w:r>
        <w:t>Pager: 102-___________</w:t>
      </w:r>
    </w:p>
    <w:p w14:paraId="64FA2091" w14:textId="77777777" w:rsidR="001C730F" w:rsidRDefault="001C730F" w:rsidP="003405E1">
      <w:pPr>
        <w:ind w:left="720"/>
      </w:pPr>
      <w:r w:rsidRPr="001C730F">
        <w:t xml:space="preserve">E-mail: </w:t>
      </w:r>
      <w:r w:rsidR="003405E1">
        <w:t>________</w:t>
      </w:r>
      <w:r w:rsidRPr="001C730F">
        <w:t>@</w:t>
      </w:r>
      <w:r w:rsidR="003405E1" w:rsidRPr="001C730F">
        <w:t xml:space="preserve"> </w:t>
      </w:r>
      <w:r w:rsidRPr="001C730F">
        <w:t>NIH.</w:t>
      </w:r>
      <w:r w:rsidR="003405E1">
        <w:t>gov</w:t>
      </w:r>
    </w:p>
    <w:p w14:paraId="6AC03629" w14:textId="77777777" w:rsidR="003405E1" w:rsidRPr="001C730F" w:rsidRDefault="003405E1" w:rsidP="001C730F"/>
    <w:p w14:paraId="6AEABAC7" w14:textId="613766B5" w:rsidR="001C730F" w:rsidRPr="003405E1" w:rsidRDefault="008A3E66" w:rsidP="001C730F">
      <w:pPr>
        <w:rPr>
          <w:b/>
        </w:rPr>
      </w:pPr>
      <w:r>
        <w:rPr>
          <w:b/>
        </w:rPr>
        <w:t>8</w:t>
      </w:r>
      <w:r w:rsidR="003405E1">
        <w:rPr>
          <w:b/>
        </w:rPr>
        <w:t xml:space="preserve">.2.6.1 </w:t>
      </w:r>
      <w:r w:rsidR="001C730F" w:rsidRPr="003405E1">
        <w:rPr>
          <w:b/>
        </w:rPr>
        <w:t>Reporting Timeframes to IRB Chair, Clinical Director, and IRB</w:t>
      </w:r>
    </w:p>
    <w:p w14:paraId="4A0C561C" w14:textId="77777777" w:rsidR="001C730F" w:rsidRPr="001C730F" w:rsidRDefault="001C730F" w:rsidP="003405E1">
      <w:pPr>
        <w:pStyle w:val="ListParagraph"/>
        <w:numPr>
          <w:ilvl w:val="0"/>
          <w:numId w:val="18"/>
        </w:numPr>
      </w:pPr>
      <w:r w:rsidRPr="001C730F">
        <w:t xml:space="preserve">Serious unanticipated problems, and serious protocol deviations, will be reported to the IRB and CD as soon as possible but </w:t>
      </w:r>
      <w:r w:rsidRPr="003405E1">
        <w:rPr>
          <w:i/>
        </w:rPr>
        <w:t>not more than 7 days</w:t>
      </w:r>
      <w:r w:rsidRPr="001C730F">
        <w:t xml:space="preserve"> after the PI first learns of the event.</w:t>
      </w:r>
    </w:p>
    <w:p w14:paraId="565046B7" w14:textId="77777777" w:rsidR="001C730F" w:rsidRPr="001C730F" w:rsidRDefault="001C730F" w:rsidP="003405E1">
      <w:pPr>
        <w:pStyle w:val="ListParagraph"/>
        <w:numPr>
          <w:ilvl w:val="0"/>
          <w:numId w:val="18"/>
        </w:numPr>
      </w:pPr>
      <w:r w:rsidRPr="001C730F">
        <w:t xml:space="preserve">Not serious unanticipated problems will be reported to the IRB and CD as soon as possible but </w:t>
      </w:r>
      <w:r w:rsidRPr="003405E1">
        <w:rPr>
          <w:i/>
        </w:rPr>
        <w:t>not more than 14 days</w:t>
      </w:r>
      <w:r w:rsidRPr="001C730F">
        <w:t xml:space="preserve"> after the PI first learns of the event.</w:t>
      </w:r>
    </w:p>
    <w:p w14:paraId="60B5AC73" w14:textId="77777777" w:rsidR="001C730F" w:rsidRPr="001C730F" w:rsidRDefault="001C730F" w:rsidP="003405E1">
      <w:pPr>
        <w:pStyle w:val="ListParagraph"/>
        <w:numPr>
          <w:ilvl w:val="0"/>
          <w:numId w:val="18"/>
        </w:numPr>
      </w:pPr>
      <w:r w:rsidRPr="001C730F">
        <w:t xml:space="preserve">Not serious protocol deviations will be reported to the IRB as soon as possible but </w:t>
      </w:r>
      <w:r w:rsidRPr="003405E1">
        <w:rPr>
          <w:i/>
        </w:rPr>
        <w:t>not more than 14 days</w:t>
      </w:r>
      <w:r w:rsidRPr="001C730F">
        <w:t xml:space="preserve"> after the PI first learns of the event.</w:t>
      </w:r>
    </w:p>
    <w:p w14:paraId="34A5AD0B" w14:textId="77777777" w:rsidR="001C730F" w:rsidRPr="001C730F" w:rsidRDefault="001C730F" w:rsidP="003405E1">
      <w:pPr>
        <w:pStyle w:val="ListParagraph"/>
        <w:numPr>
          <w:ilvl w:val="0"/>
          <w:numId w:val="18"/>
        </w:numPr>
      </w:pPr>
      <w:r w:rsidRPr="001C730F">
        <w:t xml:space="preserve">SAEs that do not meet the criteria of UP must be reported to the IRB Chair and Clinical Director </w:t>
      </w:r>
      <w:r w:rsidRPr="003405E1">
        <w:rPr>
          <w:i/>
        </w:rPr>
        <w:t>within 14 days</w:t>
      </w:r>
      <w:r w:rsidRPr="001C730F">
        <w:t xml:space="preserve"> of learning of the event using the SAE form in PTMS.</w:t>
      </w:r>
    </w:p>
    <w:p w14:paraId="52EC3CBC" w14:textId="77777777" w:rsidR="001C730F" w:rsidRPr="001C730F" w:rsidRDefault="001C730F" w:rsidP="003405E1">
      <w:pPr>
        <w:pStyle w:val="ListParagraph"/>
        <w:numPr>
          <w:ilvl w:val="0"/>
          <w:numId w:val="18"/>
        </w:numPr>
      </w:pPr>
      <w:r w:rsidRPr="001C730F">
        <w:t xml:space="preserve">Deaths will be reported to the Clinical Director </w:t>
      </w:r>
      <w:r w:rsidRPr="003405E1">
        <w:rPr>
          <w:i/>
        </w:rPr>
        <w:t>within 7 days</w:t>
      </w:r>
      <w:r w:rsidRPr="001C730F">
        <w:t xml:space="preserve"> after the PI first learns of the event.</w:t>
      </w:r>
    </w:p>
    <w:p w14:paraId="4BE2EBE9" w14:textId="77777777" w:rsidR="003405E1" w:rsidRDefault="003405E1" w:rsidP="001C730F"/>
    <w:p w14:paraId="5B812DE6" w14:textId="256C1130" w:rsidR="001C730F" w:rsidRPr="001C730F" w:rsidRDefault="008A3E66" w:rsidP="001C730F">
      <w:r>
        <w:rPr>
          <w:b/>
        </w:rPr>
        <w:t>8</w:t>
      </w:r>
      <w:r w:rsidR="001C730F" w:rsidRPr="00DB27DB">
        <w:rPr>
          <w:b/>
        </w:rPr>
        <w:t>.2.6.1.1 Reports at the time of continuing IRB review</w:t>
      </w:r>
    </w:p>
    <w:p w14:paraId="05CAABBF" w14:textId="77777777" w:rsidR="001C730F" w:rsidRPr="001C730F" w:rsidRDefault="001C730F" w:rsidP="001C730F">
      <w:r w:rsidRPr="001C730F">
        <w:t>At continuing review, the PI will provide to the IRB a summary of:</w:t>
      </w:r>
    </w:p>
    <w:p w14:paraId="4B2B7409" w14:textId="77777777" w:rsidR="001C730F" w:rsidRPr="001C730F" w:rsidRDefault="001C730F" w:rsidP="00DB27DB">
      <w:pPr>
        <w:pStyle w:val="ListParagraph"/>
        <w:numPr>
          <w:ilvl w:val="0"/>
          <w:numId w:val="22"/>
        </w:numPr>
      </w:pPr>
      <w:r w:rsidRPr="001C730F">
        <w:t>All UPs</w:t>
      </w:r>
    </w:p>
    <w:p w14:paraId="5D0F5935" w14:textId="77777777" w:rsidR="001C730F" w:rsidRPr="001C730F" w:rsidRDefault="001C730F" w:rsidP="00DB27DB">
      <w:pPr>
        <w:pStyle w:val="ListParagraph"/>
        <w:numPr>
          <w:ilvl w:val="0"/>
          <w:numId w:val="22"/>
        </w:numPr>
      </w:pPr>
      <w:r w:rsidRPr="001C730F">
        <w:t>All PDs (except for those granted a waiver of reporting)</w:t>
      </w:r>
    </w:p>
    <w:p w14:paraId="30DE1B39" w14:textId="77777777" w:rsidR="001C730F" w:rsidRPr="001C730F" w:rsidRDefault="001C730F" w:rsidP="00DB27DB">
      <w:pPr>
        <w:pStyle w:val="ListParagraph"/>
        <w:numPr>
          <w:ilvl w:val="0"/>
          <w:numId w:val="22"/>
        </w:numPr>
      </w:pPr>
      <w:r w:rsidRPr="001C730F">
        <w:t>All AEs (except for those granted a waiver of reporting)</w:t>
      </w:r>
    </w:p>
    <w:p w14:paraId="53C732CC" w14:textId="77777777" w:rsidR="001C730F" w:rsidRPr="001C730F" w:rsidRDefault="001C730F" w:rsidP="00DB27DB">
      <w:pPr>
        <w:pStyle w:val="ListParagraph"/>
        <w:numPr>
          <w:ilvl w:val="0"/>
          <w:numId w:val="22"/>
        </w:numPr>
      </w:pPr>
      <w:r w:rsidRPr="001C730F">
        <w:t>If, while preparing the continuing review, the PI identifies a greater frequency or level of severity of expected adverse events than was previously identified in the protocol or investigational brochure (IB), these should be reported separately as a UP. If such an observation occurs before the time of continuing IRB review, it should be reported to the IRB and CD as a UP in the time frames noted above, and summarized at the time of continuing review.</w:t>
      </w:r>
    </w:p>
    <w:p w14:paraId="1BF494D4" w14:textId="77777777" w:rsidR="00DB27DB" w:rsidRDefault="00DB27DB" w:rsidP="001C730F"/>
    <w:p w14:paraId="10FE3EE4" w14:textId="77777777" w:rsidR="001C730F" w:rsidRPr="001C730F" w:rsidRDefault="001C730F" w:rsidP="001C730F">
      <w:r w:rsidRPr="00DB27DB">
        <w:rPr>
          <w:i/>
        </w:rPr>
        <w:t>Exclusions to data reporting</w:t>
      </w:r>
      <w:r w:rsidRPr="001C730F">
        <w:t>:</w:t>
      </w:r>
    </w:p>
    <w:p w14:paraId="04BF7B50" w14:textId="77777777" w:rsidR="001C730F" w:rsidRPr="001C730F" w:rsidRDefault="001C730F" w:rsidP="00DB27DB">
      <w:pPr>
        <w:pStyle w:val="ListParagraph"/>
        <w:numPr>
          <w:ilvl w:val="0"/>
          <w:numId w:val="21"/>
        </w:numPr>
      </w:pPr>
      <w:r w:rsidRPr="001C730F">
        <w:t>In view of the underlying illness, severe aplastic anemia, all patients will enter the study with abnormally low blood counts that would meet criteria as grade 3 or more commonly grade 4</w:t>
      </w:r>
      <w:r w:rsidR="003405E1">
        <w:t xml:space="preserve"> </w:t>
      </w:r>
      <w:r w:rsidRPr="001C730F">
        <w:t>toxicity, and requiring frequent platelet and/or red cell transfusions, and thus AEs regarding hematologic lab values including thrombocytopenia or platelet-transfusion dependence, anemia or red cell transfusion dependence, neutropenia, lymphopenia, or leukopenia will not be evaluable. Thus we will collect hematologic laboratory values in the subject’s source documents, but will not record or report these abnormalities as adverse events.</w:t>
      </w:r>
    </w:p>
    <w:p w14:paraId="40EA4E4E" w14:textId="77777777" w:rsidR="00DB27DB" w:rsidRDefault="00DB27DB" w:rsidP="00DB27DB"/>
    <w:p w14:paraId="77CAE08C" w14:textId="77777777" w:rsidR="001C730F" w:rsidRPr="001C730F" w:rsidRDefault="001C730F" w:rsidP="00DB27DB">
      <w:r w:rsidRPr="001C730F">
        <w:t>In addition, the following non-hematologic AEs will be captured only in the source documents and will not be recorded in the database or reported to the IRB at the time of continuing review:</w:t>
      </w:r>
    </w:p>
    <w:p w14:paraId="3D154F60" w14:textId="77777777" w:rsidR="001C730F" w:rsidRPr="001C730F" w:rsidRDefault="001C730F" w:rsidP="00DB27DB">
      <w:pPr>
        <w:pStyle w:val="ListParagraph"/>
        <w:numPr>
          <w:ilvl w:val="0"/>
          <w:numId w:val="21"/>
        </w:numPr>
      </w:pPr>
      <w:r w:rsidRPr="001C730F">
        <w:t>Becaus</w:t>
      </w:r>
      <w:r w:rsidR="00DB27DB">
        <w:t xml:space="preserve">e CsA and Sirolimus </w:t>
      </w:r>
      <w:r w:rsidRPr="001C730F">
        <w:t>are FDA approved drugs with known toxicity profiles, any observed or volunteered adverse events that are listed on the package insert will not be reported unless (1) the adverse event is previously unknown (not on the package insert); (2) the adverse event is more severe than on the package insert; or (3) meets the criteria for a serious adverse event. The collection of AEs information will begin on the first day of initiation of therapy.</w:t>
      </w:r>
    </w:p>
    <w:p w14:paraId="7592DABB" w14:textId="77777777" w:rsidR="001C730F" w:rsidRPr="001C730F" w:rsidRDefault="001C730F" w:rsidP="00DB27DB">
      <w:pPr>
        <w:pStyle w:val="ListParagraph"/>
        <w:numPr>
          <w:ilvl w:val="0"/>
          <w:numId w:val="21"/>
        </w:numPr>
      </w:pPr>
      <w:r w:rsidRPr="001C730F">
        <w:t>All grade 1 events listed as expected in the protocol, consent forms, or other applicable protocol documentation.</w:t>
      </w:r>
    </w:p>
    <w:p w14:paraId="1DDE355E" w14:textId="77777777" w:rsidR="00DB27DB" w:rsidRDefault="00DB27DB" w:rsidP="001C730F"/>
    <w:p w14:paraId="70B20D52" w14:textId="3DDC1356" w:rsidR="001C730F" w:rsidRPr="00DB27DB" w:rsidRDefault="008A3E66" w:rsidP="001C730F">
      <w:pPr>
        <w:rPr>
          <w:b/>
        </w:rPr>
      </w:pPr>
      <w:r>
        <w:rPr>
          <w:b/>
        </w:rPr>
        <w:t>8</w:t>
      </w:r>
      <w:r w:rsidR="00DB27DB" w:rsidRPr="00DB27DB">
        <w:rPr>
          <w:b/>
        </w:rPr>
        <w:t>.2.6.2 NHLBI DSMB Reporting</w:t>
      </w:r>
    </w:p>
    <w:p w14:paraId="79B5E923" w14:textId="77777777" w:rsidR="001C730F" w:rsidRDefault="001C730F" w:rsidP="001C730F">
      <w:r w:rsidRPr="001C730F">
        <w:t>Reports of serious adverse events that are unexpected and suspected will also be forwarded as soon as possible, but no later than seven (7) days in the case of death or life-threatening serious adverse events or within fifteen (15) days after the occurrence of all other forms of serious adverse events to the Data and Safety Monitoring Board (DSMB). All events will be included in DSMB reports for review by the DSMB.</w:t>
      </w:r>
    </w:p>
    <w:p w14:paraId="52BDE8B6" w14:textId="77777777" w:rsidR="00DB27DB" w:rsidRPr="001C730F" w:rsidRDefault="00DB27DB" w:rsidP="001C730F"/>
    <w:p w14:paraId="5A9577D7" w14:textId="7FA83B85" w:rsidR="001C730F" w:rsidRPr="00DB27DB" w:rsidRDefault="008A3E66" w:rsidP="001C730F">
      <w:pPr>
        <w:rPr>
          <w:b/>
        </w:rPr>
      </w:pPr>
      <w:r>
        <w:rPr>
          <w:b/>
        </w:rPr>
        <w:t>8</w:t>
      </w:r>
      <w:r w:rsidR="00DB27DB" w:rsidRPr="00DB27DB">
        <w:rPr>
          <w:b/>
        </w:rPr>
        <w:t>.2.6.3</w:t>
      </w:r>
      <w:r>
        <w:rPr>
          <w:b/>
        </w:rPr>
        <w:t xml:space="preserve"> </w:t>
      </w:r>
      <w:r w:rsidR="001C730F" w:rsidRPr="00DB27DB">
        <w:rPr>
          <w:b/>
        </w:rPr>
        <w:t>Sponsor and FDA Reporting</w:t>
      </w:r>
    </w:p>
    <w:p w14:paraId="33235843" w14:textId="77777777" w:rsidR="001C730F" w:rsidRPr="001C730F" w:rsidRDefault="00DB27DB" w:rsidP="001C730F">
      <w:r>
        <w:t>IND: __________</w:t>
      </w:r>
    </w:p>
    <w:p w14:paraId="6DFDBE0E" w14:textId="77777777" w:rsidR="001C730F" w:rsidRPr="001C730F" w:rsidRDefault="001C730F" w:rsidP="001C730F">
      <w:r w:rsidRPr="001C730F">
        <w:t xml:space="preserve">IND Sponsor: </w:t>
      </w:r>
      <w:r w:rsidR="00DB27DB">
        <w:t>___________</w:t>
      </w:r>
    </w:p>
    <w:p w14:paraId="3A71165F" w14:textId="77777777" w:rsidR="001C730F" w:rsidRPr="001C730F" w:rsidRDefault="001C730F" w:rsidP="001C730F">
      <w:r w:rsidRPr="001C730F">
        <w:t>The PI will report SAEs to the Sponsor according to the requirements of 21 CFR 312.64(b) and as agreed upon with the sponsor. The Sponsor (or designee) will determine the reportability of the event to the FDA and IND safety report will be submitted to the FDA as required.</w:t>
      </w:r>
    </w:p>
    <w:p w14:paraId="1F741AF2" w14:textId="77777777" w:rsidR="00DB27DB" w:rsidRDefault="00DB27DB" w:rsidP="001C730F"/>
    <w:p w14:paraId="443A86FD" w14:textId="77777777" w:rsidR="001C730F" w:rsidRPr="001C730F" w:rsidRDefault="001C730F" w:rsidP="001C730F">
      <w:r w:rsidRPr="001C730F">
        <w:t>IND Safety Reports to the FDA (Refer to 21 CFR 312.32)</w:t>
      </w:r>
    </w:p>
    <w:p w14:paraId="14595FEB" w14:textId="77777777" w:rsidR="001C730F" w:rsidRPr="001C730F" w:rsidRDefault="001C730F" w:rsidP="001C730F">
      <w:r w:rsidRPr="001C730F">
        <w:t>The sponsor must notify the FDA in an IND safety report of potential serious risks, from clinical trials or any other source, as soon as possible, but in no case later than 15 calendar days after the sponsor determines that the information qualifies for reporting. The sponsor must also notify FDA of any unexpected fatal or life-threatening suspected adverse reaction as soon as possible but in no case later than 7 calendar days after the sponsor's initial receipt of the information.</w:t>
      </w:r>
    </w:p>
    <w:p w14:paraId="43C18334" w14:textId="77777777" w:rsidR="00DB27DB" w:rsidRDefault="00DB27DB" w:rsidP="001C730F"/>
    <w:p w14:paraId="71D32AA5" w14:textId="77777777" w:rsidR="001C730F" w:rsidRPr="001C730F" w:rsidRDefault="001C730F" w:rsidP="001C730F">
      <w:r w:rsidRPr="001C730F">
        <w:t>15-day reporting</w:t>
      </w:r>
    </w:p>
    <w:p w14:paraId="4D17E417" w14:textId="77777777" w:rsidR="001C730F" w:rsidRPr="001C730F" w:rsidRDefault="001C730F" w:rsidP="001C730F">
      <w:r w:rsidRPr="001C730F">
        <w:t>The sponsor must report any suspected adverse reaction that is both serious and unexpected. The sponsor must report an adverse event as a suspected adverse reaction only if there is evidence to suggest a causal relationship between the drug and the adverse event, such as:</w:t>
      </w:r>
    </w:p>
    <w:p w14:paraId="289632C7" w14:textId="77777777" w:rsidR="001C730F" w:rsidRPr="001C730F" w:rsidRDefault="001C730F" w:rsidP="001C730F">
      <w:r w:rsidRPr="001C730F">
        <w:t>• A single occurrence of an event that is uncommon and known to be strongly associated with drug exposure (e.g., angioedema, hepatic injury, Stevens-Johnson Syndrome);</w:t>
      </w:r>
    </w:p>
    <w:p w14:paraId="2526CFC4" w14:textId="77777777" w:rsidR="001C730F" w:rsidRPr="001C730F" w:rsidRDefault="001C730F" w:rsidP="001C730F">
      <w:r w:rsidRPr="001C730F">
        <w:t>• One or more occurrences of an event that is not commonly associated with drug exposure, but is otherwise uncommon in the population exposed to the drug (e.g., tendon rupture);</w:t>
      </w:r>
    </w:p>
    <w:p w14:paraId="5CFD5304" w14:textId="77777777" w:rsidR="001C730F" w:rsidRPr="001C730F" w:rsidRDefault="001C730F" w:rsidP="001C730F">
      <w:r w:rsidRPr="001C730F">
        <w:t>An aggregate analysis of specific events observed in a clinical trial (such as known consequences of the underlying disease or condition under investigation or other events that commonly occur in the study population independent of drug therapy) that indicates those events occur more frequently in the drug treatment group than in a concurrent or historical control group</w:t>
      </w:r>
    </w:p>
    <w:p w14:paraId="7D669EDC" w14:textId="77777777" w:rsidR="00DB27DB" w:rsidRDefault="00DB27DB" w:rsidP="001C730F"/>
    <w:p w14:paraId="64E95907" w14:textId="77777777" w:rsidR="001C730F" w:rsidRPr="001C730F" w:rsidRDefault="001C730F" w:rsidP="001C730F">
      <w:r w:rsidRPr="001C730F">
        <w:t>The sponsor must submit each IND safety report in a narrative format or on FDA Form 3500A.</w:t>
      </w:r>
    </w:p>
    <w:p w14:paraId="67094C2A" w14:textId="77777777" w:rsidR="001C730F" w:rsidRDefault="001C730F" w:rsidP="00DB27DB">
      <w:r w:rsidRPr="001C730F">
        <w:t xml:space="preserve">FDA contact: </w:t>
      </w:r>
      <w:r w:rsidR="00DB27DB">
        <w:t>_________</w:t>
      </w:r>
    </w:p>
    <w:p w14:paraId="6ABBD34D" w14:textId="77777777" w:rsidR="00DB27DB" w:rsidRPr="001C730F" w:rsidRDefault="00DB27DB" w:rsidP="00DB27DB"/>
    <w:p w14:paraId="42A62E54" w14:textId="77777777" w:rsidR="001C730F" w:rsidRPr="001C730F" w:rsidRDefault="001C730F" w:rsidP="001C730F">
      <w:r w:rsidRPr="001C730F">
        <w:t>A summary of all SAEs, nonserious AEs, and other events will be recorded and submitted to the Sponsor and FDA in annual progress reports (21 CFR 312.64(b)).</w:t>
      </w:r>
    </w:p>
    <w:p w14:paraId="7C4C21EE" w14:textId="77777777" w:rsidR="00DB27DB" w:rsidRDefault="00DB27DB" w:rsidP="001C730F"/>
    <w:p w14:paraId="0FBEAA5D" w14:textId="4C6410D3" w:rsidR="001C730F" w:rsidRPr="004B20A4" w:rsidRDefault="008A3E66" w:rsidP="001C730F">
      <w:pPr>
        <w:rPr>
          <w:b/>
        </w:rPr>
      </w:pPr>
      <w:r>
        <w:rPr>
          <w:b/>
        </w:rPr>
        <w:t>8</w:t>
      </w:r>
      <w:r w:rsidR="001C730F" w:rsidRPr="004B20A4">
        <w:rPr>
          <w:b/>
        </w:rPr>
        <w:t>.2.6.4</w:t>
      </w:r>
      <w:r>
        <w:rPr>
          <w:b/>
        </w:rPr>
        <w:t xml:space="preserve"> </w:t>
      </w:r>
      <w:r w:rsidR="001C730F" w:rsidRPr="004B20A4">
        <w:rPr>
          <w:b/>
        </w:rPr>
        <w:t>Reporting Serious Adverse Events to CRADA Sponsor</w:t>
      </w:r>
    </w:p>
    <w:p w14:paraId="209A71DA" w14:textId="77777777" w:rsidR="001C730F" w:rsidRPr="001C730F" w:rsidRDefault="00DB27DB" w:rsidP="001C730F">
      <w:r>
        <w:t>Wyeth Pharmaceuticals Inc</w:t>
      </w:r>
      <w:r w:rsidR="001C730F" w:rsidRPr="001C730F">
        <w:t xml:space="preserve">: All unexpected and possibly, probably or definitely related SAEs occurring during the study or within 30 days of the last administration of </w:t>
      </w:r>
      <w:r>
        <w:t>sirolimus</w:t>
      </w:r>
      <w:r w:rsidR="001C730F" w:rsidRPr="001C730F">
        <w:t xml:space="preserve"> will be reported to </w:t>
      </w:r>
      <w:r>
        <w:t xml:space="preserve">Wyeth Pharmaceuticals Inc </w:t>
      </w:r>
      <w:r w:rsidR="001C730F" w:rsidRPr="001C730F">
        <w:t xml:space="preserve">within 24 hours of the research team learning of the event. A copy of the SAE report (NHLBI SAE report form,) will be forwarded as soon as possible, but no later than seven (7) days in the case of death or life-threatening serious adverse events or within fifteen (15) days after the occurrence of all other forms of serious adverse events. If the SAE is unexpected and determined possibly, probably or definitely related to the study drug the SAE report (in the appropriate format, e.g., NHLBI SAE report form, narrative, and/or Medwatch form, Appendix A) will be forwarded to </w:t>
      </w:r>
      <w:r>
        <w:t>Wyeth Pharmaceuticals</w:t>
      </w:r>
      <w:r w:rsidR="001C730F" w:rsidRPr="001C730F">
        <w:t xml:space="preserve"> and FDA within 24 hours of learning of event. Follow-up reports regarding the subject’s subsequent course will be submitted until the SAE has resolved or until the subject’s condition stabilizes (in the case of persistent impairment) or the subject dies. The SAE report will contain full written summary detailing relevant aspects of the adverse events in question. Where applicable, information from relevant hospital case records and autopsy reports will be included. The investigator will always provide an assessment of causality at the time of the initial report as described in ‘Assessment of Causality.’</w:t>
      </w:r>
    </w:p>
    <w:p w14:paraId="600E7749" w14:textId="77777777" w:rsidR="00DB27DB" w:rsidRDefault="00DB27DB" w:rsidP="001C730F"/>
    <w:p w14:paraId="2603031D" w14:textId="77777777" w:rsidR="001C730F" w:rsidRPr="001C730F" w:rsidRDefault="001C730F" w:rsidP="001C730F">
      <w:r w:rsidRPr="001C730F">
        <w:t xml:space="preserve">Reports will be forwarded to </w:t>
      </w:r>
      <w:r w:rsidR="00DB27DB">
        <w:t>Wyeth Pharmaceuticals Inc.</w:t>
      </w:r>
    </w:p>
    <w:p w14:paraId="5C9B2FF9" w14:textId="77777777" w:rsidR="00DB27DB" w:rsidRDefault="00DB27DB" w:rsidP="001C730F"/>
    <w:p w14:paraId="488C4563" w14:textId="35E639CE" w:rsidR="001C730F" w:rsidRPr="00DB27DB" w:rsidRDefault="008A3E66" w:rsidP="001C730F">
      <w:pPr>
        <w:rPr>
          <w:b/>
        </w:rPr>
      </w:pPr>
      <w:r>
        <w:rPr>
          <w:b/>
        </w:rPr>
        <w:t>8</w:t>
      </w:r>
      <w:r w:rsidR="00DB27DB" w:rsidRPr="00DB27DB">
        <w:rPr>
          <w:b/>
        </w:rPr>
        <w:t>.3</w:t>
      </w:r>
      <w:r w:rsidR="00DB27DB" w:rsidRPr="00DB27DB">
        <w:rPr>
          <w:b/>
        </w:rPr>
        <w:tab/>
      </w:r>
      <w:r w:rsidR="001C730F" w:rsidRPr="00DB27DB">
        <w:rPr>
          <w:b/>
        </w:rPr>
        <w:t>Reporting of Pregnancy</w:t>
      </w:r>
    </w:p>
    <w:p w14:paraId="484ED050" w14:textId="77777777" w:rsidR="001C730F" w:rsidRDefault="001C730F" w:rsidP="001C730F">
      <w:r w:rsidRPr="001C730F">
        <w:t xml:space="preserve">Subjects who become pregnant during the study should discontinue the study drugs (CsA and </w:t>
      </w:r>
      <w:r w:rsidR="00DB27DB">
        <w:t>Sirolimus</w:t>
      </w:r>
      <w:r w:rsidRPr="001C730F">
        <w:t>) immediately. The investigator, or his/her designee, will collect pregnancy information on any subject who becomes pregnant while participating in this study. The investigator, or his/her designee, will submit pregnancy information to the NHLBI Clinical Director, NHLBI IRB and Novartis within two weeks of learning of a subject’s pregnancy. Information on the status of the mother and child will be forwarded to Novartis. Generally, follow-up will be no longer than 6 to 8 weeks following the estimated delivery date. Any premature termination of the pregnancy will be reported. While pregnancy itself is not considered to be an AE or SAE, any pregnancy complication or elective termination of a pregnancy for medical reasons will be recorded and reported to Novartis as an AE or SAE.A spontaneous abortion is always considered to be an SAE and will be reported to Novartis. Furthermore, any SAE occurring as a result of a post-study pregnancy and is considered reasonably related to the investigational product by the investigator, will be reported to Novartis. While the investigator is not obligated to actively seek this information in former study participants, he/she may learn of an SAE through spontaneous reporting.</w:t>
      </w:r>
    </w:p>
    <w:p w14:paraId="129A75BE" w14:textId="77777777" w:rsidR="00DB27DB" w:rsidRPr="001C730F" w:rsidRDefault="00DB27DB" w:rsidP="001C730F"/>
    <w:p w14:paraId="4AA3A3FC" w14:textId="5C4474CB" w:rsidR="001C730F" w:rsidRPr="00DB27DB" w:rsidRDefault="008A3E66" w:rsidP="001C730F">
      <w:pPr>
        <w:rPr>
          <w:b/>
        </w:rPr>
      </w:pPr>
      <w:r>
        <w:rPr>
          <w:b/>
        </w:rPr>
        <w:t>8</w:t>
      </w:r>
      <w:r w:rsidR="00DB27DB" w:rsidRPr="00DB27DB">
        <w:rPr>
          <w:b/>
        </w:rPr>
        <w:t>.4</w:t>
      </w:r>
      <w:r w:rsidR="00DB27DB" w:rsidRPr="00DB27DB">
        <w:rPr>
          <w:b/>
        </w:rPr>
        <w:tab/>
      </w:r>
      <w:r w:rsidR="001C730F" w:rsidRPr="00DB27DB">
        <w:rPr>
          <w:b/>
        </w:rPr>
        <w:t>Protocol Monitoring</w:t>
      </w:r>
    </w:p>
    <w:p w14:paraId="02D6C99A" w14:textId="77777777" w:rsidR="001C730F" w:rsidRPr="001C730F" w:rsidRDefault="001C730F" w:rsidP="001C730F">
      <w:r w:rsidRPr="001C730F">
        <w:t>As per ICH-GCP 5.18 and FDA 21 CFR 312.5 clinical protocols are required to be adequately monitored by the study sponsor. The monitoring of this study will be conducted by Clinical Research Associates (CRAs)/Monitors working under an agreement with NHLBI to monitor aspects of the study in accordance with the appropriate regulations and the approved protocol. The objectives of a monitoring visit will be: 1) to verify the existence of signed informed consent form (ICF) and documentation of the ICF process for each monitored subject; 2) to verify the prompt and accurate recording of all monitored data points, and prompt reporting of all SAEs; 3) to compare abstracted information with individual subjects’ records and source documents (subject’s charts, laboratory analyses and test results, physicians’ progress notes, nurses’ notes, and any other relevant original subject information); and 4) to help ensure investigators are in compliance with the protocol. The monitors also will inspect the clinical site regulatory files to ensure that regulatory requirements (Office for Human Research Protections-OHRP), FDA and applicable guidelines (ICH-GCP) are being followed. During the monitoring visits, the investigator (and/or designee) and other study personnel will be available to discuss the study progress and monitoring visit.</w:t>
      </w:r>
    </w:p>
    <w:p w14:paraId="0500BE43" w14:textId="77777777" w:rsidR="001A2C61" w:rsidRDefault="001A2C61" w:rsidP="001A2C61"/>
    <w:p w14:paraId="088FD55B" w14:textId="77777777" w:rsidR="00F31D88" w:rsidRDefault="001C730F" w:rsidP="001A2C61">
      <w:r w:rsidRPr="001C730F">
        <w:t>The investigator (and/or designee) will make study documents (e.g., consent forms and pertinent hospital or clinical records readily available for inspection by the local IRB, the FDA, the site monitors, and the NHLBI staff for confirmation of the study data.</w:t>
      </w:r>
    </w:p>
    <w:p w14:paraId="10F8B355" w14:textId="77777777" w:rsidR="00F31D88" w:rsidRDefault="00F31D88">
      <w:r>
        <w:br w:type="page"/>
      </w:r>
    </w:p>
    <w:p w14:paraId="30047FB3" w14:textId="49416B3C" w:rsidR="00F31D88" w:rsidRPr="00F31D88" w:rsidRDefault="008A3E66" w:rsidP="00F31D88">
      <w:pPr>
        <w:rPr>
          <w:b/>
        </w:rPr>
      </w:pPr>
      <w:r>
        <w:rPr>
          <w:b/>
        </w:rPr>
        <w:t>9</w:t>
      </w:r>
      <w:r w:rsidR="00F31D88" w:rsidRPr="00F31D88">
        <w:rPr>
          <w:b/>
        </w:rPr>
        <w:tab/>
        <w:t>Human Subject Protection</w:t>
      </w:r>
    </w:p>
    <w:p w14:paraId="37A3D556" w14:textId="77777777" w:rsidR="00F31D88" w:rsidRPr="00F31D88" w:rsidRDefault="00F31D88" w:rsidP="00F31D88">
      <w:pPr>
        <w:rPr>
          <w:b/>
        </w:rPr>
      </w:pPr>
    </w:p>
    <w:p w14:paraId="233C1FE2" w14:textId="6DBBAE51" w:rsidR="00F31D88" w:rsidRPr="00F31D88" w:rsidRDefault="008A3E66" w:rsidP="00F31D88">
      <w:pPr>
        <w:rPr>
          <w:b/>
        </w:rPr>
      </w:pPr>
      <w:r>
        <w:rPr>
          <w:b/>
        </w:rPr>
        <w:t>9</w:t>
      </w:r>
      <w:r w:rsidR="00F31D88" w:rsidRPr="00F31D88">
        <w:rPr>
          <w:b/>
        </w:rPr>
        <w:t>.1</w:t>
      </w:r>
      <w:r w:rsidR="00F31D88" w:rsidRPr="00F31D88">
        <w:rPr>
          <w:b/>
        </w:rPr>
        <w:tab/>
        <w:t>Rationale for Subject Selection</w:t>
      </w:r>
    </w:p>
    <w:p w14:paraId="549FDA32" w14:textId="77777777" w:rsidR="00F31D88" w:rsidRPr="00F31D88" w:rsidRDefault="00F31D88" w:rsidP="00F31D88">
      <w:r w:rsidRPr="00F31D88">
        <w:t xml:space="preserve">This study will be open to all patients who fit the inclusion criteria and provide informed consent to protocol participation. </w:t>
      </w:r>
      <w:r w:rsidR="004B20A4">
        <w:t xml:space="preserve"> </w:t>
      </w:r>
      <w:r w:rsidR="004B20A4" w:rsidRPr="00F31D88">
        <w:t>No subjects will be excluded from participation based on gender, race or ethnicity.</w:t>
      </w:r>
      <w:r w:rsidR="004B20A4">
        <w:t xml:space="preserve">  </w:t>
      </w:r>
      <w:r w:rsidRPr="00F31D88">
        <w:t>Epidemiologic studies suggest that the gender will be approximately evenly split between male and females, and that 90% of the patients will be Caucasian. However previous experience at our institution suggests that distribution will be:</w:t>
      </w:r>
    </w:p>
    <w:p w14:paraId="138299BE" w14:textId="35F10F95" w:rsidR="00F31D88" w:rsidRPr="00F31D88" w:rsidRDefault="00F31D88" w:rsidP="00BA3F08">
      <w:pPr>
        <w:pStyle w:val="ListParagraph"/>
        <w:numPr>
          <w:ilvl w:val="0"/>
          <w:numId w:val="32"/>
        </w:numPr>
      </w:pPr>
      <w:r w:rsidRPr="00BA3F08">
        <w:rPr>
          <w:i/>
        </w:rPr>
        <w:t>By gender</w:t>
      </w:r>
      <w:r w:rsidRPr="00F31D88">
        <w:t xml:space="preserve">: </w:t>
      </w:r>
      <w:r w:rsidR="00ED51BD">
        <w:t xml:space="preserve">Approximately </w:t>
      </w:r>
      <w:r w:rsidRPr="00F31D88">
        <w:t>60% males and 40% females;</w:t>
      </w:r>
    </w:p>
    <w:p w14:paraId="1450BEE1" w14:textId="07B2092B" w:rsidR="00F31D88" w:rsidRPr="00F31D88" w:rsidRDefault="00F31D88" w:rsidP="00BA3F08">
      <w:pPr>
        <w:pStyle w:val="ListParagraph"/>
        <w:numPr>
          <w:ilvl w:val="0"/>
          <w:numId w:val="32"/>
        </w:numPr>
      </w:pPr>
      <w:r w:rsidRPr="00BA3F08">
        <w:rPr>
          <w:i/>
        </w:rPr>
        <w:t>By race/ethnicity</w:t>
      </w:r>
      <w:r w:rsidRPr="00F31D88">
        <w:t xml:space="preserve">: </w:t>
      </w:r>
      <w:r w:rsidR="00ED51BD">
        <w:t>A</w:t>
      </w:r>
      <w:r w:rsidRPr="00F31D88">
        <w:t>pproximately 55% White, 15% Black, 6% Asian and 24% Hispanic;</w:t>
      </w:r>
    </w:p>
    <w:p w14:paraId="78B781B2" w14:textId="7A7E17EC" w:rsidR="00F31D88" w:rsidRPr="00F31D88" w:rsidRDefault="00F31D88" w:rsidP="00BA3F08">
      <w:pPr>
        <w:pStyle w:val="ListParagraph"/>
        <w:numPr>
          <w:ilvl w:val="0"/>
          <w:numId w:val="32"/>
        </w:numPr>
      </w:pPr>
      <w:r w:rsidRPr="00BA3F08">
        <w:rPr>
          <w:i/>
        </w:rPr>
        <w:t>By age</w:t>
      </w:r>
      <w:r w:rsidRPr="00F31D88">
        <w:t xml:space="preserve">: </w:t>
      </w:r>
      <w:r w:rsidR="00ED51BD">
        <w:t>Likely to</w:t>
      </w:r>
      <w:r w:rsidRPr="00F31D88">
        <w:t xml:space="preserve"> range between 2 and 82 (median age of 30)</w:t>
      </w:r>
      <w:r w:rsidR="00ED51BD">
        <w:t>;</w:t>
      </w:r>
      <w:r w:rsidRPr="00F31D88">
        <w:t xml:space="preserve"> roughly 20% of patients will be under the age of 18.</w:t>
      </w:r>
    </w:p>
    <w:p w14:paraId="32F78034" w14:textId="77777777" w:rsidR="00F31D88" w:rsidRDefault="00F31D88" w:rsidP="00F31D88"/>
    <w:p w14:paraId="5BFE0C27" w14:textId="77777777" w:rsidR="00F31D88" w:rsidRDefault="00F31D88" w:rsidP="00F31D88">
      <w:r w:rsidRPr="00F31D88">
        <w:rPr>
          <w:b/>
        </w:rPr>
        <w:t>For subjects with renal impairment</w:t>
      </w:r>
      <w:r>
        <w:t>:</w:t>
      </w:r>
    </w:p>
    <w:p w14:paraId="3C251606" w14:textId="77777777" w:rsidR="00F31D88" w:rsidRDefault="00F31D88" w:rsidP="00F31D88"/>
    <w:p w14:paraId="75CAC68F" w14:textId="77777777" w:rsidR="00F31D88" w:rsidRDefault="00F31D88" w:rsidP="00F31D88">
      <w:r w:rsidRPr="00F31D88">
        <w:rPr>
          <w:b/>
        </w:rPr>
        <w:t>For subjects with hepatic impairment</w:t>
      </w:r>
      <w:r>
        <w:t>:</w:t>
      </w:r>
    </w:p>
    <w:p w14:paraId="7F3048BE" w14:textId="77777777" w:rsidR="00F31D88" w:rsidRDefault="00F31D88" w:rsidP="00F31D88"/>
    <w:p w14:paraId="7A639755" w14:textId="77777777" w:rsidR="00F31D88" w:rsidRPr="00F31D88" w:rsidRDefault="00F31D88" w:rsidP="00F31D88">
      <w:r w:rsidRPr="00F31D88">
        <w:rPr>
          <w:b/>
        </w:rPr>
        <w:t>Recruitment efforts</w:t>
      </w:r>
      <w:r w:rsidRPr="00F31D88">
        <w:t>: The study will be listed on the clinicaltrials.gov, Clinical Center research studies, and may be listed on The Aplastic Anemia Foundation, and the National Heart, Lung and Blood Institute patient recruitment websites. If recruitment goals are not met, a recruitment plan will be developed by the Clinical Center Office of Patient Recruitment. Hematologists and Oncologists throughout the country will be informed about the protocol by letter. Because many aplastic anemia patients may respond to initial immunosuppressive treatment with a response that is sufficient to prevent serious infections, but have persistent thrombocytopenia, we will also be able to rapidly recruit study patients who have completed other trials for aplastic anemia therapy within the Branch.</w:t>
      </w:r>
    </w:p>
    <w:p w14:paraId="59B190E3" w14:textId="77777777" w:rsidR="004B20A4" w:rsidRDefault="004B20A4" w:rsidP="00F31D88"/>
    <w:p w14:paraId="0C103BCB" w14:textId="77777777" w:rsidR="004B20A4" w:rsidRDefault="00F31D88" w:rsidP="00F31D88">
      <w:r w:rsidRPr="00F31D88">
        <w:t>Reimbursement for protocol participation, travel, food, and lodging will be consistent with NIH guidelines. In determining reimbursement, the following factors are considered applicable to this protocol: the patients are diagnosed with a rare disease; the patient population is sick; the protocol offers the potential for direct benefit; the protocol regimen is demanding; and in order to complete accrual in a reasonable timeframe a geographically dispersed participant population is required.</w:t>
      </w:r>
    </w:p>
    <w:p w14:paraId="65D2A0BA" w14:textId="77777777" w:rsidR="004B20A4" w:rsidRDefault="004B20A4" w:rsidP="00F31D88"/>
    <w:p w14:paraId="5C6CF26F" w14:textId="77777777" w:rsidR="00F31D88" w:rsidRPr="00F31D88" w:rsidRDefault="00F31D88" w:rsidP="00F31D88">
      <w:r w:rsidRPr="00F31D88">
        <w:t>Payment for participation: $0. The study participants will not be reimbursed for their time and inconvenience.</w:t>
      </w:r>
    </w:p>
    <w:p w14:paraId="5A9D779F" w14:textId="77777777" w:rsidR="004B20A4" w:rsidRDefault="004B20A4" w:rsidP="00F31D88"/>
    <w:p w14:paraId="6602ECCB" w14:textId="77777777" w:rsidR="00F31D88" w:rsidRPr="00F31D88" w:rsidRDefault="00F31D88" w:rsidP="00F31D88">
      <w:r w:rsidRPr="00F31D88">
        <w:t>Travel (air/train/bus): Travel from home for the first NIH visit will not be reimbursable. If the patient consents to the research protocol, travel home following the first visit will be reimbursable. Subjects will be reimbursed 100% of government rate for travel to required landmark visits or additional protocol-related visits as deemed clinically-indicated by the PI once the subject has been determined eligible to participate and signs consent.</w:t>
      </w:r>
    </w:p>
    <w:p w14:paraId="19432661" w14:textId="77777777" w:rsidR="004B20A4" w:rsidRDefault="004B20A4" w:rsidP="00F31D88"/>
    <w:p w14:paraId="402409AA" w14:textId="77777777" w:rsidR="00F31D88" w:rsidRPr="00F31D88" w:rsidRDefault="00F31D88" w:rsidP="00F31D88">
      <w:r w:rsidRPr="00F31D88">
        <w:t>Local Travel (&lt; 50 miles) (car/taxi/shuttle): Subjects will be reimbursed for local train/bus and/or shuttle costs. Reimbursement for car mileage less than 50 miles from home is not provided. Taxi will be paid</w:t>
      </w:r>
      <w:r w:rsidR="004B20A4">
        <w:t xml:space="preserve"> </w:t>
      </w:r>
      <w:r w:rsidRPr="00F31D88">
        <w:t>only when medically necessary and authorized by the PI</w:t>
      </w:r>
    </w:p>
    <w:p w14:paraId="4193A1F7" w14:textId="77777777" w:rsidR="004B20A4" w:rsidRDefault="004B20A4" w:rsidP="00F31D88"/>
    <w:p w14:paraId="57B94716" w14:textId="77777777" w:rsidR="00F31D88" w:rsidRPr="00F31D88" w:rsidRDefault="00F31D88" w:rsidP="00F31D88">
      <w:r w:rsidRPr="00F31D88">
        <w:t>Long distance travel (&gt; 50 miles): Car mileage will be reimbursed $0.41/mile when the distance from home is greater than 50 miles. Subjects will not be reimbursed for rental car cost beyond the car mileage rate. Taxi will be paid only when medically necessary and authorized by the PI.</w:t>
      </w:r>
    </w:p>
    <w:p w14:paraId="79E90655" w14:textId="77777777" w:rsidR="004B20A4" w:rsidRDefault="004B20A4" w:rsidP="00F31D88"/>
    <w:p w14:paraId="7BA4E7EE" w14:textId="77777777" w:rsidR="00F31D88" w:rsidRPr="00F31D88" w:rsidRDefault="00F31D88" w:rsidP="00F31D88">
      <w:r w:rsidRPr="00F31D88">
        <w:t>Meals: Subjects will not be reimbursed for meals.</w:t>
      </w:r>
    </w:p>
    <w:p w14:paraId="00629BD0" w14:textId="77777777" w:rsidR="004B20A4" w:rsidRDefault="004B20A4" w:rsidP="00F31D88"/>
    <w:p w14:paraId="620021E6" w14:textId="77777777" w:rsidR="00F31D88" w:rsidRPr="00F31D88" w:rsidRDefault="00F31D88" w:rsidP="00F31D88">
      <w:r w:rsidRPr="00F31D88">
        <w:t>Lodging: Subjects will be reimbursed for hotel/motel lodging at a rate of $60/night for a maximum of 7 days after which the reimbursement is $30/night. If space is available, the children’s inn ($64/night) or the family lodge ($65/night) will be paid directly.</w:t>
      </w:r>
    </w:p>
    <w:p w14:paraId="3A215C42" w14:textId="77777777" w:rsidR="004B20A4" w:rsidRDefault="004B20A4" w:rsidP="00F31D88"/>
    <w:p w14:paraId="2CDD20D3" w14:textId="77777777" w:rsidR="00F31D88" w:rsidRPr="00F31D88" w:rsidRDefault="00F31D88" w:rsidP="00F31D88">
      <w:r w:rsidRPr="00F31D88">
        <w:t>Guardian coverage: Subjects will be reimbursed for guardian travel (100% of government rate) and lodging ($15.00/night) provided the services of a guardian are medically indicated and pre-approved.</w:t>
      </w:r>
    </w:p>
    <w:p w14:paraId="3A41181E" w14:textId="77777777" w:rsidR="004B20A4" w:rsidRDefault="004B20A4" w:rsidP="00F31D88"/>
    <w:p w14:paraId="6E470C17" w14:textId="77777777" w:rsidR="00F31D88" w:rsidRPr="00F31D88" w:rsidRDefault="00F31D88" w:rsidP="00F31D88">
      <w:r w:rsidRPr="00F31D88">
        <w:t>Competition between Branch Protocols: There are no competing Branch protocols for this patient population. Protocol 10-H-0176 for treatment naïve SAA will end enrollment soon and the H-ATG/CsA/eltrombopag protocol is being developed to replace 10-H-0176.</w:t>
      </w:r>
    </w:p>
    <w:p w14:paraId="36A7BC5A" w14:textId="77777777" w:rsidR="004B20A4" w:rsidRDefault="004B20A4" w:rsidP="00F31D88"/>
    <w:p w14:paraId="5BF1950C" w14:textId="541B4B3E" w:rsidR="00F31D88" w:rsidRPr="008D713A" w:rsidRDefault="008A3E66" w:rsidP="00F31D88">
      <w:pPr>
        <w:rPr>
          <w:b/>
        </w:rPr>
      </w:pPr>
      <w:r>
        <w:rPr>
          <w:b/>
        </w:rPr>
        <w:t>9</w:t>
      </w:r>
      <w:r w:rsidR="00F31D88" w:rsidRPr="008D713A">
        <w:rPr>
          <w:b/>
        </w:rPr>
        <w:t>.2 Participation of Children</w:t>
      </w:r>
    </w:p>
    <w:p w14:paraId="5DEFCAB8" w14:textId="77777777" w:rsidR="00F31D88" w:rsidRPr="00F31D88" w:rsidRDefault="00F31D88" w:rsidP="00F31D88">
      <w:r w:rsidRPr="00F31D88">
        <w:t>In principle, age is not a consideration. But in practice, we are limiting the protocol to subjects who are age 2 years and older because our clinic does not have the expertise to care for infants. In addition, per Clinical Center guidelines, we are limiting participation to children who weigh &gt;12 kg.</w:t>
      </w:r>
    </w:p>
    <w:p w14:paraId="5340DB1F" w14:textId="77777777" w:rsidR="004B20A4" w:rsidRDefault="004B20A4" w:rsidP="00F31D88"/>
    <w:p w14:paraId="7A230BC6" w14:textId="36226011" w:rsidR="00F31D88" w:rsidRPr="008D713A" w:rsidRDefault="008A3E66" w:rsidP="00F31D88">
      <w:pPr>
        <w:rPr>
          <w:b/>
        </w:rPr>
      </w:pPr>
      <w:r>
        <w:rPr>
          <w:b/>
        </w:rPr>
        <w:t>9</w:t>
      </w:r>
      <w:r w:rsidR="00F31D88" w:rsidRPr="008D713A">
        <w:rPr>
          <w:b/>
        </w:rPr>
        <w:t>.3 Exclusion of Pregnant Women and Nursing Mothers</w:t>
      </w:r>
    </w:p>
    <w:p w14:paraId="7D453004" w14:textId="77777777" w:rsidR="00826A23" w:rsidRDefault="00384D17" w:rsidP="00826A23">
      <w:pPr>
        <w:rPr>
          <w:sz w:val="22"/>
          <w:szCs w:val="22"/>
        </w:rPr>
      </w:pPr>
      <w:r>
        <w:rPr>
          <w:sz w:val="22"/>
          <w:szCs w:val="22"/>
        </w:rPr>
        <w:t xml:space="preserve">Adverse effects have been observed in animal reproduction studies </w:t>
      </w:r>
      <w:r w:rsidR="00826A23">
        <w:rPr>
          <w:sz w:val="22"/>
          <w:szCs w:val="22"/>
        </w:rPr>
        <w:t xml:space="preserve">with sirolimus.  </w:t>
      </w:r>
      <w:r>
        <w:rPr>
          <w:sz w:val="22"/>
          <w:szCs w:val="22"/>
        </w:rPr>
        <w:t xml:space="preserve">Therefore women of childbearing potential must agree to use adequate contraception (hormonal or barrier method of birth control; abstinence) </w:t>
      </w:r>
      <w:r w:rsidR="00826A23">
        <w:rPr>
          <w:sz w:val="22"/>
          <w:szCs w:val="22"/>
        </w:rPr>
        <w:t xml:space="preserve">prior to </w:t>
      </w:r>
      <w:r>
        <w:rPr>
          <w:sz w:val="22"/>
          <w:szCs w:val="22"/>
        </w:rPr>
        <w:t>and for</w:t>
      </w:r>
      <w:r w:rsidR="00826A23">
        <w:rPr>
          <w:sz w:val="22"/>
          <w:szCs w:val="22"/>
        </w:rPr>
        <w:t xml:space="preserve"> 12 weeks following treatment with sirolimus</w:t>
      </w:r>
      <w:r>
        <w:rPr>
          <w:sz w:val="22"/>
          <w:szCs w:val="22"/>
        </w:rPr>
        <w:t xml:space="preserve">. </w:t>
      </w:r>
      <w:r w:rsidR="00826A23">
        <w:rPr>
          <w:sz w:val="22"/>
          <w:szCs w:val="22"/>
        </w:rPr>
        <w:t xml:space="preserve"> </w:t>
      </w:r>
      <w:r>
        <w:rPr>
          <w:sz w:val="22"/>
          <w:szCs w:val="22"/>
        </w:rPr>
        <w:t xml:space="preserve">If a </w:t>
      </w:r>
      <w:r w:rsidR="00826A23">
        <w:rPr>
          <w:sz w:val="22"/>
          <w:szCs w:val="22"/>
        </w:rPr>
        <w:t>female patient</w:t>
      </w:r>
      <w:r>
        <w:rPr>
          <w:sz w:val="22"/>
          <w:szCs w:val="22"/>
        </w:rPr>
        <w:t xml:space="preserve"> becomes pregnant or suspects she is pregnant while on study, her treating physician should be </w:t>
      </w:r>
      <w:r w:rsidR="00826A23">
        <w:rPr>
          <w:sz w:val="22"/>
          <w:szCs w:val="22"/>
        </w:rPr>
        <w:t xml:space="preserve">immediately </w:t>
      </w:r>
      <w:r>
        <w:rPr>
          <w:sz w:val="22"/>
          <w:szCs w:val="22"/>
        </w:rPr>
        <w:t>informed</w:t>
      </w:r>
      <w:r w:rsidR="00826A23">
        <w:rPr>
          <w:sz w:val="22"/>
          <w:szCs w:val="22"/>
        </w:rPr>
        <w:t>.</w:t>
      </w:r>
    </w:p>
    <w:p w14:paraId="33FF5ECF" w14:textId="77777777" w:rsidR="00826A23" w:rsidRDefault="00826A23" w:rsidP="00826A23"/>
    <w:p w14:paraId="1CC1512E" w14:textId="40507FC8" w:rsidR="00982FCF" w:rsidRPr="008D713A" w:rsidRDefault="00982FCF" w:rsidP="00826A23">
      <w:pPr>
        <w:rPr>
          <w:b/>
        </w:rPr>
      </w:pPr>
    </w:p>
    <w:p w14:paraId="7BEDB791" w14:textId="77777777" w:rsidR="00826A23" w:rsidRDefault="00826A23">
      <w:pPr>
        <w:rPr>
          <w:b/>
        </w:rPr>
      </w:pPr>
      <w:r>
        <w:rPr>
          <w:b/>
        </w:rPr>
        <w:br w:type="page"/>
      </w:r>
    </w:p>
    <w:p w14:paraId="3F541B5E" w14:textId="66E50B41" w:rsidR="0013730B" w:rsidRPr="000C759A" w:rsidRDefault="008A3E66" w:rsidP="00820042">
      <w:pPr>
        <w:rPr>
          <w:b/>
        </w:rPr>
      </w:pPr>
      <w:r>
        <w:rPr>
          <w:b/>
        </w:rPr>
        <w:t>10</w:t>
      </w:r>
      <w:r w:rsidR="00573E17">
        <w:rPr>
          <w:b/>
        </w:rPr>
        <w:tab/>
      </w:r>
      <w:r w:rsidR="0013730B" w:rsidRPr="000C759A">
        <w:rPr>
          <w:b/>
        </w:rPr>
        <w:t>Pharmaceuticals</w:t>
      </w:r>
    </w:p>
    <w:p w14:paraId="18AAADD5" w14:textId="77777777" w:rsidR="0013730B" w:rsidRPr="000C759A" w:rsidRDefault="0013730B" w:rsidP="00820042">
      <w:pPr>
        <w:rPr>
          <w:b/>
        </w:rPr>
      </w:pPr>
    </w:p>
    <w:p w14:paraId="66DB7F32" w14:textId="73030B7E" w:rsidR="0013730B" w:rsidRPr="000C759A" w:rsidRDefault="008A3E66" w:rsidP="00820042">
      <w:pPr>
        <w:rPr>
          <w:b/>
        </w:rPr>
      </w:pPr>
      <w:r>
        <w:rPr>
          <w:b/>
        </w:rPr>
        <w:t>10</w:t>
      </w:r>
      <w:r w:rsidR="00573E17">
        <w:rPr>
          <w:b/>
        </w:rPr>
        <w:t>.1</w:t>
      </w:r>
      <w:r w:rsidR="00573E17">
        <w:rPr>
          <w:b/>
        </w:rPr>
        <w:tab/>
      </w:r>
      <w:r w:rsidR="003B5165">
        <w:rPr>
          <w:b/>
        </w:rPr>
        <w:t>Sirolimus</w:t>
      </w:r>
    </w:p>
    <w:p w14:paraId="0DAB918F" w14:textId="56DCD463" w:rsidR="0013730B" w:rsidRDefault="008A3E66" w:rsidP="00820042">
      <w:r>
        <w:rPr>
          <w:b/>
        </w:rPr>
        <w:t>10</w:t>
      </w:r>
      <w:r w:rsidR="00573E17">
        <w:rPr>
          <w:b/>
        </w:rPr>
        <w:t>.1.1</w:t>
      </w:r>
      <w:r w:rsidR="00573E17">
        <w:rPr>
          <w:b/>
        </w:rPr>
        <w:tab/>
      </w:r>
      <w:r w:rsidR="0013730B" w:rsidRPr="000C759A">
        <w:rPr>
          <w:b/>
        </w:rPr>
        <w:t>Supply</w:t>
      </w:r>
    </w:p>
    <w:p w14:paraId="09FBE01D" w14:textId="77777777" w:rsidR="000C759A" w:rsidRDefault="0013730B" w:rsidP="00820042">
      <w:r>
        <w:t>For patient administration, oral tablets will be purchased by the NIH clinical Center pharmacy department from commercial sources</w:t>
      </w:r>
      <w:r w:rsidR="000C759A">
        <w:t>.</w:t>
      </w:r>
    </w:p>
    <w:p w14:paraId="1ED15EC0" w14:textId="77777777" w:rsidR="000C759A" w:rsidRDefault="000C759A" w:rsidP="00820042"/>
    <w:p w14:paraId="612CB7A7" w14:textId="70CCBE4B" w:rsidR="000C759A" w:rsidRPr="000C759A" w:rsidRDefault="008A3E66" w:rsidP="00820042">
      <w:pPr>
        <w:rPr>
          <w:b/>
        </w:rPr>
      </w:pPr>
      <w:r>
        <w:rPr>
          <w:b/>
        </w:rPr>
        <w:t>10</w:t>
      </w:r>
      <w:r w:rsidR="000C759A" w:rsidRPr="000C759A">
        <w:rPr>
          <w:b/>
        </w:rPr>
        <w:t>.1.2 Storage and Stability</w:t>
      </w:r>
    </w:p>
    <w:p w14:paraId="0B8E5B96" w14:textId="77777777" w:rsidR="00DE38A9" w:rsidRDefault="000C759A" w:rsidP="00820042">
      <w:r>
        <w:t>Oral tablets should be stored at 20-25 C (68 – 77F).</w:t>
      </w:r>
    </w:p>
    <w:p w14:paraId="6F5C3BC4" w14:textId="77777777" w:rsidR="000C759A" w:rsidRDefault="000C759A" w:rsidP="00820042"/>
    <w:p w14:paraId="406DC9D6" w14:textId="79AD2566" w:rsidR="000C759A" w:rsidRPr="000C759A" w:rsidRDefault="008A3E66" w:rsidP="00820042">
      <w:pPr>
        <w:rPr>
          <w:b/>
        </w:rPr>
      </w:pPr>
      <w:r>
        <w:rPr>
          <w:b/>
        </w:rPr>
        <w:t>10</w:t>
      </w:r>
      <w:r w:rsidR="00573E17">
        <w:rPr>
          <w:b/>
        </w:rPr>
        <w:t>.1.3</w:t>
      </w:r>
      <w:r w:rsidR="00573E17">
        <w:rPr>
          <w:b/>
        </w:rPr>
        <w:tab/>
      </w:r>
      <w:r w:rsidR="000C759A" w:rsidRPr="000C759A">
        <w:rPr>
          <w:b/>
        </w:rPr>
        <w:t>Administration</w:t>
      </w:r>
    </w:p>
    <w:p w14:paraId="4EE4E57E" w14:textId="77777777" w:rsidR="000C759A" w:rsidRDefault="000C759A" w:rsidP="00820042">
      <w:r>
        <w:t xml:space="preserve">Oral tablets should be administered approximately four hours after cyclosporine administration. Because food, in particular fatty foods, can decrease the absorption of </w:t>
      </w:r>
      <w:r w:rsidR="003B5165">
        <w:t>sirolimus</w:t>
      </w:r>
      <w:r>
        <w:t>, the tablets should be administered between meals (lunch and dinner).</w:t>
      </w:r>
    </w:p>
    <w:p w14:paraId="3E44E8F1" w14:textId="77777777" w:rsidR="000C759A" w:rsidRDefault="000C759A" w:rsidP="00820042"/>
    <w:p w14:paraId="74A93B0B" w14:textId="0280B876" w:rsidR="000C759A" w:rsidRPr="000C759A" w:rsidRDefault="008A3E66" w:rsidP="00820042">
      <w:pPr>
        <w:rPr>
          <w:b/>
        </w:rPr>
      </w:pPr>
      <w:r>
        <w:rPr>
          <w:b/>
        </w:rPr>
        <w:t>10</w:t>
      </w:r>
      <w:r w:rsidR="00573E17">
        <w:rPr>
          <w:b/>
        </w:rPr>
        <w:t>.1.4</w:t>
      </w:r>
      <w:r w:rsidR="00573E17">
        <w:rPr>
          <w:b/>
        </w:rPr>
        <w:tab/>
      </w:r>
      <w:r w:rsidR="000C759A" w:rsidRPr="000C759A">
        <w:rPr>
          <w:b/>
        </w:rPr>
        <w:t>Toxicities</w:t>
      </w:r>
    </w:p>
    <w:p w14:paraId="1B4AF881" w14:textId="77777777" w:rsidR="000C759A" w:rsidRDefault="003B5165" w:rsidP="00820042">
      <w:r>
        <w:t>Sirolimus</w:t>
      </w:r>
      <w:r w:rsidR="000C759A">
        <w:t xml:space="preserve"> induces immune suppression, which is associated with opportunistic infection and an increased rate of malignancy, particularly skin cancer. Some individuals develop hypersensitivity to </w:t>
      </w:r>
      <w:r>
        <w:t>sirolimus</w:t>
      </w:r>
      <w:r w:rsidR="000C759A">
        <w:t>. May cause an increase in serum cholesterol and triglycerides, which may be associated with pancreatitis. Impaired renal function they ensue</w:t>
      </w:r>
      <w:r w:rsidR="00D92C04">
        <w:t xml:space="preserve"> from long-term administration.</w:t>
      </w:r>
    </w:p>
    <w:p w14:paraId="262C28BC" w14:textId="77777777" w:rsidR="00D92C04" w:rsidRDefault="00D92C04" w:rsidP="00820042"/>
    <w:p w14:paraId="07236CCC" w14:textId="77777777" w:rsidR="00D92C04" w:rsidRDefault="00D92C04" w:rsidP="00D92C04">
      <w:r>
        <w:t>The anticipated toxicities of sirolimus in this trial are those related to its immunosuppressive properties, such as an increased likelihood of infection, and mucosal (including mouth, gastric, small bowel, or large bowel) ulcers, which may bleed. Other possible toxicities are listed here and include those reported with &gt; 3% and &lt;20% incidence in patients in any Sirolimus treatment group in the two controlled clinical trials for the prevention of acute organ graft rejection:</w:t>
      </w:r>
    </w:p>
    <w:p w14:paraId="75117FEF" w14:textId="77777777" w:rsidR="00D92C04" w:rsidRDefault="00D92C04" w:rsidP="00D92C04"/>
    <w:p w14:paraId="3B65EC03" w14:textId="77777777" w:rsidR="00D92C04" w:rsidRDefault="00D92C04" w:rsidP="00D92C04">
      <w:r w:rsidRPr="00270902">
        <w:rPr>
          <w:i/>
        </w:rPr>
        <w:t>Body as a Whole</w:t>
      </w:r>
      <w:r w:rsidR="00270902">
        <w:t>: A</w:t>
      </w:r>
      <w:r>
        <w:t>bdomen enlarged, abscess, ascites, cellulitis, chills, face edema, flu syndrome, generalized edema, hernia, Herpes zoster infection, lymphocele, malaise, p</w:t>
      </w:r>
      <w:r w:rsidR="00270902">
        <w:t>elvic pain, peritonitis, sepsis.</w:t>
      </w:r>
    </w:p>
    <w:p w14:paraId="501BF00D" w14:textId="77777777" w:rsidR="00270902" w:rsidRDefault="00270902" w:rsidP="00D92C04"/>
    <w:p w14:paraId="5AD50F11" w14:textId="77777777" w:rsidR="00D92C04" w:rsidRDefault="00D92C04" w:rsidP="00D92C04">
      <w:r w:rsidRPr="00270902">
        <w:rPr>
          <w:i/>
        </w:rPr>
        <w:t>Cardiovascular System</w:t>
      </w:r>
      <w:r w:rsidR="00270902">
        <w:t>: A</w:t>
      </w:r>
      <w:r>
        <w:t>trial fibrillation, congestive heart failure, hemorrhage, hypervolemia, hypotension, palpitation, peripheral vascular disorder, postural hypotension, syncope, tachycardia, thrombophlebi</w:t>
      </w:r>
      <w:r w:rsidR="00270902">
        <w:t>tis, thrombosis, vasodilatation.</w:t>
      </w:r>
    </w:p>
    <w:p w14:paraId="3AAFF20B" w14:textId="77777777" w:rsidR="00270902" w:rsidRDefault="00270902" w:rsidP="00D92C04"/>
    <w:p w14:paraId="0AE554EF" w14:textId="77777777" w:rsidR="00D92C04" w:rsidRDefault="00D92C04" w:rsidP="00D92C04">
      <w:r w:rsidRPr="00270902">
        <w:rPr>
          <w:i/>
        </w:rPr>
        <w:t>Digestive System</w:t>
      </w:r>
      <w:r w:rsidR="00270902">
        <w:t>: A</w:t>
      </w:r>
      <w:r>
        <w:t>norexia, dysphagia, eructation, esophagitis, flatulence, gastritis, gastroenteritis, gingivitis, gum hyperplasia, ileus, liver function tests abnormal, mouth ulcerati</w:t>
      </w:r>
      <w:r w:rsidR="00270902">
        <w:t>on, oral moniliasis, stomatitis.</w:t>
      </w:r>
    </w:p>
    <w:p w14:paraId="1AF80C80" w14:textId="77777777" w:rsidR="00270902" w:rsidRDefault="00270902" w:rsidP="00D92C04"/>
    <w:p w14:paraId="39043C67" w14:textId="77777777" w:rsidR="00D92C04" w:rsidRDefault="00D92C04" w:rsidP="00D92C04">
      <w:r w:rsidRPr="00270902">
        <w:rPr>
          <w:i/>
        </w:rPr>
        <w:t>Endocrine System</w:t>
      </w:r>
      <w:r>
        <w:t>: Cushing's syndrome, diabetes mellitus, glycosuria, hyper</w:t>
      </w:r>
      <w:r w:rsidR="00270902">
        <w:t>cholesterolemia, hyperlipidemia.</w:t>
      </w:r>
    </w:p>
    <w:p w14:paraId="728E1435" w14:textId="77777777" w:rsidR="00D92C04" w:rsidRDefault="00D92C04" w:rsidP="00D92C04">
      <w:r w:rsidRPr="00270902">
        <w:rPr>
          <w:i/>
        </w:rPr>
        <w:t>Hematologic and Lymphatic System</w:t>
      </w:r>
      <w:r w:rsidR="00270902">
        <w:t>: E</w:t>
      </w:r>
      <w:r>
        <w:t>cchymosis, leukocytosis, lymphadenopathy, polycythemia, thrombotic thrombocytopenic purp</w:t>
      </w:r>
      <w:r w:rsidR="00270902">
        <w:t>ura / hemolytic-uremic syndrome.</w:t>
      </w:r>
    </w:p>
    <w:p w14:paraId="4FAA1875" w14:textId="77777777" w:rsidR="00270902" w:rsidRDefault="00270902" w:rsidP="00D92C04"/>
    <w:p w14:paraId="4B792D39" w14:textId="77777777" w:rsidR="00D92C04" w:rsidRDefault="00D92C04" w:rsidP="00D92C04">
      <w:r w:rsidRPr="00270902">
        <w:rPr>
          <w:i/>
        </w:rPr>
        <w:t>Metabolic and Nutritional</w:t>
      </w:r>
      <w:r w:rsidR="00270902">
        <w:t>: A</w:t>
      </w:r>
      <w:r>
        <w:t>cidosis, alkaline phosphatase increased, BUN increased, creatine phosphokinase increased, dehydration, healing abnormal, hypercalcemia, hyperglycemia, hyperphosphatemia, hypocalcemia, hypoglycemia, hypomagnesemia, hyponatremia, lactic dehydrogenase increased, SGOT increas</w:t>
      </w:r>
      <w:r w:rsidR="00270902">
        <w:t>ed, SGPT increased, weight loss.</w:t>
      </w:r>
    </w:p>
    <w:p w14:paraId="02C8D30E" w14:textId="77777777" w:rsidR="00270902" w:rsidRDefault="00270902" w:rsidP="00D92C04"/>
    <w:p w14:paraId="6D55706A" w14:textId="77777777" w:rsidR="00D92C04" w:rsidRDefault="00D92C04" w:rsidP="00D92C04">
      <w:r w:rsidRPr="00270902">
        <w:rPr>
          <w:i/>
        </w:rPr>
        <w:t>Musculoskeletal System</w:t>
      </w:r>
      <w:r w:rsidR="008A089F">
        <w:t>: A</w:t>
      </w:r>
      <w:r>
        <w:t>rthrosis, bone necrosis, leg cramps</w:t>
      </w:r>
      <w:r w:rsidR="00270902">
        <w:t>, myalgia, osteoporosis, tetany.</w:t>
      </w:r>
    </w:p>
    <w:p w14:paraId="01C6726C" w14:textId="77777777" w:rsidR="00270902" w:rsidRDefault="00270902" w:rsidP="00D92C04"/>
    <w:p w14:paraId="3520509B" w14:textId="77777777" w:rsidR="00D92C04" w:rsidRDefault="00D92C04" w:rsidP="00D92C04">
      <w:r w:rsidRPr="00270902">
        <w:rPr>
          <w:i/>
        </w:rPr>
        <w:t>Nervous System</w:t>
      </w:r>
      <w:r w:rsidR="008A089F">
        <w:t>: A</w:t>
      </w:r>
      <w:r>
        <w:t>nxiety, confusion, depression, dizziness, emotional lability, hypertonia, hypesthesia, hypotonia, insomnia, neur</w:t>
      </w:r>
      <w:r w:rsidR="00270902">
        <w:t>opathy, paresthesia, somnolence.</w:t>
      </w:r>
    </w:p>
    <w:p w14:paraId="33C12D11" w14:textId="77777777" w:rsidR="00270902" w:rsidRDefault="00270902" w:rsidP="00D92C04"/>
    <w:p w14:paraId="14EABF18" w14:textId="77777777" w:rsidR="00D92C04" w:rsidRDefault="00D92C04" w:rsidP="00D92C04">
      <w:r w:rsidRPr="00270902">
        <w:rPr>
          <w:i/>
        </w:rPr>
        <w:t>Respiratory System</w:t>
      </w:r>
      <w:r w:rsidR="00270902">
        <w:t>: D</w:t>
      </w:r>
      <w:r>
        <w:t>yspnea, changes in PFTs, asthma, atelectasis, bronchitis, cough increased, epistaxis, hypoxia, lung edema, pleural effusion, pneumonia, rhinitis, sinusit</w:t>
      </w:r>
      <w:r w:rsidR="00270902">
        <w:t>is, diffuse alveolar hemorrhage.</w:t>
      </w:r>
    </w:p>
    <w:p w14:paraId="0CB1AE00" w14:textId="77777777" w:rsidR="00270902" w:rsidRDefault="00270902" w:rsidP="00D92C04"/>
    <w:p w14:paraId="176CE4E8" w14:textId="77777777" w:rsidR="00D92C04" w:rsidRDefault="00D92C04" w:rsidP="00D92C04">
      <w:r w:rsidRPr="00270902">
        <w:rPr>
          <w:i/>
        </w:rPr>
        <w:t>Skin and Appendages</w:t>
      </w:r>
      <w:r w:rsidR="00270902">
        <w:t>: F</w:t>
      </w:r>
      <w:r>
        <w:t>ungal dermatitis, hirsutism, pruritus, skin hypertrophy,</w:t>
      </w:r>
      <w:r w:rsidR="00270902">
        <w:t xml:space="preserve"> skin ulcer, sweating.</w:t>
      </w:r>
    </w:p>
    <w:p w14:paraId="479666E2" w14:textId="77777777" w:rsidR="00270902" w:rsidRDefault="00270902" w:rsidP="00D92C04"/>
    <w:p w14:paraId="6FF5B454" w14:textId="77777777" w:rsidR="00D92C04" w:rsidRDefault="00D92C04" w:rsidP="00D92C04">
      <w:r w:rsidRPr="00270902">
        <w:rPr>
          <w:i/>
        </w:rPr>
        <w:t>Special Senses</w:t>
      </w:r>
      <w:r w:rsidR="00270902">
        <w:t>: A</w:t>
      </w:r>
      <w:r>
        <w:t>bnormal vision, cataract, conjunctivitis, deafness, e</w:t>
      </w:r>
      <w:r w:rsidR="00270902">
        <w:t>ar pain, otitis media, tinnitus.</w:t>
      </w:r>
    </w:p>
    <w:p w14:paraId="4013FE9D" w14:textId="77777777" w:rsidR="00270902" w:rsidRDefault="00270902" w:rsidP="00D92C04"/>
    <w:p w14:paraId="5A1BAFDD" w14:textId="77777777" w:rsidR="00D92C04" w:rsidRDefault="00D92C04" w:rsidP="00D92C04">
      <w:r w:rsidRPr="00270902">
        <w:rPr>
          <w:i/>
        </w:rPr>
        <w:t>Urogenital System</w:t>
      </w:r>
      <w:r w:rsidR="00270902">
        <w:t>: A</w:t>
      </w:r>
      <w:r>
        <w:t>lbuminuria, bladder pain, dysuria, hematuria, hydronephrosis, impotence, kidney pain, kidney tubular necrosis, nocturia, oliguria, pyelonephritis, pyuria, scrotal edema, testis disorder, toxic nephropathy, urinary frequency, urinary incontinence, urinary retention.</w:t>
      </w:r>
    </w:p>
    <w:p w14:paraId="7336A186" w14:textId="77777777" w:rsidR="00270902" w:rsidRDefault="00270902" w:rsidP="00D92C04"/>
    <w:p w14:paraId="11DF95A2" w14:textId="77777777" w:rsidR="00D92C04" w:rsidRDefault="00D92C04" w:rsidP="00D92C04">
      <w:r w:rsidRPr="008A089F">
        <w:rPr>
          <w:i/>
        </w:rPr>
        <w:t>Less frequently occurring adverse events included</w:t>
      </w:r>
      <w:r w:rsidR="008A089F">
        <w:t>: M</w:t>
      </w:r>
      <w:r>
        <w:t>ycobacterial infections, Epstein-Barr virus infections, BK virus-associated nephropathy, skin cancer, lymphoma, pericardial effusion, posterior reversible encephalopathy syndrome (PRES), and pancreatitis.</w:t>
      </w:r>
    </w:p>
    <w:p w14:paraId="497C1662" w14:textId="77777777" w:rsidR="000C759A" w:rsidRDefault="000C759A">
      <w:pPr>
        <w:rPr>
          <w:rFonts w:ascii="Cambria" w:hAnsi="Cambria"/>
          <w:b/>
        </w:rPr>
      </w:pPr>
      <w:r>
        <w:rPr>
          <w:b/>
        </w:rPr>
        <w:br w:type="page"/>
      </w:r>
    </w:p>
    <w:p w14:paraId="648683F6" w14:textId="77777777" w:rsidR="00D84C0C" w:rsidRPr="00D84C0C" w:rsidRDefault="008A3E66" w:rsidP="00D84C0C">
      <w:pPr>
        <w:pStyle w:val="EndNoteBibliographyTitle"/>
        <w:rPr>
          <w:noProof/>
        </w:rPr>
      </w:pPr>
      <w:r w:rsidRPr="00384D17">
        <w:t>11</w:t>
      </w:r>
      <w:r w:rsidR="00C63263" w:rsidRPr="00384D17">
        <w:t>.</w:t>
      </w:r>
      <w:r w:rsidRPr="00384D17">
        <w:t xml:space="preserve">  Refe</w:t>
      </w:r>
      <w:r w:rsidR="00BB7132" w:rsidRPr="00384D17">
        <w:t>rences</w:t>
      </w:r>
      <w:r w:rsidR="00ED031E">
        <w:fldChar w:fldCharType="begin"/>
      </w:r>
      <w:r w:rsidR="00ED031E" w:rsidRPr="00BA3F08">
        <w:instrText xml:space="preserve"> ADDIN EN.REFLIST </w:instrText>
      </w:r>
      <w:r w:rsidR="00ED031E">
        <w:fldChar w:fldCharType="separate"/>
      </w:r>
      <w:r w:rsidR="00D84C0C" w:rsidRPr="00D84C0C">
        <w:rPr>
          <w:noProof/>
        </w:rPr>
        <w:t>REFERENCES</w:t>
      </w:r>
    </w:p>
    <w:p w14:paraId="59CCB474" w14:textId="77777777" w:rsidR="00D84C0C" w:rsidRPr="00D84C0C" w:rsidRDefault="00D84C0C" w:rsidP="00D84C0C">
      <w:pPr>
        <w:pStyle w:val="EndNoteBibliographyTitle"/>
        <w:rPr>
          <w:noProof/>
        </w:rPr>
      </w:pPr>
    </w:p>
    <w:p w14:paraId="421EAEB1" w14:textId="77777777" w:rsidR="00D84C0C" w:rsidRPr="00D84C0C" w:rsidRDefault="00D84C0C" w:rsidP="00D84C0C">
      <w:pPr>
        <w:pStyle w:val="EndNoteBibliography"/>
        <w:spacing w:after="240"/>
        <w:rPr>
          <w:noProof/>
        </w:rPr>
      </w:pPr>
      <w:bookmarkStart w:id="146" w:name="_ENREF_1"/>
      <w:r w:rsidRPr="00D84C0C">
        <w:rPr>
          <w:noProof/>
        </w:rPr>
        <w:t>Appelbaum, F.R., Fefer, A., Cheever, M.A., Sanders, J.E., Singer, J.W., Adamson, J.W., Mickelson, E.M., Hansen, J.A., Greenberg, P.D., and Thomas, E.D. (1980). Treatment of aplastic anemia by bone marrow transplantation in identical twins. Blood</w:t>
      </w:r>
      <w:r w:rsidRPr="00D84C0C">
        <w:rPr>
          <w:i/>
          <w:noProof/>
        </w:rPr>
        <w:t xml:space="preserve"> 55</w:t>
      </w:r>
      <w:r w:rsidRPr="00D84C0C">
        <w:rPr>
          <w:noProof/>
        </w:rPr>
        <w:t>, 1033-1039.</w:t>
      </w:r>
      <w:bookmarkEnd w:id="146"/>
    </w:p>
    <w:p w14:paraId="30865346" w14:textId="77777777" w:rsidR="00D84C0C" w:rsidRPr="00D84C0C" w:rsidRDefault="00D84C0C" w:rsidP="00D84C0C">
      <w:pPr>
        <w:pStyle w:val="EndNoteBibliography"/>
        <w:spacing w:after="240"/>
        <w:rPr>
          <w:noProof/>
        </w:rPr>
      </w:pPr>
      <w:bookmarkStart w:id="147" w:name="_ENREF_2"/>
      <w:r w:rsidRPr="00D84C0C">
        <w:rPr>
          <w:noProof/>
        </w:rPr>
        <w:t>Azzi, J.R., Sayegh, M.H., and Mallat, S.G. (2013). Calcineurin Inhibitors: 40 Years Later, Can't Live Without. J Immunol</w:t>
      </w:r>
      <w:r w:rsidRPr="00D84C0C">
        <w:rPr>
          <w:i/>
          <w:noProof/>
        </w:rPr>
        <w:t xml:space="preserve"> 191</w:t>
      </w:r>
      <w:r w:rsidRPr="00D84C0C">
        <w:rPr>
          <w:noProof/>
        </w:rPr>
        <w:t>, 5785-5791.</w:t>
      </w:r>
      <w:bookmarkEnd w:id="147"/>
    </w:p>
    <w:p w14:paraId="7F90D300" w14:textId="77777777" w:rsidR="00D84C0C" w:rsidRPr="00D84C0C" w:rsidRDefault="00D84C0C" w:rsidP="00D84C0C">
      <w:pPr>
        <w:pStyle w:val="EndNoteBibliography"/>
        <w:spacing w:after="240"/>
        <w:rPr>
          <w:noProof/>
        </w:rPr>
      </w:pPr>
      <w:bookmarkStart w:id="148" w:name="_ENREF_3"/>
      <w:r w:rsidRPr="00D84C0C">
        <w:rPr>
          <w:noProof/>
        </w:rPr>
        <w:t>Baan, C.C., van der Mast, B.J., Klepper, M., Mol, W.M., Peeters, A.M.A., Korevaar, S.S., Balk, A.H.M.M., and Weimar, W. (2005). Differential effect of calcineurin inhibitors, anti-CD25 antibodies and rapamycin in human on the induction of FOXP3 T cells. Transplantation</w:t>
      </w:r>
      <w:r w:rsidRPr="00D84C0C">
        <w:rPr>
          <w:i/>
          <w:noProof/>
        </w:rPr>
        <w:t xml:space="preserve"> 80</w:t>
      </w:r>
      <w:r w:rsidRPr="00D84C0C">
        <w:rPr>
          <w:noProof/>
        </w:rPr>
        <w:t>, 110-117.</w:t>
      </w:r>
      <w:bookmarkEnd w:id="148"/>
    </w:p>
    <w:p w14:paraId="5483F052" w14:textId="77777777" w:rsidR="00D84C0C" w:rsidRPr="00D84C0C" w:rsidRDefault="00D84C0C" w:rsidP="00D84C0C">
      <w:pPr>
        <w:pStyle w:val="EndNoteBibliography"/>
        <w:spacing w:after="240"/>
        <w:rPr>
          <w:noProof/>
        </w:rPr>
      </w:pPr>
      <w:bookmarkStart w:id="149" w:name="_ENREF_4"/>
      <w:r w:rsidRPr="00D84C0C">
        <w:rPr>
          <w:noProof/>
        </w:rPr>
        <w:t>Battaglia, M., Stabilini, A., and Roncarolo, M.G. (2005). Rapamycin selectively expands CD4+CD25+FoxP3+ regulatory T cells. Blood</w:t>
      </w:r>
      <w:r w:rsidRPr="00D84C0C">
        <w:rPr>
          <w:i/>
          <w:noProof/>
        </w:rPr>
        <w:t xml:space="preserve"> 105</w:t>
      </w:r>
      <w:r w:rsidRPr="00D84C0C">
        <w:rPr>
          <w:noProof/>
        </w:rPr>
        <w:t>, 4743-4748.</w:t>
      </w:r>
      <w:bookmarkEnd w:id="149"/>
    </w:p>
    <w:p w14:paraId="05F78E5B" w14:textId="77777777" w:rsidR="00D84C0C" w:rsidRPr="00D84C0C" w:rsidRDefault="00D84C0C" w:rsidP="00D84C0C">
      <w:pPr>
        <w:pStyle w:val="EndNoteBibliography"/>
        <w:spacing w:after="240"/>
        <w:rPr>
          <w:noProof/>
        </w:rPr>
      </w:pPr>
      <w:bookmarkStart w:id="150" w:name="_ENREF_5"/>
      <w:r w:rsidRPr="00D84C0C">
        <w:rPr>
          <w:noProof/>
        </w:rPr>
        <w:t>Bloom, M.L., Wolk, A.G., Simon-Stoos, K.L., Bard, J.S., Chen, J., and Young, N.S. (2004). A mouse model of lymphocyte infusion-induced bone marrow failure. Exp Hematol</w:t>
      </w:r>
      <w:r w:rsidRPr="00D84C0C">
        <w:rPr>
          <w:i/>
          <w:noProof/>
        </w:rPr>
        <w:t xml:space="preserve"> 32</w:t>
      </w:r>
      <w:r w:rsidRPr="00D84C0C">
        <w:rPr>
          <w:noProof/>
        </w:rPr>
        <w:t>, 1163-1172.</w:t>
      </w:r>
      <w:bookmarkEnd w:id="150"/>
    </w:p>
    <w:p w14:paraId="0E2BD348" w14:textId="77777777" w:rsidR="00D84C0C" w:rsidRPr="00D84C0C" w:rsidRDefault="00D84C0C" w:rsidP="00D84C0C">
      <w:pPr>
        <w:pStyle w:val="EndNoteBibliography"/>
        <w:spacing w:after="240"/>
        <w:rPr>
          <w:noProof/>
        </w:rPr>
      </w:pPr>
      <w:bookmarkStart w:id="151" w:name="_ENREF_6"/>
      <w:r w:rsidRPr="00D84C0C">
        <w:rPr>
          <w:noProof/>
        </w:rPr>
        <w:t>Boussiotis, V.A., Barber, D.L., Nakarai, T., Freeman, G.J., Gribben, J.G., Bernstein, G.M., Dandrea, A.D., Ritz, J., and Nadler, L.M. (1994). Prevention of T-Cell Anergy by Signaling through the Gamma(C) Chain of the Il-2 Receptor. Science</w:t>
      </w:r>
      <w:r w:rsidRPr="00D84C0C">
        <w:rPr>
          <w:i/>
          <w:noProof/>
        </w:rPr>
        <w:t xml:space="preserve"> 266</w:t>
      </w:r>
      <w:r w:rsidRPr="00D84C0C">
        <w:rPr>
          <w:noProof/>
        </w:rPr>
        <w:t>, 1039-1042.</w:t>
      </w:r>
      <w:bookmarkEnd w:id="151"/>
    </w:p>
    <w:p w14:paraId="653D4E28" w14:textId="77777777" w:rsidR="00D84C0C" w:rsidRPr="00D84C0C" w:rsidRDefault="00D84C0C" w:rsidP="00D84C0C">
      <w:pPr>
        <w:pStyle w:val="EndNoteBibliography"/>
        <w:spacing w:after="240"/>
        <w:rPr>
          <w:noProof/>
        </w:rPr>
      </w:pPr>
      <w:bookmarkStart w:id="152" w:name="_ENREF_7"/>
      <w:r w:rsidRPr="00D84C0C">
        <w:rPr>
          <w:noProof/>
        </w:rPr>
        <w:t>Boyman, O., and Sprent, J. (2012). The role of interleukin-2 during homeostasis and activation of the immune system. Nat Rev Immunol</w:t>
      </w:r>
      <w:r w:rsidRPr="00D84C0C">
        <w:rPr>
          <w:i/>
          <w:noProof/>
        </w:rPr>
        <w:t xml:space="preserve"> 12</w:t>
      </w:r>
      <w:r w:rsidRPr="00D84C0C">
        <w:rPr>
          <w:noProof/>
        </w:rPr>
        <w:t>, 180-190.</w:t>
      </w:r>
      <w:bookmarkEnd w:id="152"/>
    </w:p>
    <w:p w14:paraId="67A27FFA" w14:textId="77777777" w:rsidR="00D84C0C" w:rsidRPr="00D84C0C" w:rsidRDefault="00D84C0C" w:rsidP="00D84C0C">
      <w:pPr>
        <w:pStyle w:val="EndNoteBibliography"/>
        <w:spacing w:after="240"/>
        <w:rPr>
          <w:noProof/>
        </w:rPr>
      </w:pPr>
      <w:bookmarkStart w:id="153" w:name="_ENREF_8"/>
      <w:r w:rsidRPr="00D84C0C">
        <w:rPr>
          <w:noProof/>
        </w:rPr>
        <w:t>Bride, K.L., Vincent, T., Smith-Whitley, K., Lambert, M.P., Bleesing, J.J., Seif, A.E., Manno, C.S., Casper, J., Grupp, S.A., and Teachey, D.T. (2016). Sirolimus is effective in relapsed/refractory autoimmune cytopenias: results of a prospective multi-institutional trial. Blood</w:t>
      </w:r>
      <w:r w:rsidRPr="00D84C0C">
        <w:rPr>
          <w:i/>
          <w:noProof/>
        </w:rPr>
        <w:t xml:space="preserve"> 127</w:t>
      </w:r>
      <w:r w:rsidRPr="00D84C0C">
        <w:rPr>
          <w:noProof/>
        </w:rPr>
        <w:t>, 17-28.</w:t>
      </w:r>
      <w:bookmarkEnd w:id="153"/>
    </w:p>
    <w:p w14:paraId="4F436178" w14:textId="77777777" w:rsidR="00D84C0C" w:rsidRPr="00D84C0C" w:rsidRDefault="00D84C0C" w:rsidP="00D84C0C">
      <w:pPr>
        <w:pStyle w:val="EndNoteBibliography"/>
        <w:spacing w:after="240"/>
        <w:rPr>
          <w:noProof/>
        </w:rPr>
      </w:pPr>
      <w:bookmarkStart w:id="154" w:name="_ENREF_9"/>
      <w:r w:rsidRPr="00D84C0C">
        <w:rPr>
          <w:noProof/>
        </w:rPr>
        <w:t>Brown, S.D., Raeburn, L.A., and Holt, R.A. (2015). Profiling tissue-resident T cell repertoires by RNA sequencing. Genome Med</w:t>
      </w:r>
      <w:r w:rsidRPr="00D84C0C">
        <w:rPr>
          <w:i/>
          <w:noProof/>
        </w:rPr>
        <w:t xml:space="preserve"> 7</w:t>
      </w:r>
      <w:r w:rsidRPr="00D84C0C">
        <w:rPr>
          <w:noProof/>
        </w:rPr>
        <w:t>, 125.</w:t>
      </w:r>
      <w:bookmarkEnd w:id="154"/>
    </w:p>
    <w:p w14:paraId="3CE3C371" w14:textId="77777777" w:rsidR="00D84C0C" w:rsidRPr="00D84C0C" w:rsidRDefault="00D84C0C" w:rsidP="00D84C0C">
      <w:pPr>
        <w:pStyle w:val="EndNoteBibliography"/>
        <w:spacing w:after="240"/>
        <w:rPr>
          <w:noProof/>
        </w:rPr>
      </w:pPr>
      <w:bookmarkStart w:id="155" w:name="_ENREF_10"/>
      <w:r w:rsidRPr="00D84C0C">
        <w:rPr>
          <w:noProof/>
        </w:rPr>
        <w:t>Bruyn, G.A.W., Tate, G., Caeiro, F., Maldonado-Cocco, J., Westhovens, R., Tannenbaum, H., Bell, M., Forre, O., Bjorneboe, O., Tak, P.P.</w:t>
      </w:r>
      <w:r w:rsidRPr="00D84C0C">
        <w:rPr>
          <w:i/>
          <w:noProof/>
        </w:rPr>
        <w:t>, et al.</w:t>
      </w:r>
      <w:r w:rsidRPr="00D84C0C">
        <w:rPr>
          <w:noProof/>
        </w:rPr>
        <w:t xml:space="preserve"> (2008). Everolimus in patients with rheumatoid arthritis receiving concomitant methotrexate: a 3-month, double-blind, randomised, placebo-controlled, parallel-group, proof-of-concept study. Annals of the Rheumatic Diseases</w:t>
      </w:r>
      <w:r w:rsidRPr="00D84C0C">
        <w:rPr>
          <w:i/>
          <w:noProof/>
        </w:rPr>
        <w:t xml:space="preserve"> 67</w:t>
      </w:r>
      <w:r w:rsidRPr="00D84C0C">
        <w:rPr>
          <w:noProof/>
        </w:rPr>
        <w:t>, 1090-1095.</w:t>
      </w:r>
      <w:bookmarkEnd w:id="155"/>
    </w:p>
    <w:p w14:paraId="6CF4B1DF" w14:textId="77777777" w:rsidR="00D84C0C" w:rsidRPr="00D84C0C" w:rsidRDefault="00D84C0C" w:rsidP="00D84C0C">
      <w:pPr>
        <w:pStyle w:val="EndNoteBibliography"/>
        <w:spacing w:after="240"/>
        <w:rPr>
          <w:noProof/>
        </w:rPr>
      </w:pPr>
      <w:bookmarkStart w:id="156" w:name="_ENREF_11"/>
      <w:r w:rsidRPr="00D84C0C">
        <w:rPr>
          <w:noProof/>
        </w:rPr>
        <w:t>Budde, K., Becker, T., and Arns, W. (2011). Everolimus-based, calcineurin-inhibitor-free regimen in recipients of de-novo kidney transplants: an open-label, randomised, controlled trial (vol 377, pg 837, 2011). Lancet</w:t>
      </w:r>
      <w:r w:rsidRPr="00D84C0C">
        <w:rPr>
          <w:i/>
          <w:noProof/>
        </w:rPr>
        <w:t xml:space="preserve"> 377</w:t>
      </w:r>
      <w:r w:rsidRPr="00D84C0C">
        <w:rPr>
          <w:noProof/>
        </w:rPr>
        <w:t>, 2006-2006.</w:t>
      </w:r>
      <w:bookmarkEnd w:id="156"/>
    </w:p>
    <w:p w14:paraId="0A86F0CD" w14:textId="77777777" w:rsidR="00D84C0C" w:rsidRPr="00D84C0C" w:rsidRDefault="00D84C0C" w:rsidP="00D84C0C">
      <w:pPr>
        <w:pStyle w:val="EndNoteBibliography"/>
        <w:spacing w:after="240"/>
        <w:rPr>
          <w:noProof/>
        </w:rPr>
      </w:pPr>
      <w:bookmarkStart w:id="157" w:name="_ENREF_12"/>
      <w:r w:rsidRPr="00D84C0C">
        <w:rPr>
          <w:noProof/>
        </w:rPr>
        <w:t>Bukowski, R.M., Hewlett, J.S., Hoffman, G.C., and Hamburger, S.A.R. (1978). Anti-Thymocyte Globulin (Atg) Therapy of Severe Aplastic-Anemia (Aa). Clin Res</w:t>
      </w:r>
      <w:r w:rsidRPr="00D84C0C">
        <w:rPr>
          <w:i/>
          <w:noProof/>
        </w:rPr>
        <w:t xml:space="preserve"> 26</w:t>
      </w:r>
      <w:r w:rsidRPr="00D84C0C">
        <w:rPr>
          <w:noProof/>
        </w:rPr>
        <w:t>, A709-A709.</w:t>
      </w:r>
      <w:bookmarkEnd w:id="157"/>
    </w:p>
    <w:p w14:paraId="12567284" w14:textId="77777777" w:rsidR="00D84C0C" w:rsidRPr="00D84C0C" w:rsidRDefault="00D84C0C" w:rsidP="00D84C0C">
      <w:pPr>
        <w:pStyle w:val="EndNoteBibliography"/>
        <w:spacing w:after="240"/>
        <w:rPr>
          <w:noProof/>
        </w:rPr>
      </w:pPr>
      <w:bookmarkStart w:id="158" w:name="_ENREF_13"/>
      <w:r w:rsidRPr="00D84C0C">
        <w:rPr>
          <w:noProof/>
        </w:rPr>
        <w:t>Carlson, R.P., Hartman, D.A., Tomchek, L.A., Walter, T.L., Lugay, J.R., Calhoun, W., Sehgal, S.N., and Chang, J.Y. (1993). Rapamycin, a potential disease-modifying antiarthritic drug. J Pharmacol Exp Ther</w:t>
      </w:r>
      <w:r w:rsidRPr="00D84C0C">
        <w:rPr>
          <w:i/>
          <w:noProof/>
        </w:rPr>
        <w:t xml:space="preserve"> 266</w:t>
      </w:r>
      <w:r w:rsidRPr="00D84C0C">
        <w:rPr>
          <w:noProof/>
        </w:rPr>
        <w:t>, 1125-1138.</w:t>
      </w:r>
      <w:bookmarkEnd w:id="158"/>
    </w:p>
    <w:p w14:paraId="0FCEB8DB" w14:textId="77777777" w:rsidR="00D84C0C" w:rsidRPr="00D84C0C" w:rsidRDefault="00D84C0C" w:rsidP="00D84C0C">
      <w:pPr>
        <w:pStyle w:val="EndNoteBibliography"/>
        <w:spacing w:after="240"/>
        <w:rPr>
          <w:noProof/>
        </w:rPr>
      </w:pPr>
      <w:bookmarkStart w:id="159" w:name="_ENREF_14"/>
      <w:r w:rsidRPr="00D84C0C">
        <w:rPr>
          <w:noProof/>
        </w:rPr>
        <w:t>Chen, J., Lipovsky, K., Ellison, F.M., Calado, R.T., and Young, N.S. (2004). Bystander destruction of hematopoietic progenitor and stem cells in a mouse model of infusion-induced bone marrow failure. Blood</w:t>
      </w:r>
      <w:r w:rsidRPr="00D84C0C">
        <w:rPr>
          <w:i/>
          <w:noProof/>
        </w:rPr>
        <w:t xml:space="preserve"> 104</w:t>
      </w:r>
      <w:r w:rsidRPr="00D84C0C">
        <w:rPr>
          <w:noProof/>
        </w:rPr>
        <w:t>, 1671-1678.</w:t>
      </w:r>
      <w:bookmarkEnd w:id="159"/>
    </w:p>
    <w:p w14:paraId="2D4A3DF1" w14:textId="77777777" w:rsidR="00D84C0C" w:rsidRPr="00D84C0C" w:rsidRDefault="00D84C0C" w:rsidP="00D84C0C">
      <w:pPr>
        <w:pStyle w:val="EndNoteBibliography"/>
        <w:spacing w:after="240"/>
        <w:rPr>
          <w:noProof/>
        </w:rPr>
      </w:pPr>
      <w:bookmarkStart w:id="160" w:name="_ENREF_15"/>
      <w:r w:rsidRPr="00D84C0C">
        <w:rPr>
          <w:noProof/>
        </w:rPr>
        <w:t>Coenen, J.J., Koenen, H.J., van Rijssen, E., Kasran, A., Boon, L., Hilbrands, L.B., and Joosten, I. (2007). Rapamycin, not cyclosporine, permits thymic generation and peripheral preservation of CD4+ CD25+ FoxP3+ T cells. Bone Marrow Transplant</w:t>
      </w:r>
      <w:r w:rsidRPr="00D84C0C">
        <w:rPr>
          <w:i/>
          <w:noProof/>
        </w:rPr>
        <w:t xml:space="preserve"> 39</w:t>
      </w:r>
      <w:r w:rsidRPr="00D84C0C">
        <w:rPr>
          <w:noProof/>
        </w:rPr>
        <w:t>, 537-545.</w:t>
      </w:r>
      <w:bookmarkEnd w:id="160"/>
    </w:p>
    <w:p w14:paraId="2024E20C" w14:textId="77777777" w:rsidR="00D84C0C" w:rsidRPr="00D84C0C" w:rsidRDefault="00D84C0C" w:rsidP="00D84C0C">
      <w:pPr>
        <w:pStyle w:val="EndNoteBibliography"/>
        <w:spacing w:after="240"/>
        <w:rPr>
          <w:noProof/>
        </w:rPr>
      </w:pPr>
      <w:bookmarkStart w:id="161" w:name="_ENREF_16"/>
      <w:r w:rsidRPr="00D84C0C">
        <w:rPr>
          <w:noProof/>
        </w:rPr>
        <w:t>D'Cruz, L.M., and Klein, L. (2005). Development and function of agonist-induced CD25+Foxp3+ regulatory T cells in the absence of interleukin 2 signaling. Nat Immunol</w:t>
      </w:r>
      <w:r w:rsidRPr="00D84C0C">
        <w:rPr>
          <w:i/>
          <w:noProof/>
        </w:rPr>
        <w:t xml:space="preserve"> 6</w:t>
      </w:r>
      <w:r w:rsidRPr="00D84C0C">
        <w:rPr>
          <w:noProof/>
        </w:rPr>
        <w:t>, 1152-1159.</w:t>
      </w:r>
      <w:bookmarkEnd w:id="161"/>
    </w:p>
    <w:p w14:paraId="6A7B9624" w14:textId="77777777" w:rsidR="00D84C0C" w:rsidRPr="00D84C0C" w:rsidRDefault="00D84C0C" w:rsidP="00D84C0C">
      <w:pPr>
        <w:pStyle w:val="EndNoteBibliography"/>
        <w:spacing w:after="240"/>
        <w:rPr>
          <w:noProof/>
        </w:rPr>
      </w:pPr>
      <w:bookmarkStart w:id="162" w:name="_ENREF_17"/>
      <w:r w:rsidRPr="00D84C0C">
        <w:rPr>
          <w:noProof/>
        </w:rPr>
        <w:t>Delgoffe, G.M., Pollizzi, K.N., Waickman, A.T., Heikamp, E., Meyers, D.J., Horton, M.R., Xiao, B., Worley, P.F., and Powell, J.D. (2011). The kinase mTOR regulates the differentiation of helper T cells through the selective activation of signaling by mTORC1 and mTORC2. Nat Immunol</w:t>
      </w:r>
      <w:r w:rsidRPr="00D84C0C">
        <w:rPr>
          <w:i/>
          <w:noProof/>
        </w:rPr>
        <w:t xml:space="preserve"> 12</w:t>
      </w:r>
      <w:r w:rsidRPr="00D84C0C">
        <w:rPr>
          <w:noProof/>
        </w:rPr>
        <w:t>, 295-303.</w:t>
      </w:r>
      <w:bookmarkEnd w:id="162"/>
    </w:p>
    <w:p w14:paraId="48F6FE87" w14:textId="77777777" w:rsidR="00D84C0C" w:rsidRPr="00D84C0C" w:rsidRDefault="00D84C0C" w:rsidP="00D84C0C">
      <w:pPr>
        <w:pStyle w:val="EndNoteBibliography"/>
        <w:spacing w:after="240"/>
        <w:rPr>
          <w:noProof/>
        </w:rPr>
      </w:pPr>
      <w:bookmarkStart w:id="163" w:name="_ENREF_18"/>
      <w:r w:rsidRPr="00D84C0C">
        <w:rPr>
          <w:noProof/>
        </w:rPr>
        <w:t>DeMets, D.L., and Lan, K.K. (1994). Interim analysis: the alpha spending function approach. Stat Med</w:t>
      </w:r>
      <w:r w:rsidRPr="00D84C0C">
        <w:rPr>
          <w:i/>
          <w:noProof/>
        </w:rPr>
        <w:t xml:space="preserve"> 13</w:t>
      </w:r>
      <w:r w:rsidRPr="00D84C0C">
        <w:rPr>
          <w:noProof/>
        </w:rPr>
        <w:t>, 1341-1352; discussion 1353-1346.</w:t>
      </w:r>
      <w:bookmarkEnd w:id="163"/>
    </w:p>
    <w:p w14:paraId="648E05CA" w14:textId="77777777" w:rsidR="00D84C0C" w:rsidRPr="00D84C0C" w:rsidRDefault="00D84C0C" w:rsidP="00D84C0C">
      <w:pPr>
        <w:pStyle w:val="EndNoteBibliography"/>
        <w:spacing w:after="240"/>
        <w:rPr>
          <w:noProof/>
        </w:rPr>
      </w:pPr>
      <w:bookmarkStart w:id="164" w:name="_ENREF_19"/>
      <w:r w:rsidRPr="00D84C0C">
        <w:rPr>
          <w:noProof/>
        </w:rPr>
        <w:t>Doney, K.C., Weiden, P.L., Buckner, C.D., Storb, R., and Thomas, E.D. (1981). Treatment of Severe Aplastic-Anemia Using Anti-Thymocyte Globulin with or without an Infusion of Hla Haploidentical Marrow. Exp Hematol</w:t>
      </w:r>
      <w:r w:rsidRPr="00D84C0C">
        <w:rPr>
          <w:i/>
          <w:noProof/>
        </w:rPr>
        <w:t xml:space="preserve"> 9</w:t>
      </w:r>
      <w:r w:rsidRPr="00D84C0C">
        <w:rPr>
          <w:noProof/>
        </w:rPr>
        <w:t>, 829-834.</w:t>
      </w:r>
      <w:bookmarkEnd w:id="164"/>
    </w:p>
    <w:p w14:paraId="2D9572EF" w14:textId="77777777" w:rsidR="00D84C0C" w:rsidRPr="00D84C0C" w:rsidRDefault="00D84C0C" w:rsidP="00D84C0C">
      <w:pPr>
        <w:pStyle w:val="EndNoteBibliography"/>
        <w:spacing w:after="240"/>
        <w:rPr>
          <w:noProof/>
        </w:rPr>
      </w:pPr>
      <w:bookmarkStart w:id="165" w:name="_ENREF_20"/>
      <w:r w:rsidRPr="00D84C0C">
        <w:rPr>
          <w:noProof/>
        </w:rPr>
        <w:t>Feng, X., Chen, J., Lin, Z., Keyvanfar, K., Malide, D., Young, N., and Desierto, M. (2015). Rapamycin is Highly Effective in a Mouse Model of Immune-Mediated Bone Marrow Failure by Mechanisms Distinct from Cyclosporine. In 57th ASH Annual Meeting and Exposition (Orlando, FL).</w:t>
      </w:r>
      <w:bookmarkEnd w:id="165"/>
    </w:p>
    <w:p w14:paraId="25C1A0CA" w14:textId="77777777" w:rsidR="00D84C0C" w:rsidRPr="00D84C0C" w:rsidRDefault="00D84C0C" w:rsidP="00D84C0C">
      <w:pPr>
        <w:pStyle w:val="EndNoteBibliography"/>
        <w:spacing w:after="240"/>
        <w:rPr>
          <w:noProof/>
        </w:rPr>
      </w:pPr>
      <w:bookmarkStart w:id="166" w:name="_ENREF_21"/>
      <w:r w:rsidRPr="00D84C0C">
        <w:rPr>
          <w:noProof/>
        </w:rPr>
        <w:t>Fernandez, D., Bonilla, E., Mirza, N., Niland, B., and Perl, A. (2006). Rapamycin reduces disease activity and normalizes T cell activation-induced calcium fluxing in patients with systemic lupus erythematosus. Arthritis and rheumatism</w:t>
      </w:r>
      <w:r w:rsidRPr="00D84C0C">
        <w:rPr>
          <w:i/>
          <w:noProof/>
        </w:rPr>
        <w:t xml:space="preserve"> 54</w:t>
      </w:r>
      <w:r w:rsidRPr="00D84C0C">
        <w:rPr>
          <w:noProof/>
        </w:rPr>
        <w:t>, 2983-2988.</w:t>
      </w:r>
      <w:bookmarkEnd w:id="166"/>
    </w:p>
    <w:p w14:paraId="68E9E2C2" w14:textId="77777777" w:rsidR="00D84C0C" w:rsidRPr="00D84C0C" w:rsidRDefault="00D84C0C" w:rsidP="00D84C0C">
      <w:pPr>
        <w:pStyle w:val="EndNoteBibliography"/>
        <w:spacing w:after="240"/>
        <w:rPr>
          <w:noProof/>
        </w:rPr>
      </w:pPr>
      <w:bookmarkStart w:id="167" w:name="_ENREF_22"/>
      <w:r w:rsidRPr="00D84C0C">
        <w:rPr>
          <w:noProof/>
        </w:rPr>
        <w:t>Fitzhugh, C.D., Weitzel, R.P., Hsieh, M.M., Phang, O.A., Madison, C., Luznik, L., Powell, J.D., and Tisdale, J.F. (2013). Sirolimus and post transplant Cy synergistically maintain mixed chimerism in a mismatched murine model. Bone Marrow Transplant</w:t>
      </w:r>
      <w:r w:rsidRPr="00D84C0C">
        <w:rPr>
          <w:i/>
          <w:noProof/>
        </w:rPr>
        <w:t xml:space="preserve"> 48</w:t>
      </w:r>
      <w:r w:rsidRPr="00D84C0C">
        <w:rPr>
          <w:noProof/>
        </w:rPr>
        <w:t>, 1335-1341.</w:t>
      </w:r>
      <w:bookmarkEnd w:id="167"/>
    </w:p>
    <w:p w14:paraId="04F49C27" w14:textId="77777777" w:rsidR="00D84C0C" w:rsidRPr="00D84C0C" w:rsidRDefault="00D84C0C" w:rsidP="00D84C0C">
      <w:pPr>
        <w:pStyle w:val="EndNoteBibliography"/>
        <w:spacing w:after="240"/>
        <w:rPr>
          <w:noProof/>
        </w:rPr>
      </w:pPr>
      <w:bookmarkStart w:id="168" w:name="_ENREF_23"/>
      <w:r w:rsidRPr="00D84C0C">
        <w:rPr>
          <w:noProof/>
        </w:rPr>
        <w:t>Fontenot, J.D., Rasmussen, J.P., Gavin, M.A., and Rudensky, A.Y. (2005). A function for interleukin 2 in Foxp3-expressing regulatory T cells. Nat Immunol</w:t>
      </w:r>
      <w:r w:rsidRPr="00D84C0C">
        <w:rPr>
          <w:i/>
          <w:noProof/>
        </w:rPr>
        <w:t xml:space="preserve"> 6</w:t>
      </w:r>
      <w:r w:rsidRPr="00D84C0C">
        <w:rPr>
          <w:noProof/>
        </w:rPr>
        <w:t>, 1142-1151.</w:t>
      </w:r>
      <w:bookmarkEnd w:id="168"/>
    </w:p>
    <w:p w14:paraId="0EAABE8B" w14:textId="77777777" w:rsidR="00D84C0C" w:rsidRPr="00D84C0C" w:rsidRDefault="00D84C0C" w:rsidP="00D84C0C">
      <w:pPr>
        <w:pStyle w:val="EndNoteBibliography"/>
        <w:spacing w:after="240"/>
        <w:rPr>
          <w:noProof/>
        </w:rPr>
      </w:pPr>
      <w:bookmarkStart w:id="169" w:name="_ENREF_24"/>
      <w:r w:rsidRPr="00D84C0C">
        <w:rPr>
          <w:noProof/>
        </w:rPr>
        <w:t>Gao, B.X., Kong, Q.F., Kemp, K., Zhao, Y.S., and Fang, D.Y. (2012). Analysis of sirtuin 1 expression reveals a molecular explanation of IL-2-mediated reversal of T-cell tolerance. P Natl Acad Sci USA</w:t>
      </w:r>
      <w:r w:rsidRPr="00D84C0C">
        <w:rPr>
          <w:i/>
          <w:noProof/>
        </w:rPr>
        <w:t xml:space="preserve"> 109</w:t>
      </w:r>
      <w:r w:rsidRPr="00D84C0C">
        <w:rPr>
          <w:noProof/>
        </w:rPr>
        <w:t>, 899-904.</w:t>
      </w:r>
      <w:bookmarkEnd w:id="169"/>
    </w:p>
    <w:p w14:paraId="66907C23" w14:textId="77777777" w:rsidR="00D84C0C" w:rsidRPr="00D84C0C" w:rsidRDefault="00D84C0C" w:rsidP="00D84C0C">
      <w:pPr>
        <w:pStyle w:val="EndNoteBibliography"/>
        <w:spacing w:after="240"/>
        <w:rPr>
          <w:noProof/>
        </w:rPr>
      </w:pPr>
      <w:bookmarkStart w:id="170" w:name="_ENREF_25"/>
      <w:r w:rsidRPr="00D84C0C">
        <w:rPr>
          <w:noProof/>
        </w:rPr>
        <w:t>Gao, W., Lu, Y., El Essawy, B., Oukka, M., Kuchroo, V.K., and Strom, T.B. (2007). Contrasting effects of cyclosporine and rapamycin in de novo generation of alloantigen-specific regulatory T cells. Am J Transplant</w:t>
      </w:r>
      <w:r w:rsidRPr="00D84C0C">
        <w:rPr>
          <w:i/>
          <w:noProof/>
        </w:rPr>
        <w:t xml:space="preserve"> 7</w:t>
      </w:r>
      <w:r w:rsidRPr="00D84C0C">
        <w:rPr>
          <w:noProof/>
        </w:rPr>
        <w:t>, 1722-1732.</w:t>
      </w:r>
      <w:bookmarkEnd w:id="170"/>
    </w:p>
    <w:p w14:paraId="0A2FB22C" w14:textId="77777777" w:rsidR="00D84C0C" w:rsidRPr="00D84C0C" w:rsidRDefault="00D84C0C" w:rsidP="00D84C0C">
      <w:pPr>
        <w:pStyle w:val="EndNoteBibliography"/>
        <w:spacing w:after="240"/>
        <w:rPr>
          <w:noProof/>
        </w:rPr>
      </w:pPr>
      <w:bookmarkStart w:id="171" w:name="_ENREF_26"/>
      <w:r w:rsidRPr="00D84C0C">
        <w:rPr>
          <w:noProof/>
        </w:rPr>
        <w:t>Gmur, J., Vonfelten, A., Rhyner, K., and Frick, P.G. (1979). Autologous Hematologic Recovery from Aplastic-Anemia Following High-Dose Cyclophosphamide and Hla-Matched Allogeneic Bone-Marrow Transplantation. Acta Haematol-Basel</w:t>
      </w:r>
      <w:r w:rsidRPr="00D84C0C">
        <w:rPr>
          <w:i/>
          <w:noProof/>
        </w:rPr>
        <w:t xml:space="preserve"> 62</w:t>
      </w:r>
      <w:r w:rsidRPr="00D84C0C">
        <w:rPr>
          <w:noProof/>
        </w:rPr>
        <w:t>, 20-24.</w:t>
      </w:r>
      <w:bookmarkEnd w:id="171"/>
    </w:p>
    <w:p w14:paraId="0E18C982" w14:textId="77777777" w:rsidR="00D84C0C" w:rsidRPr="00D84C0C" w:rsidRDefault="00D84C0C" w:rsidP="00D84C0C">
      <w:pPr>
        <w:pStyle w:val="EndNoteBibliography"/>
        <w:spacing w:after="240"/>
        <w:rPr>
          <w:noProof/>
        </w:rPr>
      </w:pPr>
      <w:bookmarkStart w:id="172" w:name="_ENREF_27"/>
      <w:r w:rsidRPr="00D84C0C">
        <w:rPr>
          <w:noProof/>
        </w:rPr>
        <w:t>Guba, M., Pratschke, J., Hugo, C., Kramer, B.K., Nohr-Westphal, C., Brockmann, J., Andrassy, J., Reinke, P., Pressmar, K., Hakenberg, O.</w:t>
      </w:r>
      <w:r w:rsidRPr="00D84C0C">
        <w:rPr>
          <w:i/>
          <w:noProof/>
        </w:rPr>
        <w:t>, et al.</w:t>
      </w:r>
      <w:r w:rsidRPr="00D84C0C">
        <w:rPr>
          <w:noProof/>
        </w:rPr>
        <w:t xml:space="preserve"> (2010). Renal Function, Efficacy, and Safety of Sirolimus and Mycophenolate Mofetil After Short-Term Calcineurin Inhibitor-Based Quadruple Therapy in De Novo Renal Transplant Patients: One-Year Analysis of a Randomized Multicenter Trial. Transplantation</w:t>
      </w:r>
      <w:r w:rsidRPr="00D84C0C">
        <w:rPr>
          <w:i/>
          <w:noProof/>
        </w:rPr>
        <w:t xml:space="preserve"> 90</w:t>
      </w:r>
      <w:r w:rsidRPr="00D84C0C">
        <w:rPr>
          <w:noProof/>
        </w:rPr>
        <w:t>, 175-183.</w:t>
      </w:r>
      <w:bookmarkEnd w:id="172"/>
    </w:p>
    <w:p w14:paraId="116A0A60" w14:textId="77777777" w:rsidR="00D84C0C" w:rsidRPr="00D84C0C" w:rsidRDefault="00D84C0C" w:rsidP="00D84C0C">
      <w:pPr>
        <w:pStyle w:val="EndNoteBibliography"/>
        <w:spacing w:after="240"/>
        <w:rPr>
          <w:noProof/>
        </w:rPr>
      </w:pPr>
      <w:bookmarkStart w:id="173" w:name="_ENREF_28"/>
      <w:r w:rsidRPr="00D84C0C">
        <w:rPr>
          <w:noProof/>
        </w:rPr>
        <w:t>Guba, M., Pratschke, J., Hugo, C., Kramer, B.K., Pascher, A., Pressmar, K., Hakenberg, O., Fischereder, M., Brockmann, J., Andrassy, J.</w:t>
      </w:r>
      <w:r w:rsidRPr="00D84C0C">
        <w:rPr>
          <w:i/>
          <w:noProof/>
        </w:rPr>
        <w:t>, et al.</w:t>
      </w:r>
      <w:r w:rsidRPr="00D84C0C">
        <w:rPr>
          <w:noProof/>
        </w:rPr>
        <w:t xml:space="preserve"> (2012). Early conversion to a sirolimus-based, calcineurin-inhibitor-free immunosuppression in the SMART trial: observational results at 24 and 36 months after transplantation. Transpl Int</w:t>
      </w:r>
      <w:r w:rsidRPr="00D84C0C">
        <w:rPr>
          <w:i/>
          <w:noProof/>
        </w:rPr>
        <w:t xml:space="preserve"> 25</w:t>
      </w:r>
      <w:r w:rsidRPr="00D84C0C">
        <w:rPr>
          <w:noProof/>
        </w:rPr>
        <w:t>, 416-423.</w:t>
      </w:r>
      <w:bookmarkEnd w:id="173"/>
    </w:p>
    <w:p w14:paraId="4BF16E5C" w14:textId="77777777" w:rsidR="00D84C0C" w:rsidRPr="00D84C0C" w:rsidRDefault="00D84C0C" w:rsidP="00D84C0C">
      <w:pPr>
        <w:pStyle w:val="EndNoteBibliography"/>
        <w:spacing w:after="240"/>
        <w:rPr>
          <w:noProof/>
        </w:rPr>
      </w:pPr>
      <w:bookmarkStart w:id="174" w:name="_ENREF_29"/>
      <w:r w:rsidRPr="00D84C0C">
        <w:rPr>
          <w:noProof/>
        </w:rPr>
        <w:t>Holdaas, H., Rostaing, L., Seron, D., Cole, E., and Chapman, J. (2011). Conversion of Long-Term Kidney Transplant Recipients From Calcineurin Inhibitor Therapy to Everolimus: A Randomized, Multicenter, 24-Month Study (vol 92, pg 410, 2011). Transplantation</w:t>
      </w:r>
      <w:r w:rsidRPr="00D84C0C">
        <w:rPr>
          <w:i/>
          <w:noProof/>
        </w:rPr>
        <w:t xml:space="preserve"> 92</w:t>
      </w:r>
      <w:r w:rsidRPr="00D84C0C">
        <w:rPr>
          <w:noProof/>
        </w:rPr>
        <w:t>, E61-E61.</w:t>
      </w:r>
      <w:bookmarkEnd w:id="174"/>
    </w:p>
    <w:p w14:paraId="6730207D" w14:textId="77777777" w:rsidR="00D84C0C" w:rsidRPr="00D84C0C" w:rsidRDefault="00D84C0C" w:rsidP="00D84C0C">
      <w:pPr>
        <w:pStyle w:val="EndNoteBibliography"/>
        <w:spacing w:after="240"/>
        <w:rPr>
          <w:noProof/>
        </w:rPr>
      </w:pPr>
      <w:bookmarkStart w:id="175" w:name="_ENREF_30"/>
      <w:r w:rsidRPr="00D84C0C">
        <w:rPr>
          <w:noProof/>
        </w:rPr>
        <w:t>Hsieh, M.M., Fitzhugh, C.D., Weitzel, R.P., Link, M.E., Coles, W.A., Zhao, X., Rodgers, G.P., Powell, J.D., and Tisdale, J.F. (2014). Nonmyeloablative HLA-matched sibling allogeneic hematopoietic stem cell transplantation for severe sickle cell phenotype. Jama</w:t>
      </w:r>
      <w:r w:rsidRPr="00D84C0C">
        <w:rPr>
          <w:i/>
          <w:noProof/>
        </w:rPr>
        <w:t xml:space="preserve"> 312</w:t>
      </w:r>
      <w:r w:rsidRPr="00D84C0C">
        <w:rPr>
          <w:noProof/>
        </w:rPr>
        <w:t>, 48-56.</w:t>
      </w:r>
      <w:bookmarkEnd w:id="175"/>
    </w:p>
    <w:p w14:paraId="11DEF22B" w14:textId="77777777" w:rsidR="00D84C0C" w:rsidRPr="00D84C0C" w:rsidRDefault="00D84C0C" w:rsidP="00D84C0C">
      <w:pPr>
        <w:pStyle w:val="EndNoteBibliography"/>
        <w:spacing w:after="240"/>
        <w:rPr>
          <w:noProof/>
        </w:rPr>
      </w:pPr>
      <w:bookmarkStart w:id="176" w:name="_ENREF_31"/>
      <w:r w:rsidRPr="00D84C0C">
        <w:rPr>
          <w:noProof/>
        </w:rPr>
        <w:t>Ibanez, J.P., Monteverde, M.L., Goldberg, J., Diaz, M.A., and Turconi, A. (2005). Sirolimus in pediatric renal transplantation. Transplant Proc</w:t>
      </w:r>
      <w:r w:rsidRPr="00D84C0C">
        <w:rPr>
          <w:i/>
          <w:noProof/>
        </w:rPr>
        <w:t xml:space="preserve"> 37</w:t>
      </w:r>
      <w:r w:rsidRPr="00D84C0C">
        <w:rPr>
          <w:noProof/>
        </w:rPr>
        <w:t>, 682-684.</w:t>
      </w:r>
      <w:bookmarkEnd w:id="176"/>
    </w:p>
    <w:p w14:paraId="27DADD9F" w14:textId="77777777" w:rsidR="00D84C0C" w:rsidRPr="00D84C0C" w:rsidRDefault="00D84C0C" w:rsidP="00D84C0C">
      <w:pPr>
        <w:pStyle w:val="EndNoteBibliography"/>
        <w:spacing w:after="240"/>
        <w:rPr>
          <w:noProof/>
        </w:rPr>
      </w:pPr>
      <w:bookmarkStart w:id="177" w:name="_ENREF_32"/>
      <w:r w:rsidRPr="00D84C0C">
        <w:rPr>
          <w:noProof/>
        </w:rPr>
        <w:t>Ivanova, A., Qaqish, B.F., and Schell, M.J. (2005). Continuous toxicity monitoring in phase II trials in oncology. Biometrics</w:t>
      </w:r>
      <w:r w:rsidRPr="00D84C0C">
        <w:rPr>
          <w:i/>
          <w:noProof/>
        </w:rPr>
        <w:t xml:space="preserve"> 61</w:t>
      </w:r>
      <w:r w:rsidRPr="00D84C0C">
        <w:rPr>
          <w:noProof/>
        </w:rPr>
        <w:t>, 540-545.</w:t>
      </w:r>
      <w:bookmarkEnd w:id="177"/>
    </w:p>
    <w:p w14:paraId="29A16096" w14:textId="77777777" w:rsidR="00D84C0C" w:rsidRPr="00D84C0C" w:rsidRDefault="00D84C0C" w:rsidP="00D84C0C">
      <w:pPr>
        <w:pStyle w:val="EndNoteBibliography"/>
        <w:spacing w:after="240"/>
        <w:rPr>
          <w:noProof/>
        </w:rPr>
      </w:pPr>
      <w:bookmarkStart w:id="178" w:name="_ENREF_33"/>
      <w:r w:rsidRPr="00D84C0C">
        <w:rPr>
          <w:noProof/>
        </w:rPr>
        <w:t>Jeannet, M., Rubinstein, A., Pelet, B., and Kummer, H. (1974). Prolonged remission of severe aplastic anemia after ALG pretreatment and HL-A-semi-incompatible bone-marrow cell transfusion. Transplant Proc</w:t>
      </w:r>
      <w:r w:rsidRPr="00D84C0C">
        <w:rPr>
          <w:i/>
          <w:noProof/>
        </w:rPr>
        <w:t xml:space="preserve"> 6</w:t>
      </w:r>
      <w:r w:rsidRPr="00D84C0C">
        <w:rPr>
          <w:noProof/>
        </w:rPr>
        <w:t>, 359-363.</w:t>
      </w:r>
      <w:bookmarkEnd w:id="178"/>
    </w:p>
    <w:p w14:paraId="048D25C6" w14:textId="77777777" w:rsidR="00D84C0C" w:rsidRPr="00D84C0C" w:rsidRDefault="00D84C0C" w:rsidP="00D84C0C">
      <w:pPr>
        <w:pStyle w:val="EndNoteBibliography"/>
        <w:spacing w:after="240"/>
        <w:rPr>
          <w:noProof/>
        </w:rPr>
      </w:pPr>
      <w:bookmarkStart w:id="179" w:name="_ENREF_34"/>
      <w:r w:rsidRPr="00D84C0C">
        <w:rPr>
          <w:noProof/>
        </w:rPr>
        <w:t>Kang, J., Huddleston, S.J., Fraser, J.M., and Khoruts, A. (2008). De novo induction of antigen-specific CD4+CD25+Foxp3+ regulatory T cells in vivo following systemic antigen administration accompanied by blockade of mTOR. J Leukoc Biol</w:t>
      </w:r>
      <w:r w:rsidRPr="00D84C0C">
        <w:rPr>
          <w:i/>
          <w:noProof/>
        </w:rPr>
        <w:t xml:space="preserve"> 83</w:t>
      </w:r>
      <w:r w:rsidRPr="00D84C0C">
        <w:rPr>
          <w:noProof/>
        </w:rPr>
        <w:t>, 1230-1239.</w:t>
      </w:r>
      <w:bookmarkEnd w:id="179"/>
    </w:p>
    <w:p w14:paraId="3EEA9F44" w14:textId="77777777" w:rsidR="00D84C0C" w:rsidRPr="00D84C0C" w:rsidRDefault="00D84C0C" w:rsidP="00D84C0C">
      <w:pPr>
        <w:pStyle w:val="EndNoteBibliography"/>
        <w:spacing w:after="240"/>
        <w:rPr>
          <w:noProof/>
        </w:rPr>
      </w:pPr>
      <w:bookmarkStart w:id="180" w:name="_ENREF_35"/>
      <w:r w:rsidRPr="00D84C0C">
        <w:rPr>
          <w:noProof/>
        </w:rPr>
        <w:t>Kook, H., Risitano, A.M., Zeng, W., Wlodarski, M., Lottemann, C., Nakamura, R., Barrett, J., Young, N.S., and Maciejewski, J.P. (2002). Changes in T-cell receptor VB repertoire in aplastic anemia: effects of different immunosuppressive regimens. Blood</w:t>
      </w:r>
      <w:r w:rsidRPr="00D84C0C">
        <w:rPr>
          <w:i/>
          <w:noProof/>
        </w:rPr>
        <w:t xml:space="preserve"> 99</w:t>
      </w:r>
      <w:r w:rsidRPr="00D84C0C">
        <w:rPr>
          <w:noProof/>
        </w:rPr>
        <w:t>, 3668-3675.</w:t>
      </w:r>
      <w:bookmarkEnd w:id="180"/>
    </w:p>
    <w:p w14:paraId="2932BCA0" w14:textId="77777777" w:rsidR="00D84C0C" w:rsidRPr="00D84C0C" w:rsidRDefault="00D84C0C" w:rsidP="00D84C0C">
      <w:pPr>
        <w:pStyle w:val="EndNoteBibliography"/>
        <w:spacing w:after="240"/>
        <w:rPr>
          <w:noProof/>
        </w:rPr>
      </w:pPr>
      <w:bookmarkStart w:id="181" w:name="_ENREF_36"/>
      <w:r w:rsidRPr="00D84C0C">
        <w:rPr>
          <w:noProof/>
        </w:rPr>
        <w:t>Kopf, H., de la Rosa, G.M., Howard, O.M., and Chen, X. (2007). Rapamycin inhibits differentiation of Th17 cells and promotes generation of FoxP3+ T regulatory cells. Int Immunopharmacol</w:t>
      </w:r>
      <w:r w:rsidRPr="00D84C0C">
        <w:rPr>
          <w:i/>
          <w:noProof/>
        </w:rPr>
        <w:t xml:space="preserve"> 7</w:t>
      </w:r>
      <w:r w:rsidRPr="00D84C0C">
        <w:rPr>
          <w:noProof/>
        </w:rPr>
        <w:t>, 1819-1824.</w:t>
      </w:r>
      <w:bookmarkEnd w:id="181"/>
    </w:p>
    <w:p w14:paraId="042924E4" w14:textId="77777777" w:rsidR="00D84C0C" w:rsidRPr="00D84C0C" w:rsidRDefault="00D84C0C" w:rsidP="00D84C0C">
      <w:pPr>
        <w:pStyle w:val="EndNoteBibliography"/>
        <w:spacing w:after="240"/>
        <w:rPr>
          <w:noProof/>
        </w:rPr>
      </w:pPr>
      <w:bookmarkStart w:id="182" w:name="_ENREF_37"/>
      <w:r w:rsidRPr="00D84C0C">
        <w:rPr>
          <w:noProof/>
        </w:rPr>
        <w:t>Lebranchu, Y., Thierry, A., Toupance, O., Westeel, P.F., Etienne, I., Thervet, E., Moulin, B., Frouget, T., Le Meur, Y., Glotz, D.</w:t>
      </w:r>
      <w:r w:rsidRPr="00D84C0C">
        <w:rPr>
          <w:i/>
          <w:noProof/>
        </w:rPr>
        <w:t>, et al.</w:t>
      </w:r>
      <w:r w:rsidRPr="00D84C0C">
        <w:rPr>
          <w:noProof/>
        </w:rPr>
        <w:t xml:space="preserve"> (2009). Efficacy on Renal Function of Early Conversion from Cyclosporine to Sirolimus 3 Months After Renal Transplantation: Concept Study. Am J Transplant</w:t>
      </w:r>
      <w:r w:rsidRPr="00D84C0C">
        <w:rPr>
          <w:i/>
          <w:noProof/>
        </w:rPr>
        <w:t xml:space="preserve"> 9</w:t>
      </w:r>
      <w:r w:rsidRPr="00D84C0C">
        <w:rPr>
          <w:noProof/>
        </w:rPr>
        <w:t>, 1115-1123.</w:t>
      </w:r>
      <w:bookmarkEnd w:id="182"/>
    </w:p>
    <w:p w14:paraId="604456AD" w14:textId="77777777" w:rsidR="00D84C0C" w:rsidRPr="00D84C0C" w:rsidRDefault="00D84C0C" w:rsidP="00D84C0C">
      <w:pPr>
        <w:pStyle w:val="EndNoteBibliography"/>
        <w:spacing w:after="240"/>
        <w:rPr>
          <w:noProof/>
        </w:rPr>
      </w:pPr>
      <w:bookmarkStart w:id="183" w:name="_ENREF_38"/>
      <w:r w:rsidRPr="00D84C0C">
        <w:rPr>
          <w:noProof/>
        </w:rPr>
        <w:t>Lu, D.P. (1981). Syngeneic bone marrow transplantation for treatment of aplastic anaemia: report of a case and review of the literature. Exp Hematol</w:t>
      </w:r>
      <w:r w:rsidRPr="00D84C0C">
        <w:rPr>
          <w:i/>
          <w:noProof/>
        </w:rPr>
        <w:t xml:space="preserve"> 9</w:t>
      </w:r>
      <w:r w:rsidRPr="00D84C0C">
        <w:rPr>
          <w:noProof/>
        </w:rPr>
        <w:t>, 257-263.</w:t>
      </w:r>
      <w:bookmarkEnd w:id="183"/>
    </w:p>
    <w:p w14:paraId="6E1F9616" w14:textId="77777777" w:rsidR="00D84C0C" w:rsidRPr="00D84C0C" w:rsidRDefault="00D84C0C" w:rsidP="00D84C0C">
      <w:pPr>
        <w:pStyle w:val="EndNoteBibliography"/>
        <w:spacing w:after="240"/>
        <w:rPr>
          <w:noProof/>
        </w:rPr>
      </w:pPr>
      <w:bookmarkStart w:id="184" w:name="_ENREF_39"/>
      <w:r w:rsidRPr="00D84C0C">
        <w:rPr>
          <w:noProof/>
        </w:rPr>
        <w:t>Malek, T.R. (2008). The biology of interleukin-2. Annu Rev Immunol</w:t>
      </w:r>
      <w:r w:rsidRPr="00D84C0C">
        <w:rPr>
          <w:i/>
          <w:noProof/>
        </w:rPr>
        <w:t xml:space="preserve"> 26</w:t>
      </w:r>
      <w:r w:rsidRPr="00D84C0C">
        <w:rPr>
          <w:noProof/>
        </w:rPr>
        <w:t>, 453-479.</w:t>
      </w:r>
      <w:bookmarkEnd w:id="184"/>
    </w:p>
    <w:p w14:paraId="70C0C688" w14:textId="77777777" w:rsidR="00D84C0C" w:rsidRPr="00D84C0C" w:rsidRDefault="00D84C0C" w:rsidP="00D84C0C">
      <w:pPr>
        <w:pStyle w:val="EndNoteBibliography"/>
        <w:spacing w:after="240"/>
        <w:rPr>
          <w:noProof/>
        </w:rPr>
      </w:pPr>
      <w:bookmarkStart w:id="185" w:name="_ENREF_40"/>
      <w:r w:rsidRPr="00D84C0C">
        <w:rPr>
          <w:noProof/>
        </w:rPr>
        <w:t>Malek, T.R., and Bayer, A.L. (2004). Tolerance, not immunity, crucially depends on IL-2. Nat Rev Immunol</w:t>
      </w:r>
      <w:r w:rsidRPr="00D84C0C">
        <w:rPr>
          <w:i/>
          <w:noProof/>
        </w:rPr>
        <w:t xml:space="preserve"> 4</w:t>
      </w:r>
      <w:r w:rsidRPr="00D84C0C">
        <w:rPr>
          <w:noProof/>
        </w:rPr>
        <w:t>, 665-674.</w:t>
      </w:r>
      <w:bookmarkEnd w:id="185"/>
    </w:p>
    <w:p w14:paraId="62F5A5DB" w14:textId="77777777" w:rsidR="00D84C0C" w:rsidRPr="00D84C0C" w:rsidRDefault="00D84C0C" w:rsidP="00D84C0C">
      <w:pPr>
        <w:pStyle w:val="EndNoteBibliography"/>
        <w:spacing w:after="240"/>
        <w:rPr>
          <w:noProof/>
        </w:rPr>
      </w:pPr>
      <w:bookmarkStart w:id="186" w:name="_ENREF_41"/>
      <w:r w:rsidRPr="00D84C0C">
        <w:rPr>
          <w:noProof/>
        </w:rPr>
        <w:t>Markiewicz, M., Kalicinski, P., Teisseyre, J., Ismail, H., Kaminski, A., and Teisseyre, M. (2003). Rapamycin in children after liver transplantation. Transplant Proc</w:t>
      </w:r>
      <w:r w:rsidRPr="00D84C0C">
        <w:rPr>
          <w:i/>
          <w:noProof/>
        </w:rPr>
        <w:t xml:space="preserve"> 35</w:t>
      </w:r>
      <w:r w:rsidRPr="00D84C0C">
        <w:rPr>
          <w:noProof/>
        </w:rPr>
        <w:t>, 2284-2286.</w:t>
      </w:r>
      <w:bookmarkEnd w:id="186"/>
    </w:p>
    <w:p w14:paraId="6AADC7C2" w14:textId="77777777" w:rsidR="00D84C0C" w:rsidRPr="00D84C0C" w:rsidRDefault="00D84C0C" w:rsidP="00D84C0C">
      <w:pPr>
        <w:pStyle w:val="EndNoteBibliography"/>
        <w:spacing w:after="240"/>
        <w:rPr>
          <w:noProof/>
        </w:rPr>
      </w:pPr>
      <w:bookmarkStart w:id="187" w:name="_ENREF_42"/>
      <w:r w:rsidRPr="00D84C0C">
        <w:rPr>
          <w:noProof/>
        </w:rPr>
        <w:t>Mathe, G., Amiel, J.L., Schwarzenberg, L., Choay, J., Trolard, P., Schneider, M., Hayat, M., Schlumberger, J.R., and Jasmin, C. (1970). Bone marrow graft in man after conditioning by antilymphocytic serum. Br Med J</w:t>
      </w:r>
      <w:r w:rsidRPr="00D84C0C">
        <w:rPr>
          <w:i/>
          <w:noProof/>
        </w:rPr>
        <w:t xml:space="preserve"> 2</w:t>
      </w:r>
      <w:r w:rsidRPr="00D84C0C">
        <w:rPr>
          <w:noProof/>
        </w:rPr>
        <w:t>, 131-136.</w:t>
      </w:r>
      <w:bookmarkEnd w:id="187"/>
    </w:p>
    <w:p w14:paraId="53E24D05" w14:textId="77777777" w:rsidR="00D84C0C" w:rsidRPr="00D84C0C" w:rsidRDefault="00D84C0C" w:rsidP="00D84C0C">
      <w:pPr>
        <w:pStyle w:val="EndNoteBibliography"/>
        <w:spacing w:after="240"/>
        <w:rPr>
          <w:noProof/>
        </w:rPr>
      </w:pPr>
      <w:bookmarkStart w:id="188" w:name="_ENREF_43"/>
      <w:r w:rsidRPr="00D84C0C">
        <w:rPr>
          <w:noProof/>
        </w:rPr>
        <w:t>Miroux, C., Morales, O., Carpentier, A., Dharancy, S., Conti, F., Boleslowski, E., Podevin, P., Auriault, C., Pancre, V., and Delhem, N. (2009). Inhibitory Effects of Cyclosporine on Human Regulatory T Cells In Vitro. Transplant P</w:t>
      </w:r>
      <w:r w:rsidRPr="00D84C0C">
        <w:rPr>
          <w:i/>
          <w:noProof/>
        </w:rPr>
        <w:t xml:space="preserve"> 41</w:t>
      </w:r>
      <w:r w:rsidRPr="00D84C0C">
        <w:rPr>
          <w:noProof/>
        </w:rPr>
        <w:t>, 3371-3374.</w:t>
      </w:r>
      <w:bookmarkEnd w:id="188"/>
    </w:p>
    <w:p w14:paraId="39CB1464" w14:textId="77777777" w:rsidR="00D84C0C" w:rsidRPr="00D84C0C" w:rsidRDefault="00D84C0C" w:rsidP="00D84C0C">
      <w:pPr>
        <w:pStyle w:val="EndNoteBibliography"/>
        <w:spacing w:after="240"/>
        <w:rPr>
          <w:noProof/>
        </w:rPr>
      </w:pPr>
      <w:bookmarkStart w:id="189" w:name="_ENREF_44"/>
      <w:r w:rsidRPr="00D84C0C">
        <w:rPr>
          <w:noProof/>
        </w:rPr>
        <w:t>Miroux, C., Morales, O., Ghazal, K., Ben Othman, S., de Launoit, Y., Pancre, V., Conti, F., and Delhem, N. (2012). In Vitro Effects of Cyclosporine A and Tacrolimus on Regulatory T-Cell Proliferation and Function. Transplantation</w:t>
      </w:r>
      <w:r w:rsidRPr="00D84C0C">
        <w:rPr>
          <w:i/>
          <w:noProof/>
        </w:rPr>
        <w:t xml:space="preserve"> 94</w:t>
      </w:r>
      <w:r w:rsidRPr="00D84C0C">
        <w:rPr>
          <w:noProof/>
        </w:rPr>
        <w:t>, 123-131.</w:t>
      </w:r>
      <w:bookmarkEnd w:id="189"/>
    </w:p>
    <w:p w14:paraId="39757AA0" w14:textId="77777777" w:rsidR="00D84C0C" w:rsidRPr="00D84C0C" w:rsidRDefault="00D84C0C" w:rsidP="00D84C0C">
      <w:pPr>
        <w:pStyle w:val="EndNoteBibliography"/>
        <w:spacing w:after="240"/>
        <w:rPr>
          <w:noProof/>
        </w:rPr>
      </w:pPr>
      <w:bookmarkStart w:id="190" w:name="_ENREF_45"/>
      <w:r w:rsidRPr="00D84C0C">
        <w:rPr>
          <w:noProof/>
        </w:rPr>
        <w:t>Morgan, D.A., Ruscetti, F.W., and Gallo, R. (1976). Selective Invitro Growth of T-Lymphocytes from Normal Human Bone Marrows. Science</w:t>
      </w:r>
      <w:r w:rsidRPr="00D84C0C">
        <w:rPr>
          <w:i/>
          <w:noProof/>
        </w:rPr>
        <w:t xml:space="preserve"> 193</w:t>
      </w:r>
      <w:r w:rsidRPr="00D84C0C">
        <w:rPr>
          <w:noProof/>
        </w:rPr>
        <w:t>, 1007-1008.</w:t>
      </w:r>
      <w:bookmarkEnd w:id="190"/>
    </w:p>
    <w:p w14:paraId="6CE420D3" w14:textId="77777777" w:rsidR="00D84C0C" w:rsidRPr="00D84C0C" w:rsidRDefault="00D84C0C" w:rsidP="00D84C0C">
      <w:pPr>
        <w:pStyle w:val="EndNoteBibliography"/>
        <w:spacing w:after="240"/>
        <w:rPr>
          <w:noProof/>
        </w:rPr>
      </w:pPr>
      <w:bookmarkStart w:id="191" w:name="_ENREF_46"/>
      <w:r w:rsidRPr="00D84C0C">
        <w:rPr>
          <w:noProof/>
        </w:rPr>
        <w:t>Mulgaonkar, S., and Kaufman, D.B. (2014). Conversion from calcineurin inhibitor-based immunosuppression to mammalian target of rapamycin inhibitors or belatacept in renal transplant recipients. Clin Transplant</w:t>
      </w:r>
      <w:r w:rsidRPr="00D84C0C">
        <w:rPr>
          <w:i/>
          <w:noProof/>
        </w:rPr>
        <w:t xml:space="preserve"> 28</w:t>
      </w:r>
      <w:r w:rsidRPr="00D84C0C">
        <w:rPr>
          <w:noProof/>
        </w:rPr>
        <w:t>, 1209-1224.</w:t>
      </w:r>
      <w:bookmarkEnd w:id="191"/>
    </w:p>
    <w:p w14:paraId="586F521B" w14:textId="77777777" w:rsidR="00D84C0C" w:rsidRPr="00D84C0C" w:rsidRDefault="00D84C0C" w:rsidP="00D84C0C">
      <w:pPr>
        <w:pStyle w:val="EndNoteBibliography"/>
        <w:spacing w:after="240"/>
        <w:rPr>
          <w:noProof/>
        </w:rPr>
      </w:pPr>
      <w:bookmarkStart w:id="192" w:name="_ENREF_47"/>
      <w:r w:rsidRPr="00D84C0C">
        <w:rPr>
          <w:noProof/>
        </w:rPr>
        <w:t>Nakao, S., Yamaguchi, M., Shiobara, S., Yokoi, T., Miyawaki, T., Taniguchi, T., and Matsuda, T. (1992). Interferon-gamma gene expression in unstimulated bone marrow mononuclear cells predicts a good response to cyclosporine therapy in aplastic anemia. Blood</w:t>
      </w:r>
      <w:r w:rsidRPr="00D84C0C">
        <w:rPr>
          <w:i/>
          <w:noProof/>
        </w:rPr>
        <w:t xml:space="preserve"> 79</w:t>
      </w:r>
      <w:r w:rsidRPr="00D84C0C">
        <w:rPr>
          <w:noProof/>
        </w:rPr>
        <w:t>, 2532-2535.</w:t>
      </w:r>
      <w:bookmarkEnd w:id="192"/>
    </w:p>
    <w:p w14:paraId="404678D2" w14:textId="77777777" w:rsidR="00D84C0C" w:rsidRPr="00D84C0C" w:rsidRDefault="00D84C0C" w:rsidP="00D84C0C">
      <w:pPr>
        <w:pStyle w:val="EndNoteBibliography"/>
        <w:spacing w:after="240"/>
        <w:rPr>
          <w:noProof/>
        </w:rPr>
      </w:pPr>
      <w:bookmarkStart w:id="193" w:name="_ENREF_48"/>
      <w:r w:rsidRPr="00D84C0C">
        <w:rPr>
          <w:noProof/>
        </w:rPr>
        <w:t>Nistico, A., and Young, N.S. (1994). gamma-Interferon gene expression in the bone marrow of patients with aplastic anemia. Ann Intern Med</w:t>
      </w:r>
      <w:r w:rsidRPr="00D84C0C">
        <w:rPr>
          <w:i/>
          <w:noProof/>
        </w:rPr>
        <w:t xml:space="preserve"> 120</w:t>
      </w:r>
      <w:r w:rsidRPr="00D84C0C">
        <w:rPr>
          <w:noProof/>
        </w:rPr>
        <w:t>, 463-469.</w:t>
      </w:r>
      <w:bookmarkEnd w:id="193"/>
    </w:p>
    <w:p w14:paraId="679B93E8" w14:textId="77777777" w:rsidR="00D84C0C" w:rsidRPr="00D84C0C" w:rsidRDefault="00D84C0C" w:rsidP="00D84C0C">
      <w:pPr>
        <w:pStyle w:val="EndNoteBibliography"/>
        <w:spacing w:after="240"/>
        <w:rPr>
          <w:noProof/>
        </w:rPr>
      </w:pPr>
      <w:bookmarkStart w:id="194" w:name="_ENREF_49"/>
      <w:r w:rsidRPr="00D84C0C">
        <w:rPr>
          <w:noProof/>
        </w:rPr>
        <w:t>Olnes, M.J., Scheinberg, P., Calvo, K.R., Desmond, R., Tang, Y., Dumitriu, B., Parikh, A.R., Soto, S., Biancotto, A., Feng, X.</w:t>
      </w:r>
      <w:r w:rsidRPr="00D84C0C">
        <w:rPr>
          <w:i/>
          <w:noProof/>
        </w:rPr>
        <w:t>, et al.</w:t>
      </w:r>
      <w:r w:rsidRPr="00D84C0C">
        <w:rPr>
          <w:noProof/>
        </w:rPr>
        <w:t xml:space="preserve"> (2012). Eltrombopag and improved hematopoiesis in refractory aplastic anemia. The New England journal of medicine</w:t>
      </w:r>
      <w:r w:rsidRPr="00D84C0C">
        <w:rPr>
          <w:i/>
          <w:noProof/>
        </w:rPr>
        <w:t xml:space="preserve"> 367</w:t>
      </w:r>
      <w:r w:rsidRPr="00D84C0C">
        <w:rPr>
          <w:noProof/>
        </w:rPr>
        <w:t>, 11-19.</w:t>
      </w:r>
      <w:bookmarkEnd w:id="194"/>
    </w:p>
    <w:p w14:paraId="4F254ECB" w14:textId="77777777" w:rsidR="00D84C0C" w:rsidRPr="00D84C0C" w:rsidRDefault="00D84C0C" w:rsidP="00D84C0C">
      <w:pPr>
        <w:pStyle w:val="EndNoteBibliography"/>
        <w:spacing w:after="240"/>
        <w:rPr>
          <w:noProof/>
        </w:rPr>
      </w:pPr>
      <w:bookmarkStart w:id="195" w:name="_ENREF_50"/>
      <w:r w:rsidRPr="00D84C0C">
        <w:rPr>
          <w:noProof/>
        </w:rPr>
        <w:t>Olsen, N.J. (2009). Is there a role for everolimus in the treatment of RA? Nat Clin Pract Rheum</w:t>
      </w:r>
      <w:r w:rsidRPr="00D84C0C">
        <w:rPr>
          <w:i/>
          <w:noProof/>
        </w:rPr>
        <w:t xml:space="preserve"> 5</w:t>
      </w:r>
      <w:r w:rsidRPr="00D84C0C">
        <w:rPr>
          <w:noProof/>
        </w:rPr>
        <w:t>, 68-69.</w:t>
      </w:r>
      <w:bookmarkEnd w:id="195"/>
    </w:p>
    <w:p w14:paraId="49947D29" w14:textId="77777777" w:rsidR="00D84C0C" w:rsidRPr="00D84C0C" w:rsidRDefault="00D84C0C" w:rsidP="00D84C0C">
      <w:pPr>
        <w:pStyle w:val="EndNoteBibliography"/>
        <w:spacing w:after="240"/>
        <w:rPr>
          <w:noProof/>
        </w:rPr>
      </w:pPr>
      <w:bookmarkStart w:id="196" w:name="_ENREF_51"/>
      <w:r w:rsidRPr="00D84C0C">
        <w:rPr>
          <w:noProof/>
        </w:rPr>
        <w:t>Perl, A. (2015). Activation of mTOR (mechanistic target of rapamycin) in rheumatic diseases. Nat Rev Rheumatol.</w:t>
      </w:r>
      <w:bookmarkEnd w:id="196"/>
    </w:p>
    <w:p w14:paraId="75FBDBC3" w14:textId="77777777" w:rsidR="00D84C0C" w:rsidRPr="00D84C0C" w:rsidRDefault="00D84C0C" w:rsidP="00D84C0C">
      <w:pPr>
        <w:pStyle w:val="EndNoteBibliography"/>
        <w:spacing w:after="240"/>
        <w:rPr>
          <w:noProof/>
        </w:rPr>
      </w:pPr>
      <w:bookmarkStart w:id="197" w:name="_ENREF_52"/>
      <w:r w:rsidRPr="00D84C0C">
        <w:rPr>
          <w:noProof/>
        </w:rPr>
        <w:t>Pollizzi, K.N., and Powell, J.D. (2015). Regulation of T cells by mTOR: the known knowns and the known unknowns. Trends Immunol</w:t>
      </w:r>
      <w:r w:rsidRPr="00D84C0C">
        <w:rPr>
          <w:i/>
          <w:noProof/>
        </w:rPr>
        <w:t xml:space="preserve"> 36</w:t>
      </w:r>
      <w:r w:rsidRPr="00D84C0C">
        <w:rPr>
          <w:noProof/>
        </w:rPr>
        <w:t>, 13-20.</w:t>
      </w:r>
      <w:bookmarkEnd w:id="197"/>
    </w:p>
    <w:p w14:paraId="36771DAD" w14:textId="77777777" w:rsidR="00D84C0C" w:rsidRPr="00D84C0C" w:rsidRDefault="00D84C0C" w:rsidP="00D84C0C">
      <w:pPr>
        <w:pStyle w:val="EndNoteBibliography"/>
        <w:spacing w:after="240"/>
        <w:rPr>
          <w:noProof/>
        </w:rPr>
      </w:pPr>
      <w:bookmarkStart w:id="198" w:name="_ENREF_53"/>
      <w:r w:rsidRPr="00D84C0C">
        <w:rPr>
          <w:noProof/>
        </w:rPr>
        <w:t>Powell, J.D., and Delgoffe, G.M. (2010). The mammalian target of rapamycin: linking T cell differentiation, function, and metabolism. Immunity</w:t>
      </w:r>
      <w:r w:rsidRPr="00D84C0C">
        <w:rPr>
          <w:i/>
          <w:noProof/>
        </w:rPr>
        <w:t xml:space="preserve"> 33</w:t>
      </w:r>
      <w:r w:rsidRPr="00D84C0C">
        <w:rPr>
          <w:noProof/>
        </w:rPr>
        <w:t>, 301-311.</w:t>
      </w:r>
      <w:bookmarkEnd w:id="198"/>
    </w:p>
    <w:p w14:paraId="6FF7D2C8" w14:textId="77777777" w:rsidR="00D84C0C" w:rsidRPr="00D84C0C" w:rsidRDefault="00D84C0C" w:rsidP="00D84C0C">
      <w:pPr>
        <w:pStyle w:val="EndNoteBibliography"/>
        <w:spacing w:after="240"/>
        <w:rPr>
          <w:noProof/>
        </w:rPr>
      </w:pPr>
      <w:bookmarkStart w:id="199" w:name="_ENREF_54"/>
      <w:r w:rsidRPr="00D84C0C">
        <w:rPr>
          <w:noProof/>
        </w:rPr>
        <w:t>Powell, J.D., Lerner, C.G., and Schwartz, R.H. (1999). Inhibition of cell cycle progression by rapamycin induces T cell clonal anergy even in the presence of costimulation. J Immunol</w:t>
      </w:r>
      <w:r w:rsidRPr="00D84C0C">
        <w:rPr>
          <w:i/>
          <w:noProof/>
        </w:rPr>
        <w:t xml:space="preserve"> 162</w:t>
      </w:r>
      <w:r w:rsidRPr="00D84C0C">
        <w:rPr>
          <w:noProof/>
        </w:rPr>
        <w:t>, 2775-2784.</w:t>
      </w:r>
      <w:bookmarkEnd w:id="199"/>
    </w:p>
    <w:p w14:paraId="67C06A1A" w14:textId="77777777" w:rsidR="00D84C0C" w:rsidRPr="00D84C0C" w:rsidRDefault="00D84C0C" w:rsidP="00D84C0C">
      <w:pPr>
        <w:pStyle w:val="EndNoteBibliography"/>
        <w:spacing w:after="240"/>
        <w:rPr>
          <w:noProof/>
        </w:rPr>
      </w:pPr>
      <w:bookmarkStart w:id="200" w:name="_ENREF_55"/>
      <w:r w:rsidRPr="00D84C0C">
        <w:rPr>
          <w:noProof/>
        </w:rPr>
        <w:t>Reynolds, G., Cooles, F.A., Isaacs, J.D., and Hilkens, C.M. (2014). Emerging immunotherapies for rheumatoid arthritis. Hum Vaccin Immunother</w:t>
      </w:r>
      <w:r w:rsidRPr="00D84C0C">
        <w:rPr>
          <w:i/>
          <w:noProof/>
        </w:rPr>
        <w:t xml:space="preserve"> 10</w:t>
      </w:r>
      <w:r w:rsidRPr="00D84C0C">
        <w:rPr>
          <w:noProof/>
        </w:rPr>
        <w:t>, 822-837.</w:t>
      </w:r>
      <w:bookmarkEnd w:id="200"/>
    </w:p>
    <w:p w14:paraId="354BFC4B" w14:textId="77777777" w:rsidR="00D84C0C" w:rsidRPr="00D84C0C" w:rsidRDefault="00D84C0C" w:rsidP="00D84C0C">
      <w:pPr>
        <w:pStyle w:val="EndNoteBibliography"/>
        <w:spacing w:after="240"/>
        <w:rPr>
          <w:noProof/>
        </w:rPr>
      </w:pPr>
      <w:bookmarkStart w:id="201" w:name="_ENREF_56"/>
      <w:r w:rsidRPr="00D84C0C">
        <w:rPr>
          <w:noProof/>
        </w:rPr>
        <w:t>Sadlack, B., Merz, H., Schorle, H., Schimpl, A., Feller, A.C., and Horak, I. (1993). Ulcerative colitis-like disease in mice with a disrupted interleukin-2 gene. Cell</w:t>
      </w:r>
      <w:r w:rsidRPr="00D84C0C">
        <w:rPr>
          <w:i/>
          <w:noProof/>
        </w:rPr>
        <w:t xml:space="preserve"> 75</w:t>
      </w:r>
      <w:r w:rsidRPr="00D84C0C">
        <w:rPr>
          <w:noProof/>
        </w:rPr>
        <w:t>, 253-261.</w:t>
      </w:r>
      <w:bookmarkEnd w:id="201"/>
    </w:p>
    <w:p w14:paraId="4792928F" w14:textId="77777777" w:rsidR="00D84C0C" w:rsidRPr="00D84C0C" w:rsidRDefault="00D84C0C" w:rsidP="00D84C0C">
      <w:pPr>
        <w:pStyle w:val="EndNoteBibliography"/>
        <w:spacing w:after="240"/>
        <w:rPr>
          <w:noProof/>
        </w:rPr>
      </w:pPr>
      <w:bookmarkStart w:id="202" w:name="_ENREF_57"/>
      <w:r w:rsidRPr="00D84C0C">
        <w:rPr>
          <w:noProof/>
        </w:rPr>
        <w:t>Scheinberg, P., Rios, O., Scheinberg, P., Weinstein, B., Wu, C.O., and Young, N.S. (2014). Prolonged cyclosporine administration after antithymocyte globulin delays but does not prevent relapse in severe aplastic anemia. Am J Hematol</w:t>
      </w:r>
      <w:r w:rsidRPr="00D84C0C">
        <w:rPr>
          <w:i/>
          <w:noProof/>
        </w:rPr>
        <w:t xml:space="preserve"> 89</w:t>
      </w:r>
      <w:r w:rsidRPr="00D84C0C">
        <w:rPr>
          <w:noProof/>
        </w:rPr>
        <w:t>, 571-574.</w:t>
      </w:r>
      <w:bookmarkEnd w:id="202"/>
    </w:p>
    <w:p w14:paraId="3448CA8A" w14:textId="77777777" w:rsidR="00D84C0C" w:rsidRPr="00D84C0C" w:rsidRDefault="00D84C0C" w:rsidP="00D84C0C">
      <w:pPr>
        <w:pStyle w:val="EndNoteBibliography"/>
        <w:spacing w:after="240"/>
        <w:rPr>
          <w:noProof/>
        </w:rPr>
      </w:pPr>
      <w:bookmarkStart w:id="203" w:name="_ENREF_58"/>
      <w:r w:rsidRPr="00D84C0C">
        <w:rPr>
          <w:noProof/>
        </w:rPr>
        <w:t>Scheinberg, P., Wu, C.O., Nunez, O., Scheinberg, P., Boss, C., Sloand, E.M., and Young, N.S. (2009). Treatment of severe aplastic anemia with a combination of horse antithymocyte globulin and cyclosporine, with or without sirolimus: a prospective randomized study. Haematol-Hematol J</w:t>
      </w:r>
      <w:r w:rsidRPr="00D84C0C">
        <w:rPr>
          <w:i/>
          <w:noProof/>
        </w:rPr>
        <w:t xml:space="preserve"> 94</w:t>
      </w:r>
      <w:r w:rsidRPr="00D84C0C">
        <w:rPr>
          <w:noProof/>
        </w:rPr>
        <w:t>, 348-354.</w:t>
      </w:r>
      <w:bookmarkEnd w:id="203"/>
    </w:p>
    <w:p w14:paraId="5A6E6DA5" w14:textId="77777777" w:rsidR="00D84C0C" w:rsidRPr="00D84C0C" w:rsidRDefault="00D84C0C" w:rsidP="00D84C0C">
      <w:pPr>
        <w:pStyle w:val="EndNoteBibliography"/>
        <w:spacing w:after="240"/>
        <w:rPr>
          <w:noProof/>
        </w:rPr>
      </w:pPr>
      <w:bookmarkStart w:id="204" w:name="_ENREF_59"/>
      <w:r w:rsidRPr="00D84C0C">
        <w:rPr>
          <w:noProof/>
        </w:rPr>
        <w:t>Schena, F.P., Pascoe, M.D., Alberu, J., Rial, M.D., Oberbauer, R., Brennan, D.C., Campistol, J.M., Racusen, L., Polinsky, M.S., Goldberg-Alberts, R.</w:t>
      </w:r>
      <w:r w:rsidRPr="00D84C0C">
        <w:rPr>
          <w:i/>
          <w:noProof/>
        </w:rPr>
        <w:t>, et al.</w:t>
      </w:r>
      <w:r w:rsidRPr="00D84C0C">
        <w:rPr>
          <w:noProof/>
        </w:rPr>
        <w:t xml:space="preserve"> (2009). Conversion From Calcineurin Inhibitors to Sirolimus Maintenance Therapy in Renal Allograft Recipients: 24-Month Efficacy and Safety Results From the CONVERT Trial. Transplantation</w:t>
      </w:r>
      <w:r w:rsidRPr="00D84C0C">
        <w:rPr>
          <w:i/>
          <w:noProof/>
        </w:rPr>
        <w:t xml:space="preserve"> 87</w:t>
      </w:r>
      <w:r w:rsidRPr="00D84C0C">
        <w:rPr>
          <w:noProof/>
        </w:rPr>
        <w:t>, 233-242.</w:t>
      </w:r>
      <w:bookmarkEnd w:id="204"/>
    </w:p>
    <w:p w14:paraId="657F49F2" w14:textId="77777777" w:rsidR="00D84C0C" w:rsidRPr="00D84C0C" w:rsidRDefault="00D84C0C" w:rsidP="00D84C0C">
      <w:pPr>
        <w:pStyle w:val="EndNoteBibliography"/>
        <w:spacing w:after="240"/>
        <w:rPr>
          <w:noProof/>
        </w:rPr>
      </w:pPr>
      <w:bookmarkStart w:id="205" w:name="_ENREF_60"/>
      <w:r w:rsidRPr="00D84C0C">
        <w:rPr>
          <w:noProof/>
        </w:rPr>
        <w:t>Schwartz, R.H. (2003). T cell anergy. Annu Rev Immunol</w:t>
      </w:r>
      <w:r w:rsidRPr="00D84C0C">
        <w:rPr>
          <w:i/>
          <w:noProof/>
        </w:rPr>
        <w:t xml:space="preserve"> 21</w:t>
      </w:r>
      <w:r w:rsidRPr="00D84C0C">
        <w:rPr>
          <w:noProof/>
        </w:rPr>
        <w:t>, 305-334.</w:t>
      </w:r>
      <w:bookmarkEnd w:id="205"/>
    </w:p>
    <w:p w14:paraId="3226C7A6" w14:textId="77777777" w:rsidR="00D84C0C" w:rsidRPr="00D84C0C" w:rsidRDefault="00D84C0C" w:rsidP="00D84C0C">
      <w:pPr>
        <w:pStyle w:val="EndNoteBibliography"/>
        <w:spacing w:after="240"/>
        <w:rPr>
          <w:noProof/>
        </w:rPr>
      </w:pPr>
      <w:bookmarkStart w:id="206" w:name="_ENREF_61"/>
      <w:r w:rsidRPr="00D84C0C">
        <w:rPr>
          <w:noProof/>
        </w:rPr>
        <w:t>Schwartz, R.H., Mueller, D.L., Jenkins, M.K., and Quill, H. (1989). T-cell clonal anergy. Cold Spring Harb Symp Quant Biol</w:t>
      </w:r>
      <w:r w:rsidRPr="00D84C0C">
        <w:rPr>
          <w:i/>
          <w:noProof/>
        </w:rPr>
        <w:t xml:space="preserve"> 54 Pt 2</w:t>
      </w:r>
      <w:r w:rsidRPr="00D84C0C">
        <w:rPr>
          <w:noProof/>
        </w:rPr>
        <w:t>, 605-610.</w:t>
      </w:r>
      <w:bookmarkEnd w:id="206"/>
    </w:p>
    <w:p w14:paraId="419A11DB" w14:textId="77777777" w:rsidR="00D84C0C" w:rsidRPr="00D84C0C" w:rsidRDefault="00D84C0C" w:rsidP="00D84C0C">
      <w:pPr>
        <w:pStyle w:val="EndNoteBibliography"/>
        <w:spacing w:after="240"/>
        <w:rPr>
          <w:noProof/>
        </w:rPr>
      </w:pPr>
      <w:bookmarkStart w:id="207" w:name="_ENREF_62"/>
      <w:r w:rsidRPr="00D84C0C">
        <w:rPr>
          <w:noProof/>
        </w:rPr>
        <w:t>Sensenbrenner, L.L., Steele, A.A., and Santos, G.W. (1977). Recovery of hematologic competence without engraftment following attempted bone marrow transplantation for aplastic anemia: Report of a case with diffusion chamber studies. Exp Hematol</w:t>
      </w:r>
      <w:r w:rsidRPr="00D84C0C">
        <w:rPr>
          <w:i/>
          <w:noProof/>
        </w:rPr>
        <w:t xml:space="preserve"> 5</w:t>
      </w:r>
      <w:r w:rsidRPr="00D84C0C">
        <w:rPr>
          <w:noProof/>
        </w:rPr>
        <w:t>, 51-58.</w:t>
      </w:r>
      <w:bookmarkEnd w:id="207"/>
    </w:p>
    <w:p w14:paraId="0719079B" w14:textId="77777777" w:rsidR="00D84C0C" w:rsidRPr="00D84C0C" w:rsidRDefault="00D84C0C" w:rsidP="00D84C0C">
      <w:pPr>
        <w:pStyle w:val="EndNoteBibliography"/>
        <w:spacing w:after="240"/>
        <w:rPr>
          <w:noProof/>
        </w:rPr>
      </w:pPr>
      <w:bookmarkStart w:id="208" w:name="_ENREF_63"/>
      <w:r w:rsidRPr="00D84C0C">
        <w:rPr>
          <w:noProof/>
        </w:rPr>
        <w:t>Setoguchi, R., Hori, S., Takahashi, T., and Sakaguchi, S. (2005). Homeostatic maintenance of natural Foxp3(+) CD25(+) CD4(+) regulatory T cells by interleukin (IL)-2 and induction of autoimmune disease by IL-2 neutralization. J Exp Med</w:t>
      </w:r>
      <w:r w:rsidRPr="00D84C0C">
        <w:rPr>
          <w:i/>
          <w:noProof/>
        </w:rPr>
        <w:t xml:space="preserve"> 201</w:t>
      </w:r>
      <w:r w:rsidRPr="00D84C0C">
        <w:rPr>
          <w:noProof/>
        </w:rPr>
        <w:t>, 723-735.</w:t>
      </w:r>
      <w:bookmarkEnd w:id="208"/>
    </w:p>
    <w:p w14:paraId="133A3D0E" w14:textId="77777777" w:rsidR="00D84C0C" w:rsidRPr="00D84C0C" w:rsidRDefault="00D84C0C" w:rsidP="00D84C0C">
      <w:pPr>
        <w:pStyle w:val="EndNoteBibliography"/>
        <w:spacing w:after="240"/>
        <w:rPr>
          <w:noProof/>
        </w:rPr>
      </w:pPr>
      <w:bookmarkStart w:id="209" w:name="_ENREF_64"/>
      <w:r w:rsidRPr="00D84C0C">
        <w:rPr>
          <w:noProof/>
        </w:rPr>
        <w:t>Shevach, E.M. (1985). The effects of cyclosporin A on the immune system. Annu Rev Immunol</w:t>
      </w:r>
      <w:r w:rsidRPr="00D84C0C">
        <w:rPr>
          <w:i/>
          <w:noProof/>
        </w:rPr>
        <w:t xml:space="preserve"> 3</w:t>
      </w:r>
      <w:r w:rsidRPr="00D84C0C">
        <w:rPr>
          <w:noProof/>
        </w:rPr>
        <w:t>, 397-423.</w:t>
      </w:r>
      <w:bookmarkEnd w:id="209"/>
    </w:p>
    <w:p w14:paraId="3CD08101" w14:textId="77777777" w:rsidR="00D84C0C" w:rsidRPr="00D84C0C" w:rsidRDefault="00D84C0C" w:rsidP="00D84C0C">
      <w:pPr>
        <w:pStyle w:val="EndNoteBibliography"/>
        <w:spacing w:after="240"/>
        <w:rPr>
          <w:noProof/>
        </w:rPr>
      </w:pPr>
      <w:bookmarkStart w:id="210" w:name="_ENREF_65"/>
      <w:r w:rsidRPr="00D84C0C">
        <w:rPr>
          <w:noProof/>
        </w:rPr>
        <w:t>Sindhi, R., Ganjoo, J., McGhee, W., Mazariegos, G., and Reyes, J. (2002). Preliminary immunosuppression withdrawal strategies with sirolimus in children with liver transplants. Transplant Proc</w:t>
      </w:r>
      <w:r w:rsidRPr="00D84C0C">
        <w:rPr>
          <w:i/>
          <w:noProof/>
        </w:rPr>
        <w:t xml:space="preserve"> 34</w:t>
      </w:r>
      <w:r w:rsidRPr="00D84C0C">
        <w:rPr>
          <w:noProof/>
        </w:rPr>
        <w:t>, 1972-1973.</w:t>
      </w:r>
      <w:bookmarkEnd w:id="210"/>
    </w:p>
    <w:p w14:paraId="26EBE7FA" w14:textId="77777777" w:rsidR="00D84C0C" w:rsidRPr="00D84C0C" w:rsidRDefault="00D84C0C" w:rsidP="00D84C0C">
      <w:pPr>
        <w:pStyle w:val="EndNoteBibliography"/>
        <w:spacing w:after="240"/>
        <w:rPr>
          <w:noProof/>
        </w:rPr>
      </w:pPr>
      <w:bookmarkStart w:id="211" w:name="_ENREF_66"/>
      <w:r w:rsidRPr="00D84C0C">
        <w:rPr>
          <w:noProof/>
        </w:rPr>
        <w:t>Sindhi, R., Webber, S., Venkataramanan, R., McGhee, W., Phillips, S., Smith, A., Baird, C., Iurlano, K., Mazariegos, G., Cooperstone, B.</w:t>
      </w:r>
      <w:r w:rsidRPr="00D84C0C">
        <w:rPr>
          <w:i/>
          <w:noProof/>
        </w:rPr>
        <w:t>, et al.</w:t>
      </w:r>
      <w:r w:rsidRPr="00D84C0C">
        <w:rPr>
          <w:noProof/>
        </w:rPr>
        <w:t xml:space="preserve"> (2001). Sirolimus for rescue and primary immunosuppression in transplanted children receiving tacrolimus. Transplantation</w:t>
      </w:r>
      <w:r w:rsidRPr="00D84C0C">
        <w:rPr>
          <w:i/>
          <w:noProof/>
        </w:rPr>
        <w:t xml:space="preserve"> 72</w:t>
      </w:r>
      <w:r w:rsidRPr="00D84C0C">
        <w:rPr>
          <w:noProof/>
        </w:rPr>
        <w:t>, 851-855.</w:t>
      </w:r>
      <w:bookmarkEnd w:id="211"/>
    </w:p>
    <w:p w14:paraId="6F2DEAD4" w14:textId="77777777" w:rsidR="00D84C0C" w:rsidRPr="00D84C0C" w:rsidRDefault="00D84C0C" w:rsidP="00D84C0C">
      <w:pPr>
        <w:pStyle w:val="EndNoteBibliography"/>
        <w:spacing w:after="240"/>
        <w:rPr>
          <w:noProof/>
        </w:rPr>
      </w:pPr>
      <w:bookmarkStart w:id="212" w:name="_ENREF_67"/>
      <w:r w:rsidRPr="00D84C0C">
        <w:rPr>
          <w:noProof/>
        </w:rPr>
        <w:t>Speck, B., Cornu, P., Jeannet, M., Nissen, C., Burri, H.P., Groff, P., Nagel, G.A., and Buckner, C.D. (1976). Autologous marrow recovery following allogeneic marrow transplantation in a patient with severe aplastic anemia. Exp Hematol</w:t>
      </w:r>
      <w:r w:rsidRPr="00D84C0C">
        <w:rPr>
          <w:i/>
          <w:noProof/>
        </w:rPr>
        <w:t xml:space="preserve"> 4</w:t>
      </w:r>
      <w:r w:rsidRPr="00D84C0C">
        <w:rPr>
          <w:noProof/>
        </w:rPr>
        <w:t>, 131-137.</w:t>
      </w:r>
      <w:bookmarkEnd w:id="212"/>
    </w:p>
    <w:p w14:paraId="221EC548" w14:textId="77777777" w:rsidR="00D84C0C" w:rsidRPr="00D84C0C" w:rsidRDefault="00D84C0C" w:rsidP="00D84C0C">
      <w:pPr>
        <w:pStyle w:val="EndNoteBibliography"/>
        <w:spacing w:after="240"/>
        <w:rPr>
          <w:noProof/>
        </w:rPr>
      </w:pPr>
      <w:bookmarkStart w:id="213" w:name="_ENREF_68"/>
      <w:r w:rsidRPr="00D84C0C">
        <w:rPr>
          <w:noProof/>
        </w:rPr>
        <w:t>Speck, B., Gluckman, E., Haak, H.L., and van Rood, J.J. (1978). Treatment of aplastic anaemia by antilymphocyte globulin with or without marrow infusion. Clinics in haematology</w:t>
      </w:r>
      <w:r w:rsidRPr="00D84C0C">
        <w:rPr>
          <w:i/>
          <w:noProof/>
        </w:rPr>
        <w:t xml:space="preserve"> 7</w:t>
      </w:r>
      <w:r w:rsidRPr="00D84C0C">
        <w:rPr>
          <w:noProof/>
        </w:rPr>
        <w:t>, 611-621.</w:t>
      </w:r>
      <w:bookmarkEnd w:id="213"/>
    </w:p>
    <w:p w14:paraId="545CD03C" w14:textId="77777777" w:rsidR="00D84C0C" w:rsidRPr="00D84C0C" w:rsidRDefault="00D84C0C" w:rsidP="00D84C0C">
      <w:pPr>
        <w:pStyle w:val="EndNoteBibliography"/>
        <w:spacing w:after="240"/>
        <w:rPr>
          <w:noProof/>
        </w:rPr>
      </w:pPr>
      <w:bookmarkStart w:id="214" w:name="_ENREF_69"/>
      <w:r w:rsidRPr="00D84C0C">
        <w:rPr>
          <w:noProof/>
        </w:rPr>
        <w:t>Speck, B., Gratwohl, A., Nissen, C., Leibundgut, U., Ruggero, D., Osterwalder, B., Burri, H.P., Cornu, P., and Jeannet, M. (1981). Treatment of Severe Aplastic-Anemia with Anti-Lymphocyte Globulin or Bone-Marrow Transplantation. Brit Med J</w:t>
      </w:r>
      <w:r w:rsidRPr="00D84C0C">
        <w:rPr>
          <w:i/>
          <w:noProof/>
        </w:rPr>
        <w:t xml:space="preserve"> 282</w:t>
      </w:r>
      <w:r w:rsidRPr="00D84C0C">
        <w:rPr>
          <w:noProof/>
        </w:rPr>
        <w:t>, 860-863.</w:t>
      </w:r>
      <w:bookmarkEnd w:id="214"/>
    </w:p>
    <w:p w14:paraId="7BE6DC79" w14:textId="77777777" w:rsidR="00D84C0C" w:rsidRPr="00D84C0C" w:rsidRDefault="00D84C0C" w:rsidP="00D84C0C">
      <w:pPr>
        <w:pStyle w:val="EndNoteBibliography"/>
        <w:spacing w:after="240"/>
        <w:rPr>
          <w:noProof/>
        </w:rPr>
      </w:pPr>
      <w:bookmarkStart w:id="215" w:name="_ENREF_70"/>
      <w:r w:rsidRPr="00D84C0C">
        <w:rPr>
          <w:noProof/>
        </w:rPr>
        <w:t>Thomas, E.D., Storb, R., Giblett, E.R., Longpre, B., Weiden, P.L., Fefer, A., Witherspoon, R., Clift, R.A., and Buckner, C.D. (1976). Recovery from aplastic anemia following attempted marrow transplantation. Exp Hematol</w:t>
      </w:r>
      <w:r w:rsidRPr="00D84C0C">
        <w:rPr>
          <w:i/>
          <w:noProof/>
        </w:rPr>
        <w:t xml:space="preserve"> 4</w:t>
      </w:r>
      <w:r w:rsidRPr="00D84C0C">
        <w:rPr>
          <w:noProof/>
        </w:rPr>
        <w:t>, 97-102.</w:t>
      </w:r>
      <w:bookmarkEnd w:id="215"/>
    </w:p>
    <w:p w14:paraId="41A39B24" w14:textId="77777777" w:rsidR="00D84C0C" w:rsidRPr="00D84C0C" w:rsidRDefault="00D84C0C" w:rsidP="00D84C0C">
      <w:pPr>
        <w:pStyle w:val="EndNoteBibliography"/>
        <w:spacing w:after="240"/>
        <w:rPr>
          <w:noProof/>
        </w:rPr>
      </w:pPr>
      <w:bookmarkStart w:id="216" w:name="_ENREF_71"/>
      <w:r w:rsidRPr="00D84C0C">
        <w:rPr>
          <w:noProof/>
        </w:rPr>
        <w:t>Vilalta, R., Vila, A., Nieto, J., and Callis, L. (2003). Rapamycin use and rapid withdrawal of calcineurin inhibitors in pediatric renal transplantation. Transplant Proc</w:t>
      </w:r>
      <w:r w:rsidRPr="00D84C0C">
        <w:rPr>
          <w:i/>
          <w:noProof/>
        </w:rPr>
        <w:t xml:space="preserve"> 35</w:t>
      </w:r>
      <w:r w:rsidRPr="00D84C0C">
        <w:rPr>
          <w:noProof/>
        </w:rPr>
        <w:t>, 703-704.</w:t>
      </w:r>
      <w:bookmarkEnd w:id="216"/>
    </w:p>
    <w:p w14:paraId="1D47494A" w14:textId="77777777" w:rsidR="00D84C0C" w:rsidRPr="00D84C0C" w:rsidRDefault="00D84C0C" w:rsidP="00D84C0C">
      <w:pPr>
        <w:pStyle w:val="EndNoteBibliography"/>
        <w:spacing w:after="240"/>
        <w:rPr>
          <w:noProof/>
        </w:rPr>
      </w:pPr>
      <w:bookmarkStart w:id="217" w:name="_ENREF_72"/>
      <w:r w:rsidRPr="00D84C0C">
        <w:rPr>
          <w:noProof/>
        </w:rPr>
        <w:t>Warner, L.M., Adams, L.M., and Sehgal, S.N. (1994). Rapamycin prolongs survival and arrests pathophysiologic changes in murine systemic lupus erythematosus. Arthritis and rheumatism</w:t>
      </w:r>
      <w:r w:rsidRPr="00D84C0C">
        <w:rPr>
          <w:i/>
          <w:noProof/>
        </w:rPr>
        <w:t xml:space="preserve"> 37</w:t>
      </w:r>
      <w:r w:rsidRPr="00D84C0C">
        <w:rPr>
          <w:noProof/>
        </w:rPr>
        <w:t>, 289-297.</w:t>
      </w:r>
      <w:bookmarkEnd w:id="217"/>
    </w:p>
    <w:p w14:paraId="3D859BE4" w14:textId="77777777" w:rsidR="00D84C0C" w:rsidRPr="00D84C0C" w:rsidRDefault="00D84C0C" w:rsidP="00D84C0C">
      <w:pPr>
        <w:pStyle w:val="EndNoteBibliography"/>
        <w:spacing w:after="240"/>
        <w:rPr>
          <w:noProof/>
        </w:rPr>
      </w:pPr>
      <w:bookmarkStart w:id="218" w:name="_ENREF_73"/>
      <w:r w:rsidRPr="00D84C0C">
        <w:rPr>
          <w:noProof/>
        </w:rPr>
        <w:t>Weir, M.R., Mulgaonkar, S., Chan, L., Shidban, H., Waid, T.H., Preston, D., Kalil, R.N., and Pearson, T.C. (2011). Mycophenolate mofetil-based immunosuppression with sirolimus in renal transplantation: a randomized, controlled Spare-the-Nephron trial. Kidney international</w:t>
      </w:r>
      <w:r w:rsidRPr="00D84C0C">
        <w:rPr>
          <w:i/>
          <w:noProof/>
        </w:rPr>
        <w:t xml:space="preserve"> 79</w:t>
      </w:r>
      <w:r w:rsidRPr="00D84C0C">
        <w:rPr>
          <w:noProof/>
        </w:rPr>
        <w:t>, 897-907.</w:t>
      </w:r>
      <w:bookmarkEnd w:id="218"/>
    </w:p>
    <w:p w14:paraId="169882FE" w14:textId="77777777" w:rsidR="00D84C0C" w:rsidRPr="00D84C0C" w:rsidRDefault="00D84C0C" w:rsidP="00D84C0C">
      <w:pPr>
        <w:pStyle w:val="EndNoteBibliography"/>
        <w:spacing w:after="240"/>
        <w:rPr>
          <w:noProof/>
        </w:rPr>
      </w:pPr>
      <w:bookmarkStart w:id="219" w:name="_ENREF_74"/>
      <w:r w:rsidRPr="00D84C0C">
        <w:rPr>
          <w:noProof/>
        </w:rPr>
        <w:t>Wood, K.J., and Sakaguchi, S. (2003). Regulatory T cells in transplantation tolerance. Nat Rev Immunol</w:t>
      </w:r>
      <w:r w:rsidRPr="00D84C0C">
        <w:rPr>
          <w:i/>
          <w:noProof/>
        </w:rPr>
        <w:t xml:space="preserve"> 3</w:t>
      </w:r>
      <w:r w:rsidRPr="00D84C0C">
        <w:rPr>
          <w:noProof/>
        </w:rPr>
        <w:t>, 199-210.</w:t>
      </w:r>
      <w:bookmarkEnd w:id="219"/>
    </w:p>
    <w:p w14:paraId="5AE26DCC" w14:textId="77777777" w:rsidR="00D84C0C" w:rsidRPr="00D84C0C" w:rsidRDefault="00D84C0C" w:rsidP="00D84C0C">
      <w:pPr>
        <w:pStyle w:val="EndNoteBibliography"/>
        <w:spacing w:after="240"/>
        <w:rPr>
          <w:noProof/>
        </w:rPr>
      </w:pPr>
      <w:bookmarkStart w:id="220" w:name="_ENREF_75"/>
      <w:r w:rsidRPr="00D84C0C">
        <w:rPr>
          <w:noProof/>
        </w:rPr>
        <w:t>Young, N.S. (1986). Pathogenic Mechanisms in Aplastic-Anemia. J Cell Biochem, 206-206.</w:t>
      </w:r>
      <w:bookmarkEnd w:id="220"/>
    </w:p>
    <w:p w14:paraId="7736B15D" w14:textId="77777777" w:rsidR="00D84C0C" w:rsidRPr="00D84C0C" w:rsidRDefault="00D84C0C" w:rsidP="00D84C0C">
      <w:pPr>
        <w:pStyle w:val="EndNoteBibliography"/>
        <w:spacing w:after="240"/>
        <w:rPr>
          <w:noProof/>
        </w:rPr>
      </w:pPr>
      <w:bookmarkStart w:id="221" w:name="_ENREF_76"/>
      <w:r w:rsidRPr="00D84C0C">
        <w:rPr>
          <w:noProof/>
        </w:rPr>
        <w:t>Young, N.S. (2013). Current concepts in the pathophysiology and treatment of aplastic anemia. Hematology / the Education Program of the American Society of Hematology American Society of Hematology Education Program</w:t>
      </w:r>
      <w:r w:rsidRPr="00D84C0C">
        <w:rPr>
          <w:i/>
          <w:noProof/>
        </w:rPr>
        <w:t xml:space="preserve"> 2013</w:t>
      </w:r>
      <w:r w:rsidRPr="00D84C0C">
        <w:rPr>
          <w:noProof/>
        </w:rPr>
        <w:t>, 76-81.</w:t>
      </w:r>
      <w:bookmarkEnd w:id="221"/>
    </w:p>
    <w:p w14:paraId="3EBA08E5" w14:textId="77777777" w:rsidR="00D84C0C" w:rsidRPr="00D84C0C" w:rsidRDefault="00D84C0C" w:rsidP="00D84C0C">
      <w:pPr>
        <w:pStyle w:val="EndNoteBibliography"/>
        <w:spacing w:after="240"/>
        <w:rPr>
          <w:noProof/>
        </w:rPr>
      </w:pPr>
      <w:bookmarkStart w:id="222" w:name="_ENREF_77"/>
      <w:r w:rsidRPr="00D84C0C">
        <w:rPr>
          <w:noProof/>
        </w:rPr>
        <w:t>Zeier, M., Budde, K., Arns, W., Guba, M., Sommerer, C., Neumayer, H., Jacobi, J., Kliem, V., May, C., Baeumer, D.</w:t>
      </w:r>
      <w:r w:rsidRPr="00D84C0C">
        <w:rPr>
          <w:i/>
          <w:noProof/>
        </w:rPr>
        <w:t>, et al.</w:t>
      </w:r>
      <w:r w:rsidRPr="00D84C0C">
        <w:rPr>
          <w:noProof/>
        </w:rPr>
        <w:t xml:space="preserve"> (2013). Efficacy and Safety of Three Different Treatment Regimens in De Novo Renal Transplant Patients: Follow-Up Results of the HERAKLES Trial at Month 24. Am J Transplant</w:t>
      </w:r>
      <w:r w:rsidRPr="00D84C0C">
        <w:rPr>
          <w:i/>
          <w:noProof/>
        </w:rPr>
        <w:t xml:space="preserve"> 13</w:t>
      </w:r>
      <w:r w:rsidRPr="00D84C0C">
        <w:rPr>
          <w:noProof/>
        </w:rPr>
        <w:t>, 183-183.</w:t>
      </w:r>
      <w:bookmarkEnd w:id="222"/>
    </w:p>
    <w:p w14:paraId="39FE4EDA" w14:textId="77777777" w:rsidR="00D84C0C" w:rsidRPr="00D84C0C" w:rsidRDefault="00D84C0C" w:rsidP="00D84C0C">
      <w:pPr>
        <w:pStyle w:val="EndNoteBibliography"/>
        <w:spacing w:after="240"/>
        <w:rPr>
          <w:noProof/>
        </w:rPr>
      </w:pPr>
      <w:bookmarkStart w:id="223" w:name="_ENREF_78"/>
      <w:r w:rsidRPr="00D84C0C">
        <w:rPr>
          <w:noProof/>
        </w:rPr>
        <w:t>Zeigler, F.C., de Sauvage, F., Widmer, H.R., Keller, G.A., Donahue, C., Schreiber, R.D., Malloy, B., Hass, P., Eaton, D., and Matthews, W. (1994). In vitro megakaryocytopoietic and thrombopoietic activity of c-mpl ligand (TPO) on purified murine hematopoietic stem cells. Blood</w:t>
      </w:r>
      <w:r w:rsidRPr="00D84C0C">
        <w:rPr>
          <w:i/>
          <w:noProof/>
        </w:rPr>
        <w:t xml:space="preserve"> 84</w:t>
      </w:r>
      <w:r w:rsidRPr="00D84C0C">
        <w:rPr>
          <w:noProof/>
        </w:rPr>
        <w:t>, 4045-4052.</w:t>
      </w:r>
      <w:bookmarkEnd w:id="223"/>
    </w:p>
    <w:p w14:paraId="396675E8" w14:textId="77777777" w:rsidR="00D84C0C" w:rsidRPr="00D84C0C" w:rsidRDefault="00D84C0C" w:rsidP="00D84C0C">
      <w:pPr>
        <w:pStyle w:val="EndNoteBibliography"/>
        <w:spacing w:after="240"/>
        <w:rPr>
          <w:noProof/>
        </w:rPr>
      </w:pPr>
      <w:bookmarkStart w:id="224" w:name="_ENREF_79"/>
      <w:r w:rsidRPr="00D84C0C">
        <w:rPr>
          <w:noProof/>
        </w:rPr>
        <w:t>Zeng, W., Nakao, S., Takamatsu, H., Yachie, A., Takami, A., Kondo, Y., Sugimori, N., Yamazaki, H., Miura, Y., Shiobara, S.</w:t>
      </w:r>
      <w:r w:rsidRPr="00D84C0C">
        <w:rPr>
          <w:i/>
          <w:noProof/>
        </w:rPr>
        <w:t>, et al.</w:t>
      </w:r>
      <w:r w:rsidRPr="00D84C0C">
        <w:rPr>
          <w:noProof/>
        </w:rPr>
        <w:t xml:space="preserve"> (1999). Characterization of T-cell repertoire of the bone marrow in immune-mediated aplastic anemia: evidence for the involvement of antigen-driven T-cell response in cyclosporine-dependent aplastic anemia. Blood</w:t>
      </w:r>
      <w:r w:rsidRPr="00D84C0C">
        <w:rPr>
          <w:i/>
          <w:noProof/>
        </w:rPr>
        <w:t xml:space="preserve"> 93</w:t>
      </w:r>
      <w:r w:rsidRPr="00D84C0C">
        <w:rPr>
          <w:noProof/>
        </w:rPr>
        <w:t>, 3008-3016.</w:t>
      </w:r>
      <w:bookmarkEnd w:id="224"/>
    </w:p>
    <w:p w14:paraId="65BF5F2F" w14:textId="77777777" w:rsidR="00D84C0C" w:rsidRPr="00D84C0C" w:rsidRDefault="00D84C0C" w:rsidP="00D84C0C">
      <w:pPr>
        <w:pStyle w:val="EndNoteBibliography"/>
        <w:spacing w:after="240"/>
        <w:rPr>
          <w:noProof/>
        </w:rPr>
      </w:pPr>
      <w:bookmarkStart w:id="225" w:name="_ENREF_80"/>
      <w:r w:rsidRPr="00D84C0C">
        <w:rPr>
          <w:noProof/>
        </w:rPr>
        <w:t>Zheng, Y., Collins, S.L., Lutz, M.A., Allen, A.N., Kole, T.P., Zarek, P.E., and Powell, J.D. (2007). A role for mammalian target of rapamycin in regulating T cell activation versus anergy. J Immunol</w:t>
      </w:r>
      <w:r w:rsidRPr="00D84C0C">
        <w:rPr>
          <w:i/>
          <w:noProof/>
        </w:rPr>
        <w:t xml:space="preserve"> 178</w:t>
      </w:r>
      <w:r w:rsidRPr="00D84C0C">
        <w:rPr>
          <w:noProof/>
        </w:rPr>
        <w:t>, 2163-2170.</w:t>
      </w:r>
      <w:bookmarkEnd w:id="225"/>
    </w:p>
    <w:p w14:paraId="7715BA98" w14:textId="77777777" w:rsidR="00D84C0C" w:rsidRPr="00D84C0C" w:rsidRDefault="00D84C0C" w:rsidP="00D84C0C">
      <w:pPr>
        <w:pStyle w:val="EndNoteBibliography"/>
        <w:rPr>
          <w:noProof/>
        </w:rPr>
      </w:pPr>
      <w:bookmarkStart w:id="226" w:name="_ENREF_81"/>
      <w:r w:rsidRPr="00D84C0C">
        <w:rPr>
          <w:noProof/>
        </w:rPr>
        <w:t>Zoumbos, N.C., Djeu, J.Y., and Young, N.S. (1984). Interferon is the suppressor of hematopoiesis generated by stimulated lymphocytes in vitro. J Immunol</w:t>
      </w:r>
      <w:r w:rsidRPr="00D84C0C">
        <w:rPr>
          <w:i/>
          <w:noProof/>
        </w:rPr>
        <w:t xml:space="preserve"> 133</w:t>
      </w:r>
      <w:r w:rsidRPr="00D84C0C">
        <w:rPr>
          <w:noProof/>
        </w:rPr>
        <w:t>, 769-774.</w:t>
      </w:r>
      <w:bookmarkEnd w:id="226"/>
    </w:p>
    <w:p w14:paraId="092C30D5" w14:textId="79B38582" w:rsidR="00952079" w:rsidRDefault="00ED031E" w:rsidP="00DE38A9">
      <w:r>
        <w:fldChar w:fldCharType="end"/>
      </w:r>
    </w:p>
    <w:p w14:paraId="7F5A1179" w14:textId="77777777" w:rsidR="00952079" w:rsidRDefault="00952079">
      <w:r>
        <w:br w:type="page"/>
      </w:r>
    </w:p>
    <w:p w14:paraId="3D5D54B4" w14:textId="77777777" w:rsidR="00DE38A9" w:rsidRDefault="00952079" w:rsidP="001F030B">
      <w:pPr>
        <w:rPr>
          <w:b/>
        </w:rPr>
      </w:pPr>
      <w:r w:rsidRPr="001F030B">
        <w:rPr>
          <w:b/>
        </w:rPr>
        <w:t>16. Appendix C: Supplemental Figures</w:t>
      </w:r>
    </w:p>
    <w:p w14:paraId="40876012" w14:textId="77777777" w:rsidR="001F6475" w:rsidRDefault="001F6475" w:rsidP="001F030B">
      <w:pPr>
        <w:rPr>
          <w:b/>
        </w:rPr>
      </w:pPr>
    </w:p>
    <w:p w14:paraId="247D74D9" w14:textId="77777777" w:rsidR="001F6475" w:rsidRDefault="001F6475" w:rsidP="001F030B">
      <w:pPr>
        <w:rPr>
          <w:b/>
        </w:rPr>
      </w:pPr>
      <w:r>
        <w:rPr>
          <w:b/>
          <w:noProof/>
        </w:rPr>
        <w:drawing>
          <wp:inline distT="0" distB="0" distL="0" distR="0" wp14:anchorId="0005442F" wp14:editId="65156C2E">
            <wp:extent cx="5486400" cy="4506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31 at 08.59.29.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06595"/>
                    </a:xfrm>
                    <a:prstGeom prst="rect">
                      <a:avLst/>
                    </a:prstGeom>
                  </pic:spPr>
                </pic:pic>
              </a:graphicData>
            </a:graphic>
          </wp:inline>
        </w:drawing>
      </w:r>
    </w:p>
    <w:p w14:paraId="7BF8684B" w14:textId="77777777" w:rsidR="001F6475" w:rsidRDefault="001F6475" w:rsidP="001F030B">
      <w:pPr>
        <w:rPr>
          <w:b/>
        </w:rPr>
      </w:pPr>
    </w:p>
    <w:p w14:paraId="03C5FFAF" w14:textId="77777777" w:rsidR="001F6475" w:rsidRDefault="001F6475" w:rsidP="001F030B">
      <w:pPr>
        <w:rPr>
          <w:b/>
        </w:rPr>
      </w:pPr>
    </w:p>
    <w:p w14:paraId="5DEE888E" w14:textId="77777777" w:rsidR="001F6475" w:rsidRDefault="001F6475" w:rsidP="001F030B">
      <w:pPr>
        <w:rPr>
          <w:b/>
        </w:rPr>
      </w:pPr>
    </w:p>
    <w:p w14:paraId="22F9A154" w14:textId="77777777" w:rsidR="001F6475" w:rsidRDefault="001F6475" w:rsidP="001F030B">
      <w:pPr>
        <w:rPr>
          <w:b/>
        </w:rPr>
      </w:pPr>
    </w:p>
    <w:p w14:paraId="5DAEE303" w14:textId="77777777" w:rsidR="001F6475" w:rsidRPr="001F030B" w:rsidRDefault="001F6475" w:rsidP="001F030B">
      <w:pPr>
        <w:rPr>
          <w:b/>
        </w:rPr>
      </w:pPr>
    </w:p>
    <w:p w14:paraId="1947DF95" w14:textId="53374477" w:rsidR="00952079" w:rsidRDefault="00CD0564" w:rsidP="00952079">
      <w:r>
        <w:rPr>
          <w:noProof/>
        </w:rPr>
        <w:drawing>
          <wp:inline distT="0" distB="0" distL="0" distR="0" wp14:anchorId="01E407E5" wp14:editId="240F7BBD">
            <wp:extent cx="5486400" cy="247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12.54.57.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475230"/>
                    </a:xfrm>
                    <a:prstGeom prst="rect">
                      <a:avLst/>
                    </a:prstGeom>
                  </pic:spPr>
                </pic:pic>
              </a:graphicData>
            </a:graphic>
          </wp:inline>
        </w:drawing>
      </w:r>
    </w:p>
    <w:p w14:paraId="34CE6D99" w14:textId="77777777" w:rsidR="008F68DA" w:rsidRDefault="008F68DA" w:rsidP="00952079"/>
    <w:p w14:paraId="03FAC33B" w14:textId="487D47CC" w:rsidR="00151027" w:rsidRPr="00952079" w:rsidRDefault="00151027" w:rsidP="00F713A4">
      <w:pPr>
        <w:jc w:val="center"/>
      </w:pPr>
      <w:r>
        <w:rPr>
          <w:noProof/>
        </w:rPr>
        <w:drawing>
          <wp:inline distT="0" distB="0" distL="0" distR="0" wp14:anchorId="14954C92" wp14:editId="59C84138">
            <wp:extent cx="2938145" cy="8229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26 at 18.31.42.png"/>
                    <pic:cNvPicPr/>
                  </pic:nvPicPr>
                  <pic:blipFill>
                    <a:blip r:embed="rId17">
                      <a:extLst>
                        <a:ext uri="{28A0092B-C50C-407E-A947-70E740481C1C}">
                          <a14:useLocalDpi xmlns:a14="http://schemas.microsoft.com/office/drawing/2010/main" val="0"/>
                        </a:ext>
                      </a:extLst>
                    </a:blip>
                    <a:stretch>
                      <a:fillRect/>
                    </a:stretch>
                  </pic:blipFill>
                  <pic:spPr>
                    <a:xfrm>
                      <a:off x="0" y="0"/>
                      <a:ext cx="2938145" cy="8229600"/>
                    </a:xfrm>
                    <a:prstGeom prst="rect">
                      <a:avLst/>
                    </a:prstGeom>
                  </pic:spPr>
                </pic:pic>
              </a:graphicData>
            </a:graphic>
          </wp:inline>
        </w:drawing>
      </w:r>
    </w:p>
    <w:sectPr w:rsidR="00151027" w:rsidRPr="00952079" w:rsidSect="009B1B3F">
      <w:headerReference w:type="default" r:id="rId18"/>
      <w:footerReference w:type="even"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A53CAA" w14:textId="77777777" w:rsidR="007B0157" w:rsidRDefault="007B0157" w:rsidP="0056626D">
      <w:r>
        <w:separator/>
      </w:r>
    </w:p>
  </w:endnote>
  <w:endnote w:type="continuationSeparator" w:id="0">
    <w:p w14:paraId="60807EB0" w14:textId="77777777" w:rsidR="007B0157" w:rsidRDefault="007B0157" w:rsidP="00566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81945" w14:textId="77777777" w:rsidR="007B0157" w:rsidRDefault="007B0157" w:rsidP="007A6B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685C03" w14:textId="77777777" w:rsidR="007B0157" w:rsidRDefault="007B0157" w:rsidP="00CE706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E271C" w14:textId="77777777" w:rsidR="007B0157" w:rsidRDefault="007B0157" w:rsidP="007A6B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7059">
      <w:rPr>
        <w:rStyle w:val="PageNumber"/>
        <w:noProof/>
      </w:rPr>
      <w:t>1</w:t>
    </w:r>
    <w:r>
      <w:rPr>
        <w:rStyle w:val="PageNumber"/>
      </w:rPr>
      <w:fldChar w:fldCharType="end"/>
    </w:r>
  </w:p>
  <w:p w14:paraId="5E6F6A9B" w14:textId="57A76A34" w:rsidR="007B0157" w:rsidRDefault="007B0157" w:rsidP="00CE7061">
    <w:pPr>
      <w:pStyle w:val="Footer"/>
      <w:ind w:right="360"/>
    </w:pPr>
    <w:r>
      <w:t>Protocol # 16-H-XXXX</w:t>
    </w:r>
    <w:r>
      <w:tab/>
    </w:r>
  </w:p>
  <w:p w14:paraId="7359A667" w14:textId="0E6F4EDC" w:rsidR="007B0157" w:rsidRDefault="007B0157">
    <w:pPr>
      <w:pStyle w:val="Footer"/>
    </w:pPr>
    <w:r>
      <w:t>February 25,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6AE3A" w14:textId="77777777" w:rsidR="007B0157" w:rsidRDefault="007B0157" w:rsidP="0056626D">
      <w:r>
        <w:separator/>
      </w:r>
    </w:p>
  </w:footnote>
  <w:footnote w:type="continuationSeparator" w:id="0">
    <w:p w14:paraId="486CEB13" w14:textId="77777777" w:rsidR="007B0157" w:rsidRDefault="007B0157" w:rsidP="005662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E6938" w14:textId="77478439" w:rsidR="007B0157" w:rsidRDefault="007B0157">
    <w:pPr>
      <w:pStyle w:val="Header"/>
    </w:pPr>
    <w:r>
      <w:t>Abbreviated Title: CNI to mTOR Inhibitor Conversion in SAA</w:t>
    </w:r>
  </w:p>
  <w:p w14:paraId="4DF76DF9" w14:textId="72D5C83A" w:rsidR="007B0157" w:rsidRDefault="007B0157">
    <w:pPr>
      <w:pStyle w:val="Header"/>
    </w:pPr>
    <w:r>
      <w:t>Version Date: 2/25/2016</w:t>
    </w:r>
  </w:p>
  <w:p w14:paraId="2842C133" w14:textId="77777777" w:rsidR="007B0157" w:rsidRDefault="007B0157">
    <w:pPr>
      <w:pStyle w:val="Header"/>
    </w:pPr>
    <w:r>
      <w:t>CC #16-H-XXXX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EBD"/>
    <w:multiLevelType w:val="hybridMultilevel"/>
    <w:tmpl w:val="FB8A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1751D"/>
    <w:multiLevelType w:val="hybridMultilevel"/>
    <w:tmpl w:val="39BC467E"/>
    <w:lvl w:ilvl="0" w:tplc="F926C73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80AAA"/>
    <w:multiLevelType w:val="hybridMultilevel"/>
    <w:tmpl w:val="9B548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A26B0"/>
    <w:multiLevelType w:val="hybridMultilevel"/>
    <w:tmpl w:val="B9EE74DA"/>
    <w:lvl w:ilvl="0" w:tplc="65CA52C4">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E01BB7"/>
    <w:multiLevelType w:val="hybridMultilevel"/>
    <w:tmpl w:val="CDDA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CB7D96"/>
    <w:multiLevelType w:val="multilevel"/>
    <w:tmpl w:val="72FA3BC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7B04609"/>
    <w:multiLevelType w:val="multilevel"/>
    <w:tmpl w:val="FADA0F90"/>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FA743D4"/>
    <w:multiLevelType w:val="hybridMultilevel"/>
    <w:tmpl w:val="B73C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A0689B"/>
    <w:multiLevelType w:val="hybridMultilevel"/>
    <w:tmpl w:val="9390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446AA4"/>
    <w:multiLevelType w:val="hybridMultilevel"/>
    <w:tmpl w:val="7BC6C84A"/>
    <w:lvl w:ilvl="0" w:tplc="65CA52C4">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384A9B"/>
    <w:multiLevelType w:val="hybridMultilevel"/>
    <w:tmpl w:val="3B5E03BE"/>
    <w:lvl w:ilvl="0" w:tplc="CD7A6C46">
      <w:start w:val="1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F243FF"/>
    <w:multiLevelType w:val="hybridMultilevel"/>
    <w:tmpl w:val="7FC4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A0C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DD234B4"/>
    <w:multiLevelType w:val="hybridMultilevel"/>
    <w:tmpl w:val="478E7790"/>
    <w:lvl w:ilvl="0" w:tplc="4BA2DBA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D102C5"/>
    <w:multiLevelType w:val="hybridMultilevel"/>
    <w:tmpl w:val="FEE0736A"/>
    <w:lvl w:ilvl="0" w:tplc="0409000F">
      <w:start w:val="1"/>
      <w:numFmt w:val="decimal"/>
      <w:lvlText w:val="%1."/>
      <w:lvlJc w:val="left"/>
      <w:pPr>
        <w:ind w:left="720" w:hanging="360"/>
      </w:pPr>
      <w:rPr>
        <w:rFonts w:hint="default"/>
      </w:rPr>
    </w:lvl>
    <w:lvl w:ilvl="1" w:tplc="496AF48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3651AE"/>
    <w:multiLevelType w:val="hybridMultilevel"/>
    <w:tmpl w:val="B248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422D1F"/>
    <w:multiLevelType w:val="hybridMultilevel"/>
    <w:tmpl w:val="587C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A96BF4"/>
    <w:multiLevelType w:val="hybridMultilevel"/>
    <w:tmpl w:val="8B48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377BDD"/>
    <w:multiLevelType w:val="hybridMultilevel"/>
    <w:tmpl w:val="63C4A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934C91"/>
    <w:multiLevelType w:val="hybridMultilevel"/>
    <w:tmpl w:val="472C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346B6C"/>
    <w:multiLevelType w:val="hybridMultilevel"/>
    <w:tmpl w:val="CE868B8C"/>
    <w:lvl w:ilvl="0" w:tplc="C616B6B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932A15"/>
    <w:multiLevelType w:val="hybridMultilevel"/>
    <w:tmpl w:val="75B40544"/>
    <w:lvl w:ilvl="0" w:tplc="2264E0C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D7249C"/>
    <w:multiLevelType w:val="hybridMultilevel"/>
    <w:tmpl w:val="5B2C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24915"/>
    <w:multiLevelType w:val="hybridMultilevel"/>
    <w:tmpl w:val="E142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6C5914"/>
    <w:multiLevelType w:val="hybridMultilevel"/>
    <w:tmpl w:val="59487EEC"/>
    <w:lvl w:ilvl="0" w:tplc="C616B6B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7873CF"/>
    <w:multiLevelType w:val="hybridMultilevel"/>
    <w:tmpl w:val="164E2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CA1113"/>
    <w:multiLevelType w:val="hybridMultilevel"/>
    <w:tmpl w:val="E270632E"/>
    <w:lvl w:ilvl="0" w:tplc="8EE69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F32AA9"/>
    <w:multiLevelType w:val="hybridMultilevel"/>
    <w:tmpl w:val="B03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536D1"/>
    <w:multiLevelType w:val="hybridMultilevel"/>
    <w:tmpl w:val="595A2FFE"/>
    <w:lvl w:ilvl="0" w:tplc="9982A9B6">
      <w:start w:val="1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FB2AC4"/>
    <w:multiLevelType w:val="hybridMultilevel"/>
    <w:tmpl w:val="C9042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2A557D"/>
    <w:multiLevelType w:val="hybridMultilevel"/>
    <w:tmpl w:val="E1423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FEC4C50"/>
    <w:multiLevelType w:val="hybridMultilevel"/>
    <w:tmpl w:val="9E2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10"/>
  </w:num>
  <w:num w:numId="4">
    <w:abstractNumId w:val="13"/>
  </w:num>
  <w:num w:numId="5">
    <w:abstractNumId w:val="1"/>
  </w:num>
  <w:num w:numId="6">
    <w:abstractNumId w:val="5"/>
  </w:num>
  <w:num w:numId="7">
    <w:abstractNumId w:val="0"/>
  </w:num>
  <w:num w:numId="8">
    <w:abstractNumId w:val="21"/>
  </w:num>
  <w:num w:numId="9">
    <w:abstractNumId w:val="15"/>
  </w:num>
  <w:num w:numId="10">
    <w:abstractNumId w:val="19"/>
  </w:num>
  <w:num w:numId="11">
    <w:abstractNumId w:val="4"/>
  </w:num>
  <w:num w:numId="12">
    <w:abstractNumId w:val="8"/>
  </w:num>
  <w:num w:numId="13">
    <w:abstractNumId w:val="24"/>
  </w:num>
  <w:num w:numId="14">
    <w:abstractNumId w:val="20"/>
  </w:num>
  <w:num w:numId="15">
    <w:abstractNumId w:val="18"/>
  </w:num>
  <w:num w:numId="16">
    <w:abstractNumId w:val="27"/>
  </w:num>
  <w:num w:numId="17">
    <w:abstractNumId w:val="16"/>
  </w:num>
  <w:num w:numId="18">
    <w:abstractNumId w:val="7"/>
  </w:num>
  <w:num w:numId="19">
    <w:abstractNumId w:val="25"/>
  </w:num>
  <w:num w:numId="20">
    <w:abstractNumId w:val="14"/>
  </w:num>
  <w:num w:numId="21">
    <w:abstractNumId w:val="31"/>
  </w:num>
  <w:num w:numId="22">
    <w:abstractNumId w:val="22"/>
  </w:num>
  <w:num w:numId="23">
    <w:abstractNumId w:val="2"/>
  </w:num>
  <w:num w:numId="24">
    <w:abstractNumId w:val="29"/>
  </w:num>
  <w:num w:numId="25">
    <w:abstractNumId w:val="23"/>
  </w:num>
  <w:num w:numId="26">
    <w:abstractNumId w:val="11"/>
  </w:num>
  <w:num w:numId="27">
    <w:abstractNumId w:val="26"/>
  </w:num>
  <w:num w:numId="28">
    <w:abstractNumId w:val="9"/>
  </w:num>
  <w:num w:numId="29">
    <w:abstractNumId w:val="3"/>
  </w:num>
  <w:num w:numId="30">
    <w:abstractNumId w:val="6"/>
  </w:num>
  <w:num w:numId="31">
    <w:abstractNumId w:val="17"/>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0rfwvwe0ovwasbe9xv15aas4sd50srtwewvt&quot;&gt;My EndNote Library&lt;record-ids&gt;&lt;item&gt;1139&lt;/item&gt;&lt;item&gt;2736&lt;/item&gt;&lt;item&gt;2774&lt;/item&gt;&lt;item&gt;2779&lt;/item&gt;&lt;item&gt;2829&lt;/item&gt;&lt;item&gt;2919&lt;/item&gt;&lt;item&gt;2920&lt;/item&gt;&lt;item&gt;2926&lt;/item&gt;&lt;item&gt;2931&lt;/item&gt;&lt;item&gt;16443&lt;/item&gt;&lt;item&gt;16452&lt;/item&gt;&lt;item&gt;16468&lt;/item&gt;&lt;item&gt;16580&lt;/item&gt;&lt;item&gt;16590&lt;/item&gt;&lt;item&gt;16629&lt;/item&gt;&lt;item&gt;16758&lt;/item&gt;&lt;item&gt;16837&lt;/item&gt;&lt;item&gt;16868&lt;/item&gt;&lt;item&gt;16904&lt;/item&gt;&lt;item&gt;16906&lt;/item&gt;&lt;item&gt;16981&lt;/item&gt;&lt;item&gt;16993&lt;/item&gt;&lt;item&gt;18381&lt;/item&gt;&lt;item&gt;18491&lt;/item&gt;&lt;item&gt;18670&lt;/item&gt;&lt;item&gt;18674&lt;/item&gt;&lt;item&gt;18677&lt;/item&gt;&lt;item&gt;18678&lt;/item&gt;&lt;item&gt;18700&lt;/item&gt;&lt;item&gt;18727&lt;/item&gt;&lt;item&gt;18729&lt;/item&gt;&lt;item&gt;18730&lt;/item&gt;&lt;item&gt;18731&lt;/item&gt;&lt;item&gt;18732&lt;/item&gt;&lt;item&gt;18733&lt;/item&gt;&lt;item&gt;18735&lt;/item&gt;&lt;item&gt;18737&lt;/item&gt;&lt;item&gt;18815&lt;/item&gt;&lt;item&gt;18817&lt;/item&gt;&lt;item&gt;18820&lt;/item&gt;&lt;item&gt;18822&lt;/item&gt;&lt;item&gt;18823&lt;/item&gt;&lt;item&gt;18824&lt;/item&gt;&lt;item&gt;18846&lt;/item&gt;&lt;item&gt;18851&lt;/item&gt;&lt;item&gt;18978&lt;/item&gt;&lt;item&gt;18982&lt;/item&gt;&lt;item&gt;18984&lt;/item&gt;&lt;/record-ids&gt;&lt;/item&gt;&lt;/Libraries&gt;"/>
  </w:docVars>
  <w:rsids>
    <w:rsidRoot w:val="00DA05E0"/>
    <w:rsid w:val="00002AD7"/>
    <w:rsid w:val="0001073F"/>
    <w:rsid w:val="000107B7"/>
    <w:rsid w:val="00015E6B"/>
    <w:rsid w:val="00017C66"/>
    <w:rsid w:val="00021897"/>
    <w:rsid w:val="00021C80"/>
    <w:rsid w:val="00025EE7"/>
    <w:rsid w:val="00032A5E"/>
    <w:rsid w:val="00034BE6"/>
    <w:rsid w:val="0003538E"/>
    <w:rsid w:val="00042890"/>
    <w:rsid w:val="00042CC0"/>
    <w:rsid w:val="0004589F"/>
    <w:rsid w:val="00046C30"/>
    <w:rsid w:val="00052BE6"/>
    <w:rsid w:val="000545EE"/>
    <w:rsid w:val="00056FDA"/>
    <w:rsid w:val="000604A0"/>
    <w:rsid w:val="00060EA6"/>
    <w:rsid w:val="0006135A"/>
    <w:rsid w:val="000629BA"/>
    <w:rsid w:val="00062A7A"/>
    <w:rsid w:val="00065AE8"/>
    <w:rsid w:val="00065E39"/>
    <w:rsid w:val="00076E10"/>
    <w:rsid w:val="00077CDB"/>
    <w:rsid w:val="000819D4"/>
    <w:rsid w:val="00083813"/>
    <w:rsid w:val="000856F6"/>
    <w:rsid w:val="000A22A8"/>
    <w:rsid w:val="000A43A7"/>
    <w:rsid w:val="000A4DBF"/>
    <w:rsid w:val="000A6432"/>
    <w:rsid w:val="000A7B2D"/>
    <w:rsid w:val="000B08EF"/>
    <w:rsid w:val="000B420A"/>
    <w:rsid w:val="000B4416"/>
    <w:rsid w:val="000B459C"/>
    <w:rsid w:val="000B67CB"/>
    <w:rsid w:val="000C3767"/>
    <w:rsid w:val="000C54D1"/>
    <w:rsid w:val="000C56A5"/>
    <w:rsid w:val="000C759A"/>
    <w:rsid w:val="000D0E79"/>
    <w:rsid w:val="000D3BE2"/>
    <w:rsid w:val="000D5523"/>
    <w:rsid w:val="000E599A"/>
    <w:rsid w:val="000E63D5"/>
    <w:rsid w:val="000E7955"/>
    <w:rsid w:val="000F2873"/>
    <w:rsid w:val="000F4BB1"/>
    <w:rsid w:val="000F65DF"/>
    <w:rsid w:val="0010384C"/>
    <w:rsid w:val="00104568"/>
    <w:rsid w:val="001077B2"/>
    <w:rsid w:val="00116046"/>
    <w:rsid w:val="0011652A"/>
    <w:rsid w:val="0012014E"/>
    <w:rsid w:val="001252FB"/>
    <w:rsid w:val="001269E5"/>
    <w:rsid w:val="001333B9"/>
    <w:rsid w:val="00136E46"/>
    <w:rsid w:val="0013730B"/>
    <w:rsid w:val="00142168"/>
    <w:rsid w:val="00145334"/>
    <w:rsid w:val="00151027"/>
    <w:rsid w:val="0015423F"/>
    <w:rsid w:val="001554BD"/>
    <w:rsid w:val="001559D7"/>
    <w:rsid w:val="001566F1"/>
    <w:rsid w:val="001618EC"/>
    <w:rsid w:val="00171E7D"/>
    <w:rsid w:val="00173529"/>
    <w:rsid w:val="001804F4"/>
    <w:rsid w:val="00191E39"/>
    <w:rsid w:val="0019501E"/>
    <w:rsid w:val="001951B2"/>
    <w:rsid w:val="00197798"/>
    <w:rsid w:val="001A15B9"/>
    <w:rsid w:val="001A2C61"/>
    <w:rsid w:val="001A5562"/>
    <w:rsid w:val="001A6622"/>
    <w:rsid w:val="001B207A"/>
    <w:rsid w:val="001B6AC9"/>
    <w:rsid w:val="001B7F79"/>
    <w:rsid w:val="001C4480"/>
    <w:rsid w:val="001C730F"/>
    <w:rsid w:val="001D406F"/>
    <w:rsid w:val="001E3FE4"/>
    <w:rsid w:val="001E6EEA"/>
    <w:rsid w:val="001E6EF0"/>
    <w:rsid w:val="001E7A0F"/>
    <w:rsid w:val="001F030B"/>
    <w:rsid w:val="001F1369"/>
    <w:rsid w:val="001F2108"/>
    <w:rsid w:val="001F6475"/>
    <w:rsid w:val="002002A1"/>
    <w:rsid w:val="00201AA2"/>
    <w:rsid w:val="0020208C"/>
    <w:rsid w:val="00206E29"/>
    <w:rsid w:val="00217D83"/>
    <w:rsid w:val="00220391"/>
    <w:rsid w:val="00221923"/>
    <w:rsid w:val="00221A41"/>
    <w:rsid w:val="00222561"/>
    <w:rsid w:val="002266DD"/>
    <w:rsid w:val="00226893"/>
    <w:rsid w:val="0023010C"/>
    <w:rsid w:val="00235AB9"/>
    <w:rsid w:val="0023728A"/>
    <w:rsid w:val="0024225D"/>
    <w:rsid w:val="002424C1"/>
    <w:rsid w:val="0024316D"/>
    <w:rsid w:val="00245A92"/>
    <w:rsid w:val="00245DEB"/>
    <w:rsid w:val="0024684D"/>
    <w:rsid w:val="002520D4"/>
    <w:rsid w:val="00255A1C"/>
    <w:rsid w:val="00261C7F"/>
    <w:rsid w:val="002630FF"/>
    <w:rsid w:val="00270902"/>
    <w:rsid w:val="00272CFB"/>
    <w:rsid w:val="00281F31"/>
    <w:rsid w:val="00283868"/>
    <w:rsid w:val="00295815"/>
    <w:rsid w:val="00295AA1"/>
    <w:rsid w:val="00295F63"/>
    <w:rsid w:val="002A0ED1"/>
    <w:rsid w:val="002A744F"/>
    <w:rsid w:val="002B0181"/>
    <w:rsid w:val="002B23EA"/>
    <w:rsid w:val="002B376E"/>
    <w:rsid w:val="002B5BEA"/>
    <w:rsid w:val="002C2AC6"/>
    <w:rsid w:val="002C4044"/>
    <w:rsid w:val="002D2FB2"/>
    <w:rsid w:val="002E66AD"/>
    <w:rsid w:val="002E66CF"/>
    <w:rsid w:val="002F2014"/>
    <w:rsid w:val="002F3C0D"/>
    <w:rsid w:val="00302F8A"/>
    <w:rsid w:val="00303004"/>
    <w:rsid w:val="00310D6F"/>
    <w:rsid w:val="0031271A"/>
    <w:rsid w:val="00314987"/>
    <w:rsid w:val="0031562D"/>
    <w:rsid w:val="00317163"/>
    <w:rsid w:val="003201A8"/>
    <w:rsid w:val="00324834"/>
    <w:rsid w:val="00325D35"/>
    <w:rsid w:val="00326C36"/>
    <w:rsid w:val="00327937"/>
    <w:rsid w:val="0033700D"/>
    <w:rsid w:val="0033791B"/>
    <w:rsid w:val="003405E1"/>
    <w:rsid w:val="00343757"/>
    <w:rsid w:val="00344DA5"/>
    <w:rsid w:val="00347084"/>
    <w:rsid w:val="00354DB4"/>
    <w:rsid w:val="00355764"/>
    <w:rsid w:val="00357B96"/>
    <w:rsid w:val="00361224"/>
    <w:rsid w:val="003777A0"/>
    <w:rsid w:val="00381A14"/>
    <w:rsid w:val="00381E5F"/>
    <w:rsid w:val="0038262A"/>
    <w:rsid w:val="00384719"/>
    <w:rsid w:val="003849DF"/>
    <w:rsid w:val="00384D17"/>
    <w:rsid w:val="003858FE"/>
    <w:rsid w:val="00390B4E"/>
    <w:rsid w:val="003B3DFE"/>
    <w:rsid w:val="003B5165"/>
    <w:rsid w:val="003B556E"/>
    <w:rsid w:val="003B570D"/>
    <w:rsid w:val="003D6EC1"/>
    <w:rsid w:val="003E3C99"/>
    <w:rsid w:val="003E51BF"/>
    <w:rsid w:val="003F0DDF"/>
    <w:rsid w:val="003F1835"/>
    <w:rsid w:val="003F2375"/>
    <w:rsid w:val="00401FBA"/>
    <w:rsid w:val="00414912"/>
    <w:rsid w:val="004149DC"/>
    <w:rsid w:val="00414DAD"/>
    <w:rsid w:val="00417235"/>
    <w:rsid w:val="00422FD3"/>
    <w:rsid w:val="004244F2"/>
    <w:rsid w:val="0042700F"/>
    <w:rsid w:val="00427332"/>
    <w:rsid w:val="0042773E"/>
    <w:rsid w:val="00430326"/>
    <w:rsid w:val="00430A5C"/>
    <w:rsid w:val="00430A6A"/>
    <w:rsid w:val="004342AE"/>
    <w:rsid w:val="004346C1"/>
    <w:rsid w:val="0044363B"/>
    <w:rsid w:val="00444986"/>
    <w:rsid w:val="00447579"/>
    <w:rsid w:val="00447FE6"/>
    <w:rsid w:val="00450DD5"/>
    <w:rsid w:val="004647B7"/>
    <w:rsid w:val="0047159C"/>
    <w:rsid w:val="00476E13"/>
    <w:rsid w:val="004773A1"/>
    <w:rsid w:val="00480B6E"/>
    <w:rsid w:val="00482F51"/>
    <w:rsid w:val="00485FA4"/>
    <w:rsid w:val="004870A5"/>
    <w:rsid w:val="0048777D"/>
    <w:rsid w:val="004919FD"/>
    <w:rsid w:val="00494382"/>
    <w:rsid w:val="00497289"/>
    <w:rsid w:val="004A0999"/>
    <w:rsid w:val="004A320F"/>
    <w:rsid w:val="004A4200"/>
    <w:rsid w:val="004A65F8"/>
    <w:rsid w:val="004B20A4"/>
    <w:rsid w:val="004B7395"/>
    <w:rsid w:val="004C46C5"/>
    <w:rsid w:val="004C4A73"/>
    <w:rsid w:val="004C7A9C"/>
    <w:rsid w:val="004D0BFB"/>
    <w:rsid w:val="004D210E"/>
    <w:rsid w:val="004D3AFA"/>
    <w:rsid w:val="004E07AB"/>
    <w:rsid w:val="004E1091"/>
    <w:rsid w:val="004E5F12"/>
    <w:rsid w:val="004E7C83"/>
    <w:rsid w:val="004F03D7"/>
    <w:rsid w:val="004F07C4"/>
    <w:rsid w:val="00501FF7"/>
    <w:rsid w:val="005026D6"/>
    <w:rsid w:val="005150E2"/>
    <w:rsid w:val="00515872"/>
    <w:rsid w:val="00516191"/>
    <w:rsid w:val="005224DD"/>
    <w:rsid w:val="005259FE"/>
    <w:rsid w:val="005359F3"/>
    <w:rsid w:val="00547459"/>
    <w:rsid w:val="00552479"/>
    <w:rsid w:val="00555E3C"/>
    <w:rsid w:val="00560DF5"/>
    <w:rsid w:val="0056626D"/>
    <w:rsid w:val="0057362A"/>
    <w:rsid w:val="00573E17"/>
    <w:rsid w:val="005777C9"/>
    <w:rsid w:val="0058240F"/>
    <w:rsid w:val="00584186"/>
    <w:rsid w:val="00584CC5"/>
    <w:rsid w:val="00585313"/>
    <w:rsid w:val="00586D19"/>
    <w:rsid w:val="00592569"/>
    <w:rsid w:val="00594CA4"/>
    <w:rsid w:val="005979D3"/>
    <w:rsid w:val="005A1D60"/>
    <w:rsid w:val="005B1841"/>
    <w:rsid w:val="005B2EFE"/>
    <w:rsid w:val="005C35D6"/>
    <w:rsid w:val="005C5E50"/>
    <w:rsid w:val="005D222A"/>
    <w:rsid w:val="005D6133"/>
    <w:rsid w:val="005D78E9"/>
    <w:rsid w:val="005E2AAD"/>
    <w:rsid w:val="005E3E21"/>
    <w:rsid w:val="005E7237"/>
    <w:rsid w:val="005F66A6"/>
    <w:rsid w:val="005F67DF"/>
    <w:rsid w:val="00605A88"/>
    <w:rsid w:val="00605BE4"/>
    <w:rsid w:val="006070BA"/>
    <w:rsid w:val="006111A1"/>
    <w:rsid w:val="00620027"/>
    <w:rsid w:val="006258AE"/>
    <w:rsid w:val="0062623E"/>
    <w:rsid w:val="00641CD3"/>
    <w:rsid w:val="00642028"/>
    <w:rsid w:val="00645B0C"/>
    <w:rsid w:val="0065120D"/>
    <w:rsid w:val="00652425"/>
    <w:rsid w:val="00656EE0"/>
    <w:rsid w:val="00682BD4"/>
    <w:rsid w:val="006852D6"/>
    <w:rsid w:val="0068660C"/>
    <w:rsid w:val="006914CC"/>
    <w:rsid w:val="00691AF1"/>
    <w:rsid w:val="006A2633"/>
    <w:rsid w:val="006A4E4F"/>
    <w:rsid w:val="006A53DB"/>
    <w:rsid w:val="006A54B1"/>
    <w:rsid w:val="006A5C29"/>
    <w:rsid w:val="006B158E"/>
    <w:rsid w:val="006C167B"/>
    <w:rsid w:val="006C34DE"/>
    <w:rsid w:val="006C4CD1"/>
    <w:rsid w:val="006C6776"/>
    <w:rsid w:val="006D4126"/>
    <w:rsid w:val="006E0B18"/>
    <w:rsid w:val="006E197D"/>
    <w:rsid w:val="006E3BE2"/>
    <w:rsid w:val="006E6463"/>
    <w:rsid w:val="006E675E"/>
    <w:rsid w:val="006F089E"/>
    <w:rsid w:val="006F17D6"/>
    <w:rsid w:val="00710BA8"/>
    <w:rsid w:val="007148A4"/>
    <w:rsid w:val="00724362"/>
    <w:rsid w:val="00724384"/>
    <w:rsid w:val="00725505"/>
    <w:rsid w:val="00732078"/>
    <w:rsid w:val="00741487"/>
    <w:rsid w:val="00742AF4"/>
    <w:rsid w:val="0074760C"/>
    <w:rsid w:val="007658FA"/>
    <w:rsid w:val="007700F9"/>
    <w:rsid w:val="00770B7D"/>
    <w:rsid w:val="00770C58"/>
    <w:rsid w:val="0078091E"/>
    <w:rsid w:val="00783F8D"/>
    <w:rsid w:val="00787CA1"/>
    <w:rsid w:val="00794580"/>
    <w:rsid w:val="00795E94"/>
    <w:rsid w:val="0079628C"/>
    <w:rsid w:val="007A29C3"/>
    <w:rsid w:val="007A6BAA"/>
    <w:rsid w:val="007B0157"/>
    <w:rsid w:val="007B3D46"/>
    <w:rsid w:val="007B4313"/>
    <w:rsid w:val="007C063E"/>
    <w:rsid w:val="007C0DD6"/>
    <w:rsid w:val="007C2FD3"/>
    <w:rsid w:val="007C3D77"/>
    <w:rsid w:val="007D0079"/>
    <w:rsid w:val="007D2336"/>
    <w:rsid w:val="007D2992"/>
    <w:rsid w:val="007D7A33"/>
    <w:rsid w:val="007E0CE5"/>
    <w:rsid w:val="007E41F3"/>
    <w:rsid w:val="007E46CF"/>
    <w:rsid w:val="007F3018"/>
    <w:rsid w:val="00805448"/>
    <w:rsid w:val="008075D8"/>
    <w:rsid w:val="00812298"/>
    <w:rsid w:val="008178CE"/>
    <w:rsid w:val="00820042"/>
    <w:rsid w:val="008240D8"/>
    <w:rsid w:val="0082591B"/>
    <w:rsid w:val="00826A23"/>
    <w:rsid w:val="00830469"/>
    <w:rsid w:val="008332B3"/>
    <w:rsid w:val="00834DFE"/>
    <w:rsid w:val="00837CFD"/>
    <w:rsid w:val="00840EB2"/>
    <w:rsid w:val="00842DEF"/>
    <w:rsid w:val="00844D62"/>
    <w:rsid w:val="0084557F"/>
    <w:rsid w:val="00850059"/>
    <w:rsid w:val="00850A97"/>
    <w:rsid w:val="00850D1C"/>
    <w:rsid w:val="00851130"/>
    <w:rsid w:val="0085710B"/>
    <w:rsid w:val="00860141"/>
    <w:rsid w:val="0086285D"/>
    <w:rsid w:val="0086550D"/>
    <w:rsid w:val="008658D7"/>
    <w:rsid w:val="00865984"/>
    <w:rsid w:val="00866B47"/>
    <w:rsid w:val="00866F0C"/>
    <w:rsid w:val="00871308"/>
    <w:rsid w:val="0087194A"/>
    <w:rsid w:val="00883769"/>
    <w:rsid w:val="00884AF3"/>
    <w:rsid w:val="008878B2"/>
    <w:rsid w:val="00891B60"/>
    <w:rsid w:val="008929B9"/>
    <w:rsid w:val="00894138"/>
    <w:rsid w:val="00897B00"/>
    <w:rsid w:val="00897E69"/>
    <w:rsid w:val="008A089F"/>
    <w:rsid w:val="008A2D07"/>
    <w:rsid w:val="008A3AFE"/>
    <w:rsid w:val="008A3E66"/>
    <w:rsid w:val="008A47B5"/>
    <w:rsid w:val="008A591E"/>
    <w:rsid w:val="008B179A"/>
    <w:rsid w:val="008B2276"/>
    <w:rsid w:val="008B266A"/>
    <w:rsid w:val="008B3CD4"/>
    <w:rsid w:val="008B40A3"/>
    <w:rsid w:val="008B7D99"/>
    <w:rsid w:val="008C550C"/>
    <w:rsid w:val="008D0916"/>
    <w:rsid w:val="008D222A"/>
    <w:rsid w:val="008D675E"/>
    <w:rsid w:val="008D713A"/>
    <w:rsid w:val="008E01FC"/>
    <w:rsid w:val="008E135D"/>
    <w:rsid w:val="008E6DCA"/>
    <w:rsid w:val="008F3F09"/>
    <w:rsid w:val="008F68DA"/>
    <w:rsid w:val="0090046E"/>
    <w:rsid w:val="009006D5"/>
    <w:rsid w:val="00900A73"/>
    <w:rsid w:val="00901869"/>
    <w:rsid w:val="00905E2A"/>
    <w:rsid w:val="009142DB"/>
    <w:rsid w:val="00922B6E"/>
    <w:rsid w:val="00922B7B"/>
    <w:rsid w:val="00927074"/>
    <w:rsid w:val="009276C4"/>
    <w:rsid w:val="00930EED"/>
    <w:rsid w:val="00933387"/>
    <w:rsid w:val="009346EC"/>
    <w:rsid w:val="00941A93"/>
    <w:rsid w:val="00946509"/>
    <w:rsid w:val="00946A2A"/>
    <w:rsid w:val="00946A97"/>
    <w:rsid w:val="00946BD5"/>
    <w:rsid w:val="00951D6C"/>
    <w:rsid w:val="00952079"/>
    <w:rsid w:val="009523DC"/>
    <w:rsid w:val="00952540"/>
    <w:rsid w:val="009536C7"/>
    <w:rsid w:val="00956EAF"/>
    <w:rsid w:val="00970E30"/>
    <w:rsid w:val="0097374C"/>
    <w:rsid w:val="00974418"/>
    <w:rsid w:val="00982FCF"/>
    <w:rsid w:val="00990BD5"/>
    <w:rsid w:val="009A6941"/>
    <w:rsid w:val="009A6AA9"/>
    <w:rsid w:val="009B1B3F"/>
    <w:rsid w:val="009B220C"/>
    <w:rsid w:val="009B41B5"/>
    <w:rsid w:val="009B5A7E"/>
    <w:rsid w:val="009B7416"/>
    <w:rsid w:val="009C0C2D"/>
    <w:rsid w:val="009C20C4"/>
    <w:rsid w:val="009C3C39"/>
    <w:rsid w:val="009E063F"/>
    <w:rsid w:val="009F2FC2"/>
    <w:rsid w:val="009F6262"/>
    <w:rsid w:val="00A01A31"/>
    <w:rsid w:val="00A0215E"/>
    <w:rsid w:val="00A07003"/>
    <w:rsid w:val="00A07562"/>
    <w:rsid w:val="00A105C0"/>
    <w:rsid w:val="00A13A6C"/>
    <w:rsid w:val="00A23728"/>
    <w:rsid w:val="00A327EE"/>
    <w:rsid w:val="00A40231"/>
    <w:rsid w:val="00A434E8"/>
    <w:rsid w:val="00A60C6C"/>
    <w:rsid w:val="00A65A27"/>
    <w:rsid w:val="00A71957"/>
    <w:rsid w:val="00A84721"/>
    <w:rsid w:val="00A86D1D"/>
    <w:rsid w:val="00A90776"/>
    <w:rsid w:val="00A92993"/>
    <w:rsid w:val="00A95DFD"/>
    <w:rsid w:val="00AA0566"/>
    <w:rsid w:val="00AA156D"/>
    <w:rsid w:val="00AB3C21"/>
    <w:rsid w:val="00AB69CB"/>
    <w:rsid w:val="00AC2804"/>
    <w:rsid w:val="00AC6303"/>
    <w:rsid w:val="00AD2D43"/>
    <w:rsid w:val="00AD71AF"/>
    <w:rsid w:val="00AD75CC"/>
    <w:rsid w:val="00AD7C58"/>
    <w:rsid w:val="00AE7C23"/>
    <w:rsid w:val="00AF0B40"/>
    <w:rsid w:val="00AF3012"/>
    <w:rsid w:val="00AF35BD"/>
    <w:rsid w:val="00AF5265"/>
    <w:rsid w:val="00AF5D4B"/>
    <w:rsid w:val="00AF634F"/>
    <w:rsid w:val="00AF6681"/>
    <w:rsid w:val="00AF7019"/>
    <w:rsid w:val="00B003F5"/>
    <w:rsid w:val="00B01BCA"/>
    <w:rsid w:val="00B02261"/>
    <w:rsid w:val="00B102E5"/>
    <w:rsid w:val="00B116F7"/>
    <w:rsid w:val="00B15A98"/>
    <w:rsid w:val="00B23530"/>
    <w:rsid w:val="00B24C66"/>
    <w:rsid w:val="00B30A21"/>
    <w:rsid w:val="00B33726"/>
    <w:rsid w:val="00B35F17"/>
    <w:rsid w:val="00B42FA9"/>
    <w:rsid w:val="00B44058"/>
    <w:rsid w:val="00B45434"/>
    <w:rsid w:val="00B536AC"/>
    <w:rsid w:val="00B6176F"/>
    <w:rsid w:val="00B61A4B"/>
    <w:rsid w:val="00B61E95"/>
    <w:rsid w:val="00B6212D"/>
    <w:rsid w:val="00B6624A"/>
    <w:rsid w:val="00B70DD7"/>
    <w:rsid w:val="00B76DAE"/>
    <w:rsid w:val="00B7776B"/>
    <w:rsid w:val="00B84C44"/>
    <w:rsid w:val="00B8652A"/>
    <w:rsid w:val="00B86FBD"/>
    <w:rsid w:val="00B966DE"/>
    <w:rsid w:val="00B97059"/>
    <w:rsid w:val="00BA3F08"/>
    <w:rsid w:val="00BB2584"/>
    <w:rsid w:val="00BB7132"/>
    <w:rsid w:val="00BB7C3C"/>
    <w:rsid w:val="00BC0F26"/>
    <w:rsid w:val="00BC16EF"/>
    <w:rsid w:val="00BC3516"/>
    <w:rsid w:val="00BC3FDC"/>
    <w:rsid w:val="00BD01E3"/>
    <w:rsid w:val="00BD27F3"/>
    <w:rsid w:val="00BD775A"/>
    <w:rsid w:val="00BE1C9D"/>
    <w:rsid w:val="00BE24FC"/>
    <w:rsid w:val="00BE298E"/>
    <w:rsid w:val="00BE54AF"/>
    <w:rsid w:val="00BE6098"/>
    <w:rsid w:val="00BE7D98"/>
    <w:rsid w:val="00BF0548"/>
    <w:rsid w:val="00BF668A"/>
    <w:rsid w:val="00BF7B7F"/>
    <w:rsid w:val="00C01B16"/>
    <w:rsid w:val="00C01B6E"/>
    <w:rsid w:val="00C02BF7"/>
    <w:rsid w:val="00C034DA"/>
    <w:rsid w:val="00C050EE"/>
    <w:rsid w:val="00C10E9A"/>
    <w:rsid w:val="00C13E8A"/>
    <w:rsid w:val="00C23120"/>
    <w:rsid w:val="00C364C3"/>
    <w:rsid w:val="00C40F0D"/>
    <w:rsid w:val="00C50049"/>
    <w:rsid w:val="00C51FF7"/>
    <w:rsid w:val="00C563ED"/>
    <w:rsid w:val="00C61EA4"/>
    <w:rsid w:val="00C63263"/>
    <w:rsid w:val="00C71D21"/>
    <w:rsid w:val="00C80229"/>
    <w:rsid w:val="00C81E0C"/>
    <w:rsid w:val="00C82E34"/>
    <w:rsid w:val="00C83B1A"/>
    <w:rsid w:val="00C83C3C"/>
    <w:rsid w:val="00C93064"/>
    <w:rsid w:val="00C93720"/>
    <w:rsid w:val="00C93E23"/>
    <w:rsid w:val="00C94F0E"/>
    <w:rsid w:val="00CA047A"/>
    <w:rsid w:val="00CB0EE4"/>
    <w:rsid w:val="00CB581F"/>
    <w:rsid w:val="00CB6825"/>
    <w:rsid w:val="00CB6C14"/>
    <w:rsid w:val="00CC2954"/>
    <w:rsid w:val="00CC2B22"/>
    <w:rsid w:val="00CC326A"/>
    <w:rsid w:val="00CD0564"/>
    <w:rsid w:val="00CD6A0A"/>
    <w:rsid w:val="00CD7708"/>
    <w:rsid w:val="00CE2BB0"/>
    <w:rsid w:val="00CE4CDE"/>
    <w:rsid w:val="00CE7061"/>
    <w:rsid w:val="00CF0CA3"/>
    <w:rsid w:val="00CF292D"/>
    <w:rsid w:val="00CF528D"/>
    <w:rsid w:val="00CF5BCA"/>
    <w:rsid w:val="00CF72C2"/>
    <w:rsid w:val="00D00D0A"/>
    <w:rsid w:val="00D04F77"/>
    <w:rsid w:val="00D05D4B"/>
    <w:rsid w:val="00D21E11"/>
    <w:rsid w:val="00D244D8"/>
    <w:rsid w:val="00D255FD"/>
    <w:rsid w:val="00D312CE"/>
    <w:rsid w:val="00D33419"/>
    <w:rsid w:val="00D36959"/>
    <w:rsid w:val="00D500E0"/>
    <w:rsid w:val="00D526DE"/>
    <w:rsid w:val="00D54EAC"/>
    <w:rsid w:val="00D56246"/>
    <w:rsid w:val="00D5770D"/>
    <w:rsid w:val="00D6024C"/>
    <w:rsid w:val="00D67354"/>
    <w:rsid w:val="00D71995"/>
    <w:rsid w:val="00D7401F"/>
    <w:rsid w:val="00D80C40"/>
    <w:rsid w:val="00D817A4"/>
    <w:rsid w:val="00D84C0C"/>
    <w:rsid w:val="00D92C04"/>
    <w:rsid w:val="00D93F18"/>
    <w:rsid w:val="00D94422"/>
    <w:rsid w:val="00DA05E0"/>
    <w:rsid w:val="00DA35BF"/>
    <w:rsid w:val="00DA5495"/>
    <w:rsid w:val="00DA6824"/>
    <w:rsid w:val="00DB27DB"/>
    <w:rsid w:val="00DB693A"/>
    <w:rsid w:val="00DD2EDE"/>
    <w:rsid w:val="00DD2FBA"/>
    <w:rsid w:val="00DD6A50"/>
    <w:rsid w:val="00DE38A9"/>
    <w:rsid w:val="00DE4410"/>
    <w:rsid w:val="00DE53EE"/>
    <w:rsid w:val="00DF0B4E"/>
    <w:rsid w:val="00E010F9"/>
    <w:rsid w:val="00E070A2"/>
    <w:rsid w:val="00E077AB"/>
    <w:rsid w:val="00E11B89"/>
    <w:rsid w:val="00E13C65"/>
    <w:rsid w:val="00E22D78"/>
    <w:rsid w:val="00E23557"/>
    <w:rsid w:val="00E23FE3"/>
    <w:rsid w:val="00E44620"/>
    <w:rsid w:val="00E46DCA"/>
    <w:rsid w:val="00E544A1"/>
    <w:rsid w:val="00E56049"/>
    <w:rsid w:val="00E56272"/>
    <w:rsid w:val="00E61718"/>
    <w:rsid w:val="00E624D4"/>
    <w:rsid w:val="00E659AC"/>
    <w:rsid w:val="00E67204"/>
    <w:rsid w:val="00E70224"/>
    <w:rsid w:val="00E717E6"/>
    <w:rsid w:val="00E7660A"/>
    <w:rsid w:val="00E863AD"/>
    <w:rsid w:val="00E90B05"/>
    <w:rsid w:val="00E934A3"/>
    <w:rsid w:val="00EA568B"/>
    <w:rsid w:val="00EB0D39"/>
    <w:rsid w:val="00EC063F"/>
    <w:rsid w:val="00EC4DC7"/>
    <w:rsid w:val="00ED031E"/>
    <w:rsid w:val="00ED058C"/>
    <w:rsid w:val="00ED0FE7"/>
    <w:rsid w:val="00ED4824"/>
    <w:rsid w:val="00ED51BD"/>
    <w:rsid w:val="00ED6D46"/>
    <w:rsid w:val="00EE108E"/>
    <w:rsid w:val="00EE4859"/>
    <w:rsid w:val="00EE5337"/>
    <w:rsid w:val="00EF028A"/>
    <w:rsid w:val="00EF2090"/>
    <w:rsid w:val="00EF5884"/>
    <w:rsid w:val="00F01F1E"/>
    <w:rsid w:val="00F0552F"/>
    <w:rsid w:val="00F06717"/>
    <w:rsid w:val="00F06AED"/>
    <w:rsid w:val="00F10019"/>
    <w:rsid w:val="00F11EBD"/>
    <w:rsid w:val="00F11FB9"/>
    <w:rsid w:val="00F14764"/>
    <w:rsid w:val="00F158F8"/>
    <w:rsid w:val="00F22DD6"/>
    <w:rsid w:val="00F24984"/>
    <w:rsid w:val="00F253E8"/>
    <w:rsid w:val="00F265C7"/>
    <w:rsid w:val="00F31D88"/>
    <w:rsid w:val="00F366E1"/>
    <w:rsid w:val="00F40D94"/>
    <w:rsid w:val="00F506E9"/>
    <w:rsid w:val="00F559D5"/>
    <w:rsid w:val="00F5668F"/>
    <w:rsid w:val="00F6464E"/>
    <w:rsid w:val="00F66D3E"/>
    <w:rsid w:val="00F713A4"/>
    <w:rsid w:val="00F733A2"/>
    <w:rsid w:val="00F87504"/>
    <w:rsid w:val="00F91BE4"/>
    <w:rsid w:val="00F92037"/>
    <w:rsid w:val="00F923C9"/>
    <w:rsid w:val="00F938D7"/>
    <w:rsid w:val="00F93F2B"/>
    <w:rsid w:val="00FA12E0"/>
    <w:rsid w:val="00FA1A83"/>
    <w:rsid w:val="00FB2B57"/>
    <w:rsid w:val="00FB2F2C"/>
    <w:rsid w:val="00FB395E"/>
    <w:rsid w:val="00FB5C0D"/>
    <w:rsid w:val="00FB67D3"/>
    <w:rsid w:val="00FC307C"/>
    <w:rsid w:val="00FC5EF4"/>
    <w:rsid w:val="00FC6287"/>
    <w:rsid w:val="00FD5278"/>
    <w:rsid w:val="00FD6DF2"/>
    <w:rsid w:val="00FD7792"/>
    <w:rsid w:val="00FE7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1BCC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07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798"/>
    <w:pPr>
      <w:ind w:left="720"/>
      <w:contextualSpacing/>
    </w:pPr>
  </w:style>
  <w:style w:type="paragraph" w:styleId="Header">
    <w:name w:val="header"/>
    <w:basedOn w:val="Normal"/>
    <w:link w:val="HeaderChar"/>
    <w:uiPriority w:val="99"/>
    <w:unhideWhenUsed/>
    <w:rsid w:val="0056626D"/>
    <w:pPr>
      <w:tabs>
        <w:tab w:val="center" w:pos="4320"/>
        <w:tab w:val="right" w:pos="8640"/>
      </w:tabs>
    </w:pPr>
  </w:style>
  <w:style w:type="character" w:customStyle="1" w:styleId="HeaderChar">
    <w:name w:val="Header Char"/>
    <w:basedOn w:val="DefaultParagraphFont"/>
    <w:link w:val="Header"/>
    <w:uiPriority w:val="99"/>
    <w:rsid w:val="0056626D"/>
  </w:style>
  <w:style w:type="paragraph" w:styleId="Footer">
    <w:name w:val="footer"/>
    <w:basedOn w:val="Normal"/>
    <w:link w:val="FooterChar"/>
    <w:uiPriority w:val="99"/>
    <w:unhideWhenUsed/>
    <w:rsid w:val="0056626D"/>
    <w:pPr>
      <w:tabs>
        <w:tab w:val="center" w:pos="4320"/>
        <w:tab w:val="right" w:pos="8640"/>
      </w:tabs>
    </w:pPr>
  </w:style>
  <w:style w:type="character" w:customStyle="1" w:styleId="FooterChar">
    <w:name w:val="Footer Char"/>
    <w:basedOn w:val="DefaultParagraphFont"/>
    <w:link w:val="Footer"/>
    <w:uiPriority w:val="99"/>
    <w:rsid w:val="0056626D"/>
  </w:style>
  <w:style w:type="paragraph" w:customStyle="1" w:styleId="EndNoteBibliographyTitle">
    <w:name w:val="EndNote Bibliography Title"/>
    <w:basedOn w:val="Normal"/>
    <w:rsid w:val="00ED031E"/>
    <w:pPr>
      <w:jc w:val="center"/>
    </w:pPr>
    <w:rPr>
      <w:rFonts w:ascii="Cambria" w:hAnsi="Cambria"/>
    </w:rPr>
  </w:style>
  <w:style w:type="paragraph" w:customStyle="1" w:styleId="EndNoteBibliography">
    <w:name w:val="EndNote Bibliography"/>
    <w:basedOn w:val="Normal"/>
    <w:rsid w:val="00ED031E"/>
    <w:rPr>
      <w:rFonts w:ascii="Cambria" w:hAnsi="Cambria"/>
    </w:rPr>
  </w:style>
  <w:style w:type="character" w:styleId="Hyperlink">
    <w:name w:val="Hyperlink"/>
    <w:basedOn w:val="DefaultParagraphFont"/>
    <w:uiPriority w:val="99"/>
    <w:unhideWhenUsed/>
    <w:rsid w:val="00065AE8"/>
    <w:rPr>
      <w:color w:val="0000FF" w:themeColor="hyperlink"/>
      <w:u w:val="single"/>
    </w:rPr>
  </w:style>
  <w:style w:type="character" w:customStyle="1" w:styleId="Heading1Char">
    <w:name w:val="Heading 1 Char"/>
    <w:basedOn w:val="DefaultParagraphFont"/>
    <w:link w:val="Heading1"/>
    <w:uiPriority w:val="9"/>
    <w:rsid w:val="00952079"/>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D0564"/>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564"/>
    <w:rPr>
      <w:rFonts w:ascii="Lucida Grande" w:hAnsi="Lucida Grande"/>
      <w:sz w:val="18"/>
      <w:szCs w:val="18"/>
    </w:rPr>
  </w:style>
  <w:style w:type="paragraph" w:styleId="FootnoteText">
    <w:name w:val="footnote text"/>
    <w:basedOn w:val="Normal"/>
    <w:link w:val="FootnoteTextChar"/>
    <w:uiPriority w:val="99"/>
    <w:unhideWhenUsed/>
    <w:rsid w:val="00850A97"/>
  </w:style>
  <w:style w:type="character" w:customStyle="1" w:styleId="FootnoteTextChar">
    <w:name w:val="Footnote Text Char"/>
    <w:basedOn w:val="DefaultParagraphFont"/>
    <w:link w:val="FootnoteText"/>
    <w:uiPriority w:val="99"/>
    <w:rsid w:val="00850A97"/>
  </w:style>
  <w:style w:type="character" w:styleId="FootnoteReference">
    <w:name w:val="footnote reference"/>
    <w:basedOn w:val="DefaultParagraphFont"/>
    <w:uiPriority w:val="99"/>
    <w:unhideWhenUsed/>
    <w:rsid w:val="00850A97"/>
    <w:rPr>
      <w:vertAlign w:val="superscript"/>
    </w:rPr>
  </w:style>
  <w:style w:type="character" w:styleId="CommentReference">
    <w:name w:val="annotation reference"/>
    <w:basedOn w:val="DefaultParagraphFont"/>
    <w:uiPriority w:val="99"/>
    <w:semiHidden/>
    <w:unhideWhenUsed/>
    <w:rsid w:val="00BC0F26"/>
    <w:rPr>
      <w:sz w:val="18"/>
      <w:szCs w:val="18"/>
    </w:rPr>
  </w:style>
  <w:style w:type="paragraph" w:styleId="CommentText">
    <w:name w:val="annotation text"/>
    <w:basedOn w:val="Normal"/>
    <w:link w:val="CommentTextChar"/>
    <w:uiPriority w:val="99"/>
    <w:semiHidden/>
    <w:unhideWhenUsed/>
    <w:rsid w:val="00BC0F26"/>
  </w:style>
  <w:style w:type="character" w:customStyle="1" w:styleId="CommentTextChar">
    <w:name w:val="Comment Text Char"/>
    <w:basedOn w:val="DefaultParagraphFont"/>
    <w:link w:val="CommentText"/>
    <w:uiPriority w:val="99"/>
    <w:semiHidden/>
    <w:rsid w:val="00BC0F26"/>
  </w:style>
  <w:style w:type="paragraph" w:styleId="CommentSubject">
    <w:name w:val="annotation subject"/>
    <w:basedOn w:val="CommentText"/>
    <w:next w:val="CommentText"/>
    <w:link w:val="CommentSubjectChar"/>
    <w:uiPriority w:val="99"/>
    <w:semiHidden/>
    <w:unhideWhenUsed/>
    <w:rsid w:val="00BC0F26"/>
    <w:rPr>
      <w:b/>
      <w:bCs/>
      <w:sz w:val="20"/>
      <w:szCs w:val="20"/>
    </w:rPr>
  </w:style>
  <w:style w:type="character" w:customStyle="1" w:styleId="CommentSubjectChar">
    <w:name w:val="Comment Subject Char"/>
    <w:basedOn w:val="CommentTextChar"/>
    <w:link w:val="CommentSubject"/>
    <w:uiPriority w:val="99"/>
    <w:semiHidden/>
    <w:rsid w:val="00BC0F26"/>
    <w:rPr>
      <w:b/>
      <w:bCs/>
      <w:sz w:val="20"/>
      <w:szCs w:val="20"/>
    </w:rPr>
  </w:style>
  <w:style w:type="table" w:styleId="TableGrid">
    <w:name w:val="Table Grid"/>
    <w:basedOn w:val="TableNormal"/>
    <w:uiPriority w:val="59"/>
    <w:rsid w:val="00812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858FE"/>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F559D5"/>
    <w:pPr>
      <w:spacing w:after="200"/>
    </w:pPr>
    <w:rPr>
      <w:b/>
      <w:bCs/>
      <w:color w:val="4F81BD" w:themeColor="accent1"/>
      <w:sz w:val="18"/>
      <w:szCs w:val="18"/>
    </w:rPr>
  </w:style>
  <w:style w:type="paragraph" w:customStyle="1" w:styleId="Default">
    <w:name w:val="Default"/>
    <w:rsid w:val="000A6432"/>
    <w:pPr>
      <w:widowControl w:val="0"/>
      <w:autoSpaceDE w:val="0"/>
      <w:autoSpaceDN w:val="0"/>
      <w:adjustRightInd w:val="0"/>
    </w:pPr>
    <w:rPr>
      <w:rFonts w:ascii="Times New Roman" w:hAnsi="Times New Roman" w:cs="Times New Roman"/>
      <w:color w:val="000000"/>
    </w:rPr>
  </w:style>
  <w:style w:type="character" w:styleId="FollowedHyperlink">
    <w:name w:val="FollowedHyperlink"/>
    <w:basedOn w:val="DefaultParagraphFont"/>
    <w:uiPriority w:val="99"/>
    <w:semiHidden/>
    <w:unhideWhenUsed/>
    <w:rsid w:val="00742AF4"/>
    <w:rPr>
      <w:color w:val="800080" w:themeColor="followedHyperlink"/>
      <w:u w:val="single"/>
    </w:rPr>
  </w:style>
  <w:style w:type="paragraph" w:styleId="Revision">
    <w:name w:val="Revision"/>
    <w:hidden/>
    <w:uiPriority w:val="99"/>
    <w:semiHidden/>
    <w:rsid w:val="009C20C4"/>
  </w:style>
  <w:style w:type="character" w:styleId="PageNumber">
    <w:name w:val="page number"/>
    <w:basedOn w:val="DefaultParagraphFont"/>
    <w:uiPriority w:val="99"/>
    <w:semiHidden/>
    <w:unhideWhenUsed/>
    <w:rsid w:val="00BA3F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207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798"/>
    <w:pPr>
      <w:ind w:left="720"/>
      <w:contextualSpacing/>
    </w:pPr>
  </w:style>
  <w:style w:type="paragraph" w:styleId="Header">
    <w:name w:val="header"/>
    <w:basedOn w:val="Normal"/>
    <w:link w:val="HeaderChar"/>
    <w:uiPriority w:val="99"/>
    <w:unhideWhenUsed/>
    <w:rsid w:val="0056626D"/>
    <w:pPr>
      <w:tabs>
        <w:tab w:val="center" w:pos="4320"/>
        <w:tab w:val="right" w:pos="8640"/>
      </w:tabs>
    </w:pPr>
  </w:style>
  <w:style w:type="character" w:customStyle="1" w:styleId="HeaderChar">
    <w:name w:val="Header Char"/>
    <w:basedOn w:val="DefaultParagraphFont"/>
    <w:link w:val="Header"/>
    <w:uiPriority w:val="99"/>
    <w:rsid w:val="0056626D"/>
  </w:style>
  <w:style w:type="paragraph" w:styleId="Footer">
    <w:name w:val="footer"/>
    <w:basedOn w:val="Normal"/>
    <w:link w:val="FooterChar"/>
    <w:uiPriority w:val="99"/>
    <w:unhideWhenUsed/>
    <w:rsid w:val="0056626D"/>
    <w:pPr>
      <w:tabs>
        <w:tab w:val="center" w:pos="4320"/>
        <w:tab w:val="right" w:pos="8640"/>
      </w:tabs>
    </w:pPr>
  </w:style>
  <w:style w:type="character" w:customStyle="1" w:styleId="FooterChar">
    <w:name w:val="Footer Char"/>
    <w:basedOn w:val="DefaultParagraphFont"/>
    <w:link w:val="Footer"/>
    <w:uiPriority w:val="99"/>
    <w:rsid w:val="0056626D"/>
  </w:style>
  <w:style w:type="paragraph" w:customStyle="1" w:styleId="EndNoteBibliographyTitle">
    <w:name w:val="EndNote Bibliography Title"/>
    <w:basedOn w:val="Normal"/>
    <w:rsid w:val="00ED031E"/>
    <w:pPr>
      <w:jc w:val="center"/>
    </w:pPr>
    <w:rPr>
      <w:rFonts w:ascii="Cambria" w:hAnsi="Cambria"/>
    </w:rPr>
  </w:style>
  <w:style w:type="paragraph" w:customStyle="1" w:styleId="EndNoteBibliography">
    <w:name w:val="EndNote Bibliography"/>
    <w:basedOn w:val="Normal"/>
    <w:rsid w:val="00ED031E"/>
    <w:rPr>
      <w:rFonts w:ascii="Cambria" w:hAnsi="Cambria"/>
    </w:rPr>
  </w:style>
  <w:style w:type="character" w:styleId="Hyperlink">
    <w:name w:val="Hyperlink"/>
    <w:basedOn w:val="DefaultParagraphFont"/>
    <w:uiPriority w:val="99"/>
    <w:unhideWhenUsed/>
    <w:rsid w:val="00065AE8"/>
    <w:rPr>
      <w:color w:val="0000FF" w:themeColor="hyperlink"/>
      <w:u w:val="single"/>
    </w:rPr>
  </w:style>
  <w:style w:type="character" w:customStyle="1" w:styleId="Heading1Char">
    <w:name w:val="Heading 1 Char"/>
    <w:basedOn w:val="DefaultParagraphFont"/>
    <w:link w:val="Heading1"/>
    <w:uiPriority w:val="9"/>
    <w:rsid w:val="00952079"/>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D0564"/>
    <w:rPr>
      <w:rFonts w:ascii="Lucida Grande" w:hAnsi="Lucida Grande"/>
      <w:sz w:val="18"/>
      <w:szCs w:val="18"/>
    </w:rPr>
  </w:style>
  <w:style w:type="character" w:customStyle="1" w:styleId="BalloonTextChar">
    <w:name w:val="Balloon Text Char"/>
    <w:basedOn w:val="DefaultParagraphFont"/>
    <w:link w:val="BalloonText"/>
    <w:uiPriority w:val="99"/>
    <w:semiHidden/>
    <w:rsid w:val="00CD0564"/>
    <w:rPr>
      <w:rFonts w:ascii="Lucida Grande" w:hAnsi="Lucida Grande"/>
      <w:sz w:val="18"/>
      <w:szCs w:val="18"/>
    </w:rPr>
  </w:style>
  <w:style w:type="paragraph" w:styleId="FootnoteText">
    <w:name w:val="footnote text"/>
    <w:basedOn w:val="Normal"/>
    <w:link w:val="FootnoteTextChar"/>
    <w:uiPriority w:val="99"/>
    <w:unhideWhenUsed/>
    <w:rsid w:val="00850A97"/>
  </w:style>
  <w:style w:type="character" w:customStyle="1" w:styleId="FootnoteTextChar">
    <w:name w:val="Footnote Text Char"/>
    <w:basedOn w:val="DefaultParagraphFont"/>
    <w:link w:val="FootnoteText"/>
    <w:uiPriority w:val="99"/>
    <w:rsid w:val="00850A97"/>
  </w:style>
  <w:style w:type="character" w:styleId="FootnoteReference">
    <w:name w:val="footnote reference"/>
    <w:basedOn w:val="DefaultParagraphFont"/>
    <w:uiPriority w:val="99"/>
    <w:unhideWhenUsed/>
    <w:rsid w:val="00850A97"/>
    <w:rPr>
      <w:vertAlign w:val="superscript"/>
    </w:rPr>
  </w:style>
  <w:style w:type="character" w:styleId="CommentReference">
    <w:name w:val="annotation reference"/>
    <w:basedOn w:val="DefaultParagraphFont"/>
    <w:uiPriority w:val="99"/>
    <w:semiHidden/>
    <w:unhideWhenUsed/>
    <w:rsid w:val="00BC0F26"/>
    <w:rPr>
      <w:sz w:val="18"/>
      <w:szCs w:val="18"/>
    </w:rPr>
  </w:style>
  <w:style w:type="paragraph" w:styleId="CommentText">
    <w:name w:val="annotation text"/>
    <w:basedOn w:val="Normal"/>
    <w:link w:val="CommentTextChar"/>
    <w:uiPriority w:val="99"/>
    <w:semiHidden/>
    <w:unhideWhenUsed/>
    <w:rsid w:val="00BC0F26"/>
  </w:style>
  <w:style w:type="character" w:customStyle="1" w:styleId="CommentTextChar">
    <w:name w:val="Comment Text Char"/>
    <w:basedOn w:val="DefaultParagraphFont"/>
    <w:link w:val="CommentText"/>
    <w:uiPriority w:val="99"/>
    <w:semiHidden/>
    <w:rsid w:val="00BC0F26"/>
  </w:style>
  <w:style w:type="paragraph" w:styleId="CommentSubject">
    <w:name w:val="annotation subject"/>
    <w:basedOn w:val="CommentText"/>
    <w:next w:val="CommentText"/>
    <w:link w:val="CommentSubjectChar"/>
    <w:uiPriority w:val="99"/>
    <w:semiHidden/>
    <w:unhideWhenUsed/>
    <w:rsid w:val="00BC0F26"/>
    <w:rPr>
      <w:b/>
      <w:bCs/>
      <w:sz w:val="20"/>
      <w:szCs w:val="20"/>
    </w:rPr>
  </w:style>
  <w:style w:type="character" w:customStyle="1" w:styleId="CommentSubjectChar">
    <w:name w:val="Comment Subject Char"/>
    <w:basedOn w:val="CommentTextChar"/>
    <w:link w:val="CommentSubject"/>
    <w:uiPriority w:val="99"/>
    <w:semiHidden/>
    <w:rsid w:val="00BC0F26"/>
    <w:rPr>
      <w:b/>
      <w:bCs/>
      <w:sz w:val="20"/>
      <w:szCs w:val="20"/>
    </w:rPr>
  </w:style>
  <w:style w:type="table" w:styleId="TableGrid">
    <w:name w:val="Table Grid"/>
    <w:basedOn w:val="TableNormal"/>
    <w:uiPriority w:val="59"/>
    <w:rsid w:val="00812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858FE"/>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F559D5"/>
    <w:pPr>
      <w:spacing w:after="200"/>
    </w:pPr>
    <w:rPr>
      <w:b/>
      <w:bCs/>
      <w:color w:val="4F81BD" w:themeColor="accent1"/>
      <w:sz w:val="18"/>
      <w:szCs w:val="18"/>
    </w:rPr>
  </w:style>
  <w:style w:type="paragraph" w:customStyle="1" w:styleId="Default">
    <w:name w:val="Default"/>
    <w:rsid w:val="000A6432"/>
    <w:pPr>
      <w:widowControl w:val="0"/>
      <w:autoSpaceDE w:val="0"/>
      <w:autoSpaceDN w:val="0"/>
      <w:adjustRightInd w:val="0"/>
    </w:pPr>
    <w:rPr>
      <w:rFonts w:ascii="Times New Roman" w:hAnsi="Times New Roman" w:cs="Times New Roman"/>
      <w:color w:val="000000"/>
    </w:rPr>
  </w:style>
  <w:style w:type="character" w:styleId="FollowedHyperlink">
    <w:name w:val="FollowedHyperlink"/>
    <w:basedOn w:val="DefaultParagraphFont"/>
    <w:uiPriority w:val="99"/>
    <w:semiHidden/>
    <w:unhideWhenUsed/>
    <w:rsid w:val="00742AF4"/>
    <w:rPr>
      <w:color w:val="800080" w:themeColor="followedHyperlink"/>
      <w:u w:val="single"/>
    </w:rPr>
  </w:style>
  <w:style w:type="paragraph" w:styleId="Revision">
    <w:name w:val="Revision"/>
    <w:hidden/>
    <w:uiPriority w:val="99"/>
    <w:semiHidden/>
    <w:rsid w:val="009C20C4"/>
  </w:style>
  <w:style w:type="character" w:styleId="PageNumber">
    <w:name w:val="page number"/>
    <w:basedOn w:val="DefaultParagraphFont"/>
    <w:uiPriority w:val="99"/>
    <w:semiHidden/>
    <w:unhideWhenUsed/>
    <w:rsid w:val="00BA3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843834">
      <w:bodyDiv w:val="1"/>
      <w:marLeft w:val="0"/>
      <w:marRight w:val="0"/>
      <w:marTop w:val="0"/>
      <w:marBottom w:val="0"/>
      <w:divBdr>
        <w:top w:val="none" w:sz="0" w:space="0" w:color="auto"/>
        <w:left w:val="none" w:sz="0" w:space="0" w:color="auto"/>
        <w:bottom w:val="none" w:sz="0" w:space="0" w:color="auto"/>
        <w:right w:val="none" w:sz="0" w:space="0" w:color="auto"/>
      </w:divBdr>
      <w:divsChild>
        <w:div w:id="387538317">
          <w:marLeft w:val="0"/>
          <w:marRight w:val="0"/>
          <w:marTop w:val="0"/>
          <w:marBottom w:val="0"/>
          <w:divBdr>
            <w:top w:val="none" w:sz="0" w:space="0" w:color="auto"/>
            <w:left w:val="none" w:sz="0" w:space="0" w:color="auto"/>
            <w:bottom w:val="none" w:sz="0" w:space="0" w:color="auto"/>
            <w:right w:val="none" w:sz="0" w:space="0" w:color="auto"/>
          </w:divBdr>
          <w:divsChild>
            <w:div w:id="1311208543">
              <w:marLeft w:val="0"/>
              <w:marRight w:val="0"/>
              <w:marTop w:val="0"/>
              <w:marBottom w:val="0"/>
              <w:divBdr>
                <w:top w:val="none" w:sz="0" w:space="0" w:color="auto"/>
                <w:left w:val="none" w:sz="0" w:space="0" w:color="auto"/>
                <w:bottom w:val="none" w:sz="0" w:space="0" w:color="auto"/>
                <w:right w:val="none" w:sz="0" w:space="0" w:color="auto"/>
              </w:divBdr>
              <w:divsChild>
                <w:div w:id="10982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13980">
      <w:bodyDiv w:val="1"/>
      <w:marLeft w:val="0"/>
      <w:marRight w:val="0"/>
      <w:marTop w:val="0"/>
      <w:marBottom w:val="0"/>
      <w:divBdr>
        <w:top w:val="none" w:sz="0" w:space="0" w:color="auto"/>
        <w:left w:val="none" w:sz="0" w:space="0" w:color="auto"/>
        <w:bottom w:val="none" w:sz="0" w:space="0" w:color="auto"/>
        <w:right w:val="none" w:sz="0" w:space="0" w:color="auto"/>
      </w:divBdr>
      <w:divsChild>
        <w:div w:id="687370276">
          <w:marLeft w:val="0"/>
          <w:marRight w:val="0"/>
          <w:marTop w:val="0"/>
          <w:marBottom w:val="0"/>
          <w:divBdr>
            <w:top w:val="none" w:sz="0" w:space="0" w:color="auto"/>
            <w:left w:val="none" w:sz="0" w:space="0" w:color="auto"/>
            <w:bottom w:val="none" w:sz="0" w:space="0" w:color="auto"/>
            <w:right w:val="none" w:sz="0" w:space="0" w:color="auto"/>
          </w:divBdr>
          <w:divsChild>
            <w:div w:id="1000040666">
              <w:marLeft w:val="0"/>
              <w:marRight w:val="0"/>
              <w:marTop w:val="0"/>
              <w:marBottom w:val="0"/>
              <w:divBdr>
                <w:top w:val="none" w:sz="0" w:space="0" w:color="auto"/>
                <w:left w:val="none" w:sz="0" w:space="0" w:color="auto"/>
                <w:bottom w:val="none" w:sz="0" w:space="0" w:color="auto"/>
                <w:right w:val="none" w:sz="0" w:space="0" w:color="auto"/>
              </w:divBdr>
              <w:divsChild>
                <w:div w:id="16253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20638">
      <w:bodyDiv w:val="1"/>
      <w:marLeft w:val="0"/>
      <w:marRight w:val="0"/>
      <w:marTop w:val="0"/>
      <w:marBottom w:val="0"/>
      <w:divBdr>
        <w:top w:val="none" w:sz="0" w:space="0" w:color="auto"/>
        <w:left w:val="none" w:sz="0" w:space="0" w:color="auto"/>
        <w:bottom w:val="none" w:sz="0" w:space="0" w:color="auto"/>
        <w:right w:val="none" w:sz="0" w:space="0" w:color="auto"/>
      </w:divBdr>
      <w:divsChild>
        <w:div w:id="100104498">
          <w:marLeft w:val="0"/>
          <w:marRight w:val="0"/>
          <w:marTop w:val="0"/>
          <w:marBottom w:val="0"/>
          <w:divBdr>
            <w:top w:val="none" w:sz="0" w:space="0" w:color="auto"/>
            <w:left w:val="none" w:sz="0" w:space="0" w:color="auto"/>
            <w:bottom w:val="none" w:sz="0" w:space="0" w:color="auto"/>
            <w:right w:val="none" w:sz="0" w:space="0" w:color="auto"/>
          </w:divBdr>
          <w:divsChild>
            <w:div w:id="1222864567">
              <w:marLeft w:val="0"/>
              <w:marRight w:val="0"/>
              <w:marTop w:val="0"/>
              <w:marBottom w:val="0"/>
              <w:divBdr>
                <w:top w:val="none" w:sz="0" w:space="0" w:color="auto"/>
                <w:left w:val="none" w:sz="0" w:space="0" w:color="auto"/>
                <w:bottom w:val="none" w:sz="0" w:space="0" w:color="auto"/>
                <w:right w:val="none" w:sz="0" w:space="0" w:color="auto"/>
              </w:divBdr>
              <w:divsChild>
                <w:div w:id="1086077151">
                  <w:marLeft w:val="0"/>
                  <w:marRight w:val="0"/>
                  <w:marTop w:val="0"/>
                  <w:marBottom w:val="0"/>
                  <w:divBdr>
                    <w:top w:val="none" w:sz="0" w:space="0" w:color="auto"/>
                    <w:left w:val="none" w:sz="0" w:space="0" w:color="auto"/>
                    <w:bottom w:val="none" w:sz="0" w:space="0" w:color="auto"/>
                    <w:right w:val="none" w:sz="0" w:space="0" w:color="auto"/>
                  </w:divBdr>
                </w:div>
              </w:divsChild>
            </w:div>
            <w:div w:id="1674843960">
              <w:marLeft w:val="0"/>
              <w:marRight w:val="0"/>
              <w:marTop w:val="0"/>
              <w:marBottom w:val="0"/>
              <w:divBdr>
                <w:top w:val="none" w:sz="0" w:space="0" w:color="auto"/>
                <w:left w:val="none" w:sz="0" w:space="0" w:color="auto"/>
                <w:bottom w:val="none" w:sz="0" w:space="0" w:color="auto"/>
                <w:right w:val="none" w:sz="0" w:space="0" w:color="auto"/>
              </w:divBdr>
              <w:divsChild>
                <w:div w:id="212277064">
                  <w:marLeft w:val="0"/>
                  <w:marRight w:val="0"/>
                  <w:marTop w:val="0"/>
                  <w:marBottom w:val="0"/>
                  <w:divBdr>
                    <w:top w:val="none" w:sz="0" w:space="0" w:color="auto"/>
                    <w:left w:val="none" w:sz="0" w:space="0" w:color="auto"/>
                    <w:bottom w:val="none" w:sz="0" w:space="0" w:color="auto"/>
                    <w:right w:val="none" w:sz="0" w:space="0" w:color="auto"/>
                  </w:divBdr>
                  <w:divsChild>
                    <w:div w:id="718940477">
                      <w:marLeft w:val="0"/>
                      <w:marRight w:val="0"/>
                      <w:marTop w:val="0"/>
                      <w:marBottom w:val="0"/>
                      <w:divBdr>
                        <w:top w:val="none" w:sz="0" w:space="0" w:color="auto"/>
                        <w:left w:val="none" w:sz="0" w:space="0" w:color="auto"/>
                        <w:bottom w:val="none" w:sz="0" w:space="0" w:color="auto"/>
                        <w:right w:val="none" w:sz="0" w:space="0" w:color="auto"/>
                      </w:divBdr>
                      <w:divsChild>
                        <w:div w:id="10794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3457">
                  <w:marLeft w:val="0"/>
                  <w:marRight w:val="0"/>
                  <w:marTop w:val="0"/>
                  <w:marBottom w:val="0"/>
                  <w:divBdr>
                    <w:top w:val="none" w:sz="0" w:space="0" w:color="auto"/>
                    <w:left w:val="none" w:sz="0" w:space="0" w:color="auto"/>
                    <w:bottom w:val="none" w:sz="0" w:space="0" w:color="auto"/>
                    <w:right w:val="none" w:sz="0" w:space="0" w:color="auto"/>
                  </w:divBdr>
                  <w:divsChild>
                    <w:div w:id="172838945">
                      <w:marLeft w:val="0"/>
                      <w:marRight w:val="0"/>
                      <w:marTop w:val="0"/>
                      <w:marBottom w:val="0"/>
                      <w:divBdr>
                        <w:top w:val="none" w:sz="0" w:space="0" w:color="auto"/>
                        <w:left w:val="none" w:sz="0" w:space="0" w:color="auto"/>
                        <w:bottom w:val="none" w:sz="0" w:space="0" w:color="auto"/>
                        <w:right w:val="none" w:sz="0" w:space="0" w:color="auto"/>
                      </w:divBdr>
                      <w:divsChild>
                        <w:div w:id="6367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0999">
                  <w:marLeft w:val="0"/>
                  <w:marRight w:val="0"/>
                  <w:marTop w:val="0"/>
                  <w:marBottom w:val="0"/>
                  <w:divBdr>
                    <w:top w:val="none" w:sz="0" w:space="0" w:color="auto"/>
                    <w:left w:val="none" w:sz="0" w:space="0" w:color="auto"/>
                    <w:bottom w:val="none" w:sz="0" w:space="0" w:color="auto"/>
                    <w:right w:val="none" w:sz="0" w:space="0" w:color="auto"/>
                  </w:divBdr>
                  <w:divsChild>
                    <w:div w:id="1095436540">
                      <w:marLeft w:val="0"/>
                      <w:marRight w:val="0"/>
                      <w:marTop w:val="0"/>
                      <w:marBottom w:val="0"/>
                      <w:divBdr>
                        <w:top w:val="none" w:sz="0" w:space="0" w:color="auto"/>
                        <w:left w:val="none" w:sz="0" w:space="0" w:color="auto"/>
                        <w:bottom w:val="none" w:sz="0" w:space="0" w:color="auto"/>
                        <w:right w:val="none" w:sz="0" w:space="0" w:color="auto"/>
                      </w:divBdr>
                      <w:divsChild>
                        <w:div w:id="10427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3402">
                  <w:marLeft w:val="0"/>
                  <w:marRight w:val="0"/>
                  <w:marTop w:val="0"/>
                  <w:marBottom w:val="0"/>
                  <w:divBdr>
                    <w:top w:val="none" w:sz="0" w:space="0" w:color="auto"/>
                    <w:left w:val="none" w:sz="0" w:space="0" w:color="auto"/>
                    <w:bottom w:val="none" w:sz="0" w:space="0" w:color="auto"/>
                    <w:right w:val="none" w:sz="0" w:space="0" w:color="auto"/>
                  </w:divBdr>
                  <w:divsChild>
                    <w:div w:id="512576776">
                      <w:marLeft w:val="0"/>
                      <w:marRight w:val="0"/>
                      <w:marTop w:val="0"/>
                      <w:marBottom w:val="0"/>
                      <w:divBdr>
                        <w:top w:val="none" w:sz="0" w:space="0" w:color="auto"/>
                        <w:left w:val="none" w:sz="0" w:space="0" w:color="auto"/>
                        <w:bottom w:val="none" w:sz="0" w:space="0" w:color="auto"/>
                        <w:right w:val="none" w:sz="0" w:space="0" w:color="auto"/>
                      </w:divBdr>
                      <w:divsChild>
                        <w:div w:id="14583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6850">
                  <w:marLeft w:val="0"/>
                  <w:marRight w:val="0"/>
                  <w:marTop w:val="0"/>
                  <w:marBottom w:val="0"/>
                  <w:divBdr>
                    <w:top w:val="none" w:sz="0" w:space="0" w:color="auto"/>
                    <w:left w:val="none" w:sz="0" w:space="0" w:color="auto"/>
                    <w:bottom w:val="none" w:sz="0" w:space="0" w:color="auto"/>
                    <w:right w:val="none" w:sz="0" w:space="0" w:color="auto"/>
                  </w:divBdr>
                  <w:divsChild>
                    <w:div w:id="916288633">
                      <w:marLeft w:val="0"/>
                      <w:marRight w:val="0"/>
                      <w:marTop w:val="0"/>
                      <w:marBottom w:val="0"/>
                      <w:divBdr>
                        <w:top w:val="none" w:sz="0" w:space="0" w:color="auto"/>
                        <w:left w:val="none" w:sz="0" w:space="0" w:color="auto"/>
                        <w:bottom w:val="none" w:sz="0" w:space="0" w:color="auto"/>
                        <w:right w:val="none" w:sz="0" w:space="0" w:color="auto"/>
                      </w:divBdr>
                      <w:divsChild>
                        <w:div w:id="7239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8392">
          <w:marLeft w:val="0"/>
          <w:marRight w:val="0"/>
          <w:marTop w:val="0"/>
          <w:marBottom w:val="0"/>
          <w:divBdr>
            <w:top w:val="none" w:sz="0" w:space="0" w:color="auto"/>
            <w:left w:val="none" w:sz="0" w:space="0" w:color="auto"/>
            <w:bottom w:val="none" w:sz="0" w:space="0" w:color="auto"/>
            <w:right w:val="none" w:sz="0" w:space="0" w:color="auto"/>
          </w:divBdr>
          <w:divsChild>
            <w:div w:id="20132514">
              <w:marLeft w:val="0"/>
              <w:marRight w:val="0"/>
              <w:marTop w:val="0"/>
              <w:marBottom w:val="0"/>
              <w:divBdr>
                <w:top w:val="none" w:sz="0" w:space="0" w:color="auto"/>
                <w:left w:val="none" w:sz="0" w:space="0" w:color="auto"/>
                <w:bottom w:val="none" w:sz="0" w:space="0" w:color="auto"/>
                <w:right w:val="none" w:sz="0" w:space="0" w:color="auto"/>
              </w:divBdr>
              <w:divsChild>
                <w:div w:id="59452436">
                  <w:marLeft w:val="0"/>
                  <w:marRight w:val="0"/>
                  <w:marTop w:val="0"/>
                  <w:marBottom w:val="0"/>
                  <w:divBdr>
                    <w:top w:val="none" w:sz="0" w:space="0" w:color="auto"/>
                    <w:left w:val="none" w:sz="0" w:space="0" w:color="auto"/>
                    <w:bottom w:val="none" w:sz="0" w:space="0" w:color="auto"/>
                    <w:right w:val="none" w:sz="0" w:space="0" w:color="auto"/>
                  </w:divBdr>
                </w:div>
              </w:divsChild>
            </w:div>
            <w:div w:id="976641798">
              <w:marLeft w:val="0"/>
              <w:marRight w:val="0"/>
              <w:marTop w:val="0"/>
              <w:marBottom w:val="0"/>
              <w:divBdr>
                <w:top w:val="none" w:sz="0" w:space="0" w:color="auto"/>
                <w:left w:val="none" w:sz="0" w:space="0" w:color="auto"/>
                <w:bottom w:val="none" w:sz="0" w:space="0" w:color="auto"/>
                <w:right w:val="none" w:sz="0" w:space="0" w:color="auto"/>
              </w:divBdr>
              <w:divsChild>
                <w:div w:id="700055838">
                  <w:marLeft w:val="0"/>
                  <w:marRight w:val="0"/>
                  <w:marTop w:val="0"/>
                  <w:marBottom w:val="0"/>
                  <w:divBdr>
                    <w:top w:val="none" w:sz="0" w:space="0" w:color="auto"/>
                    <w:left w:val="none" w:sz="0" w:space="0" w:color="auto"/>
                    <w:bottom w:val="none" w:sz="0" w:space="0" w:color="auto"/>
                    <w:right w:val="none" w:sz="0" w:space="0" w:color="auto"/>
                  </w:divBdr>
                  <w:divsChild>
                    <w:div w:id="812328326">
                      <w:marLeft w:val="0"/>
                      <w:marRight w:val="0"/>
                      <w:marTop w:val="0"/>
                      <w:marBottom w:val="0"/>
                      <w:divBdr>
                        <w:top w:val="none" w:sz="0" w:space="0" w:color="auto"/>
                        <w:left w:val="none" w:sz="0" w:space="0" w:color="auto"/>
                        <w:bottom w:val="none" w:sz="0" w:space="0" w:color="auto"/>
                        <w:right w:val="none" w:sz="0" w:space="0" w:color="auto"/>
                      </w:divBdr>
                      <w:divsChild>
                        <w:div w:id="11039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80004">
                  <w:marLeft w:val="0"/>
                  <w:marRight w:val="0"/>
                  <w:marTop w:val="0"/>
                  <w:marBottom w:val="0"/>
                  <w:divBdr>
                    <w:top w:val="none" w:sz="0" w:space="0" w:color="auto"/>
                    <w:left w:val="none" w:sz="0" w:space="0" w:color="auto"/>
                    <w:bottom w:val="none" w:sz="0" w:space="0" w:color="auto"/>
                    <w:right w:val="none" w:sz="0" w:space="0" w:color="auto"/>
                  </w:divBdr>
                  <w:divsChild>
                    <w:div w:id="604577036">
                      <w:marLeft w:val="0"/>
                      <w:marRight w:val="0"/>
                      <w:marTop w:val="0"/>
                      <w:marBottom w:val="0"/>
                      <w:divBdr>
                        <w:top w:val="none" w:sz="0" w:space="0" w:color="auto"/>
                        <w:left w:val="none" w:sz="0" w:space="0" w:color="auto"/>
                        <w:bottom w:val="none" w:sz="0" w:space="0" w:color="auto"/>
                        <w:right w:val="none" w:sz="0" w:space="0" w:color="auto"/>
                      </w:divBdr>
                      <w:divsChild>
                        <w:div w:id="18434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28686">
          <w:marLeft w:val="0"/>
          <w:marRight w:val="0"/>
          <w:marTop w:val="0"/>
          <w:marBottom w:val="0"/>
          <w:divBdr>
            <w:top w:val="none" w:sz="0" w:space="0" w:color="auto"/>
            <w:left w:val="none" w:sz="0" w:space="0" w:color="auto"/>
            <w:bottom w:val="none" w:sz="0" w:space="0" w:color="auto"/>
            <w:right w:val="none" w:sz="0" w:space="0" w:color="auto"/>
          </w:divBdr>
          <w:divsChild>
            <w:div w:id="195512939">
              <w:marLeft w:val="0"/>
              <w:marRight w:val="0"/>
              <w:marTop w:val="0"/>
              <w:marBottom w:val="0"/>
              <w:divBdr>
                <w:top w:val="none" w:sz="0" w:space="0" w:color="auto"/>
                <w:left w:val="none" w:sz="0" w:space="0" w:color="auto"/>
                <w:bottom w:val="none" w:sz="0" w:space="0" w:color="auto"/>
                <w:right w:val="none" w:sz="0" w:space="0" w:color="auto"/>
              </w:divBdr>
              <w:divsChild>
                <w:div w:id="2064064087">
                  <w:marLeft w:val="0"/>
                  <w:marRight w:val="0"/>
                  <w:marTop w:val="0"/>
                  <w:marBottom w:val="0"/>
                  <w:divBdr>
                    <w:top w:val="none" w:sz="0" w:space="0" w:color="auto"/>
                    <w:left w:val="none" w:sz="0" w:space="0" w:color="auto"/>
                    <w:bottom w:val="none" w:sz="0" w:space="0" w:color="auto"/>
                    <w:right w:val="none" w:sz="0" w:space="0" w:color="auto"/>
                  </w:divBdr>
                  <w:divsChild>
                    <w:div w:id="1403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7824">
              <w:marLeft w:val="0"/>
              <w:marRight w:val="0"/>
              <w:marTop w:val="0"/>
              <w:marBottom w:val="0"/>
              <w:divBdr>
                <w:top w:val="none" w:sz="0" w:space="0" w:color="auto"/>
                <w:left w:val="none" w:sz="0" w:space="0" w:color="auto"/>
                <w:bottom w:val="none" w:sz="0" w:space="0" w:color="auto"/>
                <w:right w:val="none" w:sz="0" w:space="0" w:color="auto"/>
              </w:divBdr>
              <w:divsChild>
                <w:div w:id="19944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3399">
          <w:marLeft w:val="0"/>
          <w:marRight w:val="0"/>
          <w:marTop w:val="0"/>
          <w:marBottom w:val="0"/>
          <w:divBdr>
            <w:top w:val="none" w:sz="0" w:space="0" w:color="auto"/>
            <w:left w:val="none" w:sz="0" w:space="0" w:color="auto"/>
            <w:bottom w:val="none" w:sz="0" w:space="0" w:color="auto"/>
            <w:right w:val="none" w:sz="0" w:space="0" w:color="auto"/>
          </w:divBdr>
          <w:divsChild>
            <w:div w:id="198934361">
              <w:marLeft w:val="0"/>
              <w:marRight w:val="0"/>
              <w:marTop w:val="0"/>
              <w:marBottom w:val="0"/>
              <w:divBdr>
                <w:top w:val="none" w:sz="0" w:space="0" w:color="auto"/>
                <w:left w:val="none" w:sz="0" w:space="0" w:color="auto"/>
                <w:bottom w:val="none" w:sz="0" w:space="0" w:color="auto"/>
                <w:right w:val="none" w:sz="0" w:space="0" w:color="auto"/>
              </w:divBdr>
              <w:divsChild>
                <w:div w:id="682636462">
                  <w:marLeft w:val="0"/>
                  <w:marRight w:val="0"/>
                  <w:marTop w:val="0"/>
                  <w:marBottom w:val="0"/>
                  <w:divBdr>
                    <w:top w:val="none" w:sz="0" w:space="0" w:color="auto"/>
                    <w:left w:val="none" w:sz="0" w:space="0" w:color="auto"/>
                    <w:bottom w:val="none" w:sz="0" w:space="0" w:color="auto"/>
                    <w:right w:val="none" w:sz="0" w:space="0" w:color="auto"/>
                  </w:divBdr>
                  <w:divsChild>
                    <w:div w:id="488522618">
                      <w:marLeft w:val="0"/>
                      <w:marRight w:val="0"/>
                      <w:marTop w:val="0"/>
                      <w:marBottom w:val="0"/>
                      <w:divBdr>
                        <w:top w:val="none" w:sz="0" w:space="0" w:color="auto"/>
                        <w:left w:val="none" w:sz="0" w:space="0" w:color="auto"/>
                        <w:bottom w:val="none" w:sz="0" w:space="0" w:color="auto"/>
                        <w:right w:val="none" w:sz="0" w:space="0" w:color="auto"/>
                      </w:divBdr>
                      <w:divsChild>
                        <w:div w:id="11086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717">
                  <w:marLeft w:val="0"/>
                  <w:marRight w:val="0"/>
                  <w:marTop w:val="0"/>
                  <w:marBottom w:val="0"/>
                  <w:divBdr>
                    <w:top w:val="none" w:sz="0" w:space="0" w:color="auto"/>
                    <w:left w:val="none" w:sz="0" w:space="0" w:color="auto"/>
                    <w:bottom w:val="none" w:sz="0" w:space="0" w:color="auto"/>
                    <w:right w:val="none" w:sz="0" w:space="0" w:color="auto"/>
                  </w:divBdr>
                  <w:divsChild>
                    <w:div w:id="2128621706">
                      <w:marLeft w:val="0"/>
                      <w:marRight w:val="0"/>
                      <w:marTop w:val="0"/>
                      <w:marBottom w:val="0"/>
                      <w:divBdr>
                        <w:top w:val="none" w:sz="0" w:space="0" w:color="auto"/>
                        <w:left w:val="none" w:sz="0" w:space="0" w:color="auto"/>
                        <w:bottom w:val="none" w:sz="0" w:space="0" w:color="auto"/>
                        <w:right w:val="none" w:sz="0" w:space="0" w:color="auto"/>
                      </w:divBdr>
                      <w:divsChild>
                        <w:div w:id="11168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894">
                  <w:marLeft w:val="0"/>
                  <w:marRight w:val="0"/>
                  <w:marTop w:val="0"/>
                  <w:marBottom w:val="0"/>
                  <w:divBdr>
                    <w:top w:val="none" w:sz="0" w:space="0" w:color="auto"/>
                    <w:left w:val="none" w:sz="0" w:space="0" w:color="auto"/>
                    <w:bottom w:val="none" w:sz="0" w:space="0" w:color="auto"/>
                    <w:right w:val="none" w:sz="0" w:space="0" w:color="auto"/>
                  </w:divBdr>
                  <w:divsChild>
                    <w:div w:id="1408500127">
                      <w:marLeft w:val="0"/>
                      <w:marRight w:val="0"/>
                      <w:marTop w:val="0"/>
                      <w:marBottom w:val="0"/>
                      <w:divBdr>
                        <w:top w:val="none" w:sz="0" w:space="0" w:color="auto"/>
                        <w:left w:val="none" w:sz="0" w:space="0" w:color="auto"/>
                        <w:bottom w:val="none" w:sz="0" w:space="0" w:color="auto"/>
                        <w:right w:val="none" w:sz="0" w:space="0" w:color="auto"/>
                      </w:divBdr>
                      <w:divsChild>
                        <w:div w:id="3450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4742">
                  <w:marLeft w:val="0"/>
                  <w:marRight w:val="0"/>
                  <w:marTop w:val="0"/>
                  <w:marBottom w:val="0"/>
                  <w:divBdr>
                    <w:top w:val="none" w:sz="0" w:space="0" w:color="auto"/>
                    <w:left w:val="none" w:sz="0" w:space="0" w:color="auto"/>
                    <w:bottom w:val="none" w:sz="0" w:space="0" w:color="auto"/>
                    <w:right w:val="none" w:sz="0" w:space="0" w:color="auto"/>
                  </w:divBdr>
                  <w:divsChild>
                    <w:div w:id="1902860200">
                      <w:marLeft w:val="0"/>
                      <w:marRight w:val="0"/>
                      <w:marTop w:val="0"/>
                      <w:marBottom w:val="0"/>
                      <w:divBdr>
                        <w:top w:val="none" w:sz="0" w:space="0" w:color="auto"/>
                        <w:left w:val="none" w:sz="0" w:space="0" w:color="auto"/>
                        <w:bottom w:val="none" w:sz="0" w:space="0" w:color="auto"/>
                        <w:right w:val="none" w:sz="0" w:space="0" w:color="auto"/>
                      </w:divBdr>
                      <w:divsChild>
                        <w:div w:id="895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4472">
              <w:marLeft w:val="0"/>
              <w:marRight w:val="0"/>
              <w:marTop w:val="0"/>
              <w:marBottom w:val="0"/>
              <w:divBdr>
                <w:top w:val="none" w:sz="0" w:space="0" w:color="auto"/>
                <w:left w:val="none" w:sz="0" w:space="0" w:color="auto"/>
                <w:bottom w:val="none" w:sz="0" w:space="0" w:color="auto"/>
                <w:right w:val="none" w:sz="0" w:space="0" w:color="auto"/>
              </w:divBdr>
              <w:divsChild>
                <w:div w:id="2038850411">
                  <w:marLeft w:val="0"/>
                  <w:marRight w:val="0"/>
                  <w:marTop w:val="0"/>
                  <w:marBottom w:val="0"/>
                  <w:divBdr>
                    <w:top w:val="none" w:sz="0" w:space="0" w:color="auto"/>
                    <w:left w:val="none" w:sz="0" w:space="0" w:color="auto"/>
                    <w:bottom w:val="none" w:sz="0" w:space="0" w:color="auto"/>
                    <w:right w:val="none" w:sz="0" w:space="0" w:color="auto"/>
                  </w:divBdr>
                </w:div>
              </w:divsChild>
            </w:div>
            <w:div w:id="847984377">
              <w:marLeft w:val="0"/>
              <w:marRight w:val="0"/>
              <w:marTop w:val="0"/>
              <w:marBottom w:val="0"/>
              <w:divBdr>
                <w:top w:val="none" w:sz="0" w:space="0" w:color="auto"/>
                <w:left w:val="none" w:sz="0" w:space="0" w:color="auto"/>
                <w:bottom w:val="none" w:sz="0" w:space="0" w:color="auto"/>
                <w:right w:val="none" w:sz="0" w:space="0" w:color="auto"/>
              </w:divBdr>
              <w:divsChild>
                <w:div w:id="97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1092">
          <w:marLeft w:val="0"/>
          <w:marRight w:val="0"/>
          <w:marTop w:val="0"/>
          <w:marBottom w:val="0"/>
          <w:divBdr>
            <w:top w:val="none" w:sz="0" w:space="0" w:color="auto"/>
            <w:left w:val="none" w:sz="0" w:space="0" w:color="auto"/>
            <w:bottom w:val="none" w:sz="0" w:space="0" w:color="auto"/>
            <w:right w:val="none" w:sz="0" w:space="0" w:color="auto"/>
          </w:divBdr>
          <w:divsChild>
            <w:div w:id="1278441635">
              <w:marLeft w:val="0"/>
              <w:marRight w:val="0"/>
              <w:marTop w:val="0"/>
              <w:marBottom w:val="0"/>
              <w:divBdr>
                <w:top w:val="none" w:sz="0" w:space="0" w:color="auto"/>
                <w:left w:val="none" w:sz="0" w:space="0" w:color="auto"/>
                <w:bottom w:val="none" w:sz="0" w:space="0" w:color="auto"/>
                <w:right w:val="none" w:sz="0" w:space="0" w:color="auto"/>
              </w:divBdr>
              <w:divsChild>
                <w:div w:id="162013756">
                  <w:marLeft w:val="0"/>
                  <w:marRight w:val="0"/>
                  <w:marTop w:val="0"/>
                  <w:marBottom w:val="0"/>
                  <w:divBdr>
                    <w:top w:val="none" w:sz="0" w:space="0" w:color="auto"/>
                    <w:left w:val="none" w:sz="0" w:space="0" w:color="auto"/>
                    <w:bottom w:val="none" w:sz="0" w:space="0" w:color="auto"/>
                    <w:right w:val="none" w:sz="0" w:space="0" w:color="auto"/>
                  </w:divBdr>
                </w:div>
                <w:div w:id="1635482534">
                  <w:marLeft w:val="0"/>
                  <w:marRight w:val="0"/>
                  <w:marTop w:val="0"/>
                  <w:marBottom w:val="0"/>
                  <w:divBdr>
                    <w:top w:val="none" w:sz="0" w:space="0" w:color="auto"/>
                    <w:left w:val="none" w:sz="0" w:space="0" w:color="auto"/>
                    <w:bottom w:val="none" w:sz="0" w:space="0" w:color="auto"/>
                    <w:right w:val="none" w:sz="0" w:space="0" w:color="auto"/>
                  </w:divBdr>
                </w:div>
              </w:divsChild>
            </w:div>
            <w:div w:id="1335910801">
              <w:marLeft w:val="0"/>
              <w:marRight w:val="0"/>
              <w:marTop w:val="0"/>
              <w:marBottom w:val="0"/>
              <w:divBdr>
                <w:top w:val="none" w:sz="0" w:space="0" w:color="auto"/>
                <w:left w:val="none" w:sz="0" w:space="0" w:color="auto"/>
                <w:bottom w:val="none" w:sz="0" w:space="0" w:color="auto"/>
                <w:right w:val="none" w:sz="0" w:space="0" w:color="auto"/>
              </w:divBdr>
              <w:divsChild>
                <w:div w:id="181632240">
                  <w:marLeft w:val="0"/>
                  <w:marRight w:val="0"/>
                  <w:marTop w:val="0"/>
                  <w:marBottom w:val="0"/>
                  <w:divBdr>
                    <w:top w:val="none" w:sz="0" w:space="0" w:color="auto"/>
                    <w:left w:val="none" w:sz="0" w:space="0" w:color="auto"/>
                    <w:bottom w:val="none" w:sz="0" w:space="0" w:color="auto"/>
                    <w:right w:val="none" w:sz="0" w:space="0" w:color="auto"/>
                  </w:divBdr>
                </w:div>
                <w:div w:id="617838058">
                  <w:marLeft w:val="0"/>
                  <w:marRight w:val="0"/>
                  <w:marTop w:val="0"/>
                  <w:marBottom w:val="0"/>
                  <w:divBdr>
                    <w:top w:val="none" w:sz="0" w:space="0" w:color="auto"/>
                    <w:left w:val="none" w:sz="0" w:space="0" w:color="auto"/>
                    <w:bottom w:val="none" w:sz="0" w:space="0" w:color="auto"/>
                    <w:right w:val="none" w:sz="0" w:space="0" w:color="auto"/>
                  </w:divBdr>
                </w:div>
              </w:divsChild>
            </w:div>
            <w:div w:id="1539581608">
              <w:marLeft w:val="0"/>
              <w:marRight w:val="0"/>
              <w:marTop w:val="0"/>
              <w:marBottom w:val="0"/>
              <w:divBdr>
                <w:top w:val="none" w:sz="0" w:space="0" w:color="auto"/>
                <w:left w:val="none" w:sz="0" w:space="0" w:color="auto"/>
                <w:bottom w:val="none" w:sz="0" w:space="0" w:color="auto"/>
                <w:right w:val="none" w:sz="0" w:space="0" w:color="auto"/>
              </w:divBdr>
              <w:divsChild>
                <w:div w:id="7199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4785">
          <w:marLeft w:val="0"/>
          <w:marRight w:val="0"/>
          <w:marTop w:val="0"/>
          <w:marBottom w:val="0"/>
          <w:divBdr>
            <w:top w:val="none" w:sz="0" w:space="0" w:color="auto"/>
            <w:left w:val="none" w:sz="0" w:space="0" w:color="auto"/>
            <w:bottom w:val="none" w:sz="0" w:space="0" w:color="auto"/>
            <w:right w:val="none" w:sz="0" w:space="0" w:color="auto"/>
          </w:divBdr>
          <w:divsChild>
            <w:div w:id="484469656">
              <w:marLeft w:val="0"/>
              <w:marRight w:val="0"/>
              <w:marTop w:val="0"/>
              <w:marBottom w:val="0"/>
              <w:divBdr>
                <w:top w:val="none" w:sz="0" w:space="0" w:color="auto"/>
                <w:left w:val="none" w:sz="0" w:space="0" w:color="auto"/>
                <w:bottom w:val="none" w:sz="0" w:space="0" w:color="auto"/>
                <w:right w:val="none" w:sz="0" w:space="0" w:color="auto"/>
              </w:divBdr>
              <w:divsChild>
                <w:div w:id="871070828">
                  <w:marLeft w:val="0"/>
                  <w:marRight w:val="0"/>
                  <w:marTop w:val="0"/>
                  <w:marBottom w:val="0"/>
                  <w:divBdr>
                    <w:top w:val="none" w:sz="0" w:space="0" w:color="auto"/>
                    <w:left w:val="none" w:sz="0" w:space="0" w:color="auto"/>
                    <w:bottom w:val="none" w:sz="0" w:space="0" w:color="auto"/>
                    <w:right w:val="none" w:sz="0" w:space="0" w:color="auto"/>
                  </w:divBdr>
                </w:div>
                <w:div w:id="1507398394">
                  <w:marLeft w:val="0"/>
                  <w:marRight w:val="0"/>
                  <w:marTop w:val="0"/>
                  <w:marBottom w:val="0"/>
                  <w:divBdr>
                    <w:top w:val="none" w:sz="0" w:space="0" w:color="auto"/>
                    <w:left w:val="none" w:sz="0" w:space="0" w:color="auto"/>
                    <w:bottom w:val="none" w:sz="0" w:space="0" w:color="auto"/>
                    <w:right w:val="none" w:sz="0" w:space="0" w:color="auto"/>
                  </w:divBdr>
                </w:div>
              </w:divsChild>
            </w:div>
            <w:div w:id="515002148">
              <w:marLeft w:val="0"/>
              <w:marRight w:val="0"/>
              <w:marTop w:val="0"/>
              <w:marBottom w:val="0"/>
              <w:divBdr>
                <w:top w:val="none" w:sz="0" w:space="0" w:color="auto"/>
                <w:left w:val="none" w:sz="0" w:space="0" w:color="auto"/>
                <w:bottom w:val="none" w:sz="0" w:space="0" w:color="auto"/>
                <w:right w:val="none" w:sz="0" w:space="0" w:color="auto"/>
              </w:divBdr>
              <w:divsChild>
                <w:div w:id="678434378">
                  <w:marLeft w:val="0"/>
                  <w:marRight w:val="0"/>
                  <w:marTop w:val="0"/>
                  <w:marBottom w:val="0"/>
                  <w:divBdr>
                    <w:top w:val="none" w:sz="0" w:space="0" w:color="auto"/>
                    <w:left w:val="none" w:sz="0" w:space="0" w:color="auto"/>
                    <w:bottom w:val="none" w:sz="0" w:space="0" w:color="auto"/>
                    <w:right w:val="none" w:sz="0" w:space="0" w:color="auto"/>
                  </w:divBdr>
                </w:div>
              </w:divsChild>
            </w:div>
            <w:div w:id="1196770326">
              <w:marLeft w:val="0"/>
              <w:marRight w:val="0"/>
              <w:marTop w:val="0"/>
              <w:marBottom w:val="0"/>
              <w:divBdr>
                <w:top w:val="none" w:sz="0" w:space="0" w:color="auto"/>
                <w:left w:val="none" w:sz="0" w:space="0" w:color="auto"/>
                <w:bottom w:val="none" w:sz="0" w:space="0" w:color="auto"/>
                <w:right w:val="none" w:sz="0" w:space="0" w:color="auto"/>
              </w:divBdr>
              <w:divsChild>
                <w:div w:id="10516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751">
          <w:marLeft w:val="0"/>
          <w:marRight w:val="0"/>
          <w:marTop w:val="0"/>
          <w:marBottom w:val="0"/>
          <w:divBdr>
            <w:top w:val="none" w:sz="0" w:space="0" w:color="auto"/>
            <w:left w:val="none" w:sz="0" w:space="0" w:color="auto"/>
            <w:bottom w:val="none" w:sz="0" w:space="0" w:color="auto"/>
            <w:right w:val="none" w:sz="0" w:space="0" w:color="auto"/>
          </w:divBdr>
          <w:divsChild>
            <w:div w:id="292373568">
              <w:marLeft w:val="0"/>
              <w:marRight w:val="0"/>
              <w:marTop w:val="0"/>
              <w:marBottom w:val="0"/>
              <w:divBdr>
                <w:top w:val="none" w:sz="0" w:space="0" w:color="auto"/>
                <w:left w:val="none" w:sz="0" w:space="0" w:color="auto"/>
                <w:bottom w:val="none" w:sz="0" w:space="0" w:color="auto"/>
                <w:right w:val="none" w:sz="0" w:space="0" w:color="auto"/>
              </w:divBdr>
              <w:divsChild>
                <w:div w:id="19404815">
                  <w:marLeft w:val="0"/>
                  <w:marRight w:val="0"/>
                  <w:marTop w:val="0"/>
                  <w:marBottom w:val="0"/>
                  <w:divBdr>
                    <w:top w:val="none" w:sz="0" w:space="0" w:color="auto"/>
                    <w:left w:val="none" w:sz="0" w:space="0" w:color="auto"/>
                    <w:bottom w:val="none" w:sz="0" w:space="0" w:color="auto"/>
                    <w:right w:val="none" w:sz="0" w:space="0" w:color="auto"/>
                  </w:divBdr>
                  <w:divsChild>
                    <w:div w:id="11592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5822">
              <w:marLeft w:val="0"/>
              <w:marRight w:val="0"/>
              <w:marTop w:val="0"/>
              <w:marBottom w:val="0"/>
              <w:divBdr>
                <w:top w:val="none" w:sz="0" w:space="0" w:color="auto"/>
                <w:left w:val="none" w:sz="0" w:space="0" w:color="auto"/>
                <w:bottom w:val="none" w:sz="0" w:space="0" w:color="auto"/>
                <w:right w:val="none" w:sz="0" w:space="0" w:color="auto"/>
              </w:divBdr>
              <w:divsChild>
                <w:div w:id="16003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496">
          <w:marLeft w:val="0"/>
          <w:marRight w:val="0"/>
          <w:marTop w:val="0"/>
          <w:marBottom w:val="0"/>
          <w:divBdr>
            <w:top w:val="none" w:sz="0" w:space="0" w:color="auto"/>
            <w:left w:val="none" w:sz="0" w:space="0" w:color="auto"/>
            <w:bottom w:val="none" w:sz="0" w:space="0" w:color="auto"/>
            <w:right w:val="none" w:sz="0" w:space="0" w:color="auto"/>
          </w:divBdr>
          <w:divsChild>
            <w:div w:id="1136678218">
              <w:marLeft w:val="0"/>
              <w:marRight w:val="0"/>
              <w:marTop w:val="0"/>
              <w:marBottom w:val="0"/>
              <w:divBdr>
                <w:top w:val="none" w:sz="0" w:space="0" w:color="auto"/>
                <w:left w:val="none" w:sz="0" w:space="0" w:color="auto"/>
                <w:bottom w:val="none" w:sz="0" w:space="0" w:color="auto"/>
                <w:right w:val="none" w:sz="0" w:space="0" w:color="auto"/>
              </w:divBdr>
              <w:divsChild>
                <w:div w:id="1826579254">
                  <w:marLeft w:val="0"/>
                  <w:marRight w:val="0"/>
                  <w:marTop w:val="0"/>
                  <w:marBottom w:val="0"/>
                  <w:divBdr>
                    <w:top w:val="none" w:sz="0" w:space="0" w:color="auto"/>
                    <w:left w:val="none" w:sz="0" w:space="0" w:color="auto"/>
                    <w:bottom w:val="none" w:sz="0" w:space="0" w:color="auto"/>
                    <w:right w:val="none" w:sz="0" w:space="0" w:color="auto"/>
                  </w:divBdr>
                  <w:divsChild>
                    <w:div w:id="19845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4487">
              <w:marLeft w:val="0"/>
              <w:marRight w:val="0"/>
              <w:marTop w:val="0"/>
              <w:marBottom w:val="0"/>
              <w:divBdr>
                <w:top w:val="none" w:sz="0" w:space="0" w:color="auto"/>
                <w:left w:val="none" w:sz="0" w:space="0" w:color="auto"/>
                <w:bottom w:val="none" w:sz="0" w:space="0" w:color="auto"/>
                <w:right w:val="none" w:sz="0" w:space="0" w:color="auto"/>
              </w:divBdr>
              <w:divsChild>
                <w:div w:id="759788791">
                  <w:marLeft w:val="0"/>
                  <w:marRight w:val="0"/>
                  <w:marTop w:val="0"/>
                  <w:marBottom w:val="0"/>
                  <w:divBdr>
                    <w:top w:val="none" w:sz="0" w:space="0" w:color="auto"/>
                    <w:left w:val="none" w:sz="0" w:space="0" w:color="auto"/>
                    <w:bottom w:val="none" w:sz="0" w:space="0" w:color="auto"/>
                    <w:right w:val="none" w:sz="0" w:space="0" w:color="auto"/>
                  </w:divBdr>
                  <w:divsChild>
                    <w:div w:id="13497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677">
              <w:marLeft w:val="0"/>
              <w:marRight w:val="0"/>
              <w:marTop w:val="0"/>
              <w:marBottom w:val="0"/>
              <w:divBdr>
                <w:top w:val="none" w:sz="0" w:space="0" w:color="auto"/>
                <w:left w:val="none" w:sz="0" w:space="0" w:color="auto"/>
                <w:bottom w:val="none" w:sz="0" w:space="0" w:color="auto"/>
                <w:right w:val="none" w:sz="0" w:space="0" w:color="auto"/>
              </w:divBdr>
              <w:divsChild>
                <w:div w:id="1949045033">
                  <w:marLeft w:val="0"/>
                  <w:marRight w:val="0"/>
                  <w:marTop w:val="0"/>
                  <w:marBottom w:val="0"/>
                  <w:divBdr>
                    <w:top w:val="none" w:sz="0" w:space="0" w:color="auto"/>
                    <w:left w:val="none" w:sz="0" w:space="0" w:color="auto"/>
                    <w:bottom w:val="none" w:sz="0" w:space="0" w:color="auto"/>
                    <w:right w:val="none" w:sz="0" w:space="0" w:color="auto"/>
                  </w:divBdr>
                </w:div>
              </w:divsChild>
            </w:div>
            <w:div w:id="1738699077">
              <w:marLeft w:val="0"/>
              <w:marRight w:val="0"/>
              <w:marTop w:val="0"/>
              <w:marBottom w:val="0"/>
              <w:divBdr>
                <w:top w:val="none" w:sz="0" w:space="0" w:color="auto"/>
                <w:left w:val="none" w:sz="0" w:space="0" w:color="auto"/>
                <w:bottom w:val="none" w:sz="0" w:space="0" w:color="auto"/>
                <w:right w:val="none" w:sz="0" w:space="0" w:color="auto"/>
              </w:divBdr>
              <w:divsChild>
                <w:div w:id="1988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5925">
          <w:marLeft w:val="0"/>
          <w:marRight w:val="0"/>
          <w:marTop w:val="0"/>
          <w:marBottom w:val="0"/>
          <w:divBdr>
            <w:top w:val="none" w:sz="0" w:space="0" w:color="auto"/>
            <w:left w:val="none" w:sz="0" w:space="0" w:color="auto"/>
            <w:bottom w:val="none" w:sz="0" w:space="0" w:color="auto"/>
            <w:right w:val="none" w:sz="0" w:space="0" w:color="auto"/>
          </w:divBdr>
          <w:divsChild>
            <w:div w:id="1155101041">
              <w:marLeft w:val="0"/>
              <w:marRight w:val="0"/>
              <w:marTop w:val="0"/>
              <w:marBottom w:val="0"/>
              <w:divBdr>
                <w:top w:val="none" w:sz="0" w:space="0" w:color="auto"/>
                <w:left w:val="none" w:sz="0" w:space="0" w:color="auto"/>
                <w:bottom w:val="none" w:sz="0" w:space="0" w:color="auto"/>
                <w:right w:val="none" w:sz="0" w:space="0" w:color="auto"/>
              </w:divBdr>
              <w:divsChild>
                <w:div w:id="463618801">
                  <w:marLeft w:val="0"/>
                  <w:marRight w:val="0"/>
                  <w:marTop w:val="0"/>
                  <w:marBottom w:val="0"/>
                  <w:divBdr>
                    <w:top w:val="none" w:sz="0" w:space="0" w:color="auto"/>
                    <w:left w:val="none" w:sz="0" w:space="0" w:color="auto"/>
                    <w:bottom w:val="none" w:sz="0" w:space="0" w:color="auto"/>
                    <w:right w:val="none" w:sz="0" w:space="0" w:color="auto"/>
                  </w:divBdr>
                </w:div>
              </w:divsChild>
            </w:div>
            <w:div w:id="1667632446">
              <w:marLeft w:val="0"/>
              <w:marRight w:val="0"/>
              <w:marTop w:val="0"/>
              <w:marBottom w:val="0"/>
              <w:divBdr>
                <w:top w:val="none" w:sz="0" w:space="0" w:color="auto"/>
                <w:left w:val="none" w:sz="0" w:space="0" w:color="auto"/>
                <w:bottom w:val="none" w:sz="0" w:space="0" w:color="auto"/>
                <w:right w:val="none" w:sz="0" w:space="0" w:color="auto"/>
              </w:divBdr>
              <w:divsChild>
                <w:div w:id="501555909">
                  <w:marLeft w:val="0"/>
                  <w:marRight w:val="0"/>
                  <w:marTop w:val="0"/>
                  <w:marBottom w:val="0"/>
                  <w:divBdr>
                    <w:top w:val="none" w:sz="0" w:space="0" w:color="auto"/>
                    <w:left w:val="none" w:sz="0" w:space="0" w:color="auto"/>
                    <w:bottom w:val="none" w:sz="0" w:space="0" w:color="auto"/>
                    <w:right w:val="none" w:sz="0" w:space="0" w:color="auto"/>
                  </w:divBdr>
                  <w:divsChild>
                    <w:div w:id="1917282782">
                      <w:marLeft w:val="0"/>
                      <w:marRight w:val="0"/>
                      <w:marTop w:val="0"/>
                      <w:marBottom w:val="0"/>
                      <w:divBdr>
                        <w:top w:val="none" w:sz="0" w:space="0" w:color="auto"/>
                        <w:left w:val="none" w:sz="0" w:space="0" w:color="auto"/>
                        <w:bottom w:val="none" w:sz="0" w:space="0" w:color="auto"/>
                        <w:right w:val="none" w:sz="0" w:space="0" w:color="auto"/>
                      </w:divBdr>
                      <w:divsChild>
                        <w:div w:id="21154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8623">
          <w:marLeft w:val="0"/>
          <w:marRight w:val="0"/>
          <w:marTop w:val="0"/>
          <w:marBottom w:val="0"/>
          <w:divBdr>
            <w:top w:val="none" w:sz="0" w:space="0" w:color="auto"/>
            <w:left w:val="none" w:sz="0" w:space="0" w:color="auto"/>
            <w:bottom w:val="none" w:sz="0" w:space="0" w:color="auto"/>
            <w:right w:val="none" w:sz="0" w:space="0" w:color="auto"/>
          </w:divBdr>
          <w:divsChild>
            <w:div w:id="76830336">
              <w:marLeft w:val="0"/>
              <w:marRight w:val="0"/>
              <w:marTop w:val="0"/>
              <w:marBottom w:val="0"/>
              <w:divBdr>
                <w:top w:val="none" w:sz="0" w:space="0" w:color="auto"/>
                <w:left w:val="none" w:sz="0" w:space="0" w:color="auto"/>
                <w:bottom w:val="none" w:sz="0" w:space="0" w:color="auto"/>
                <w:right w:val="none" w:sz="0" w:space="0" w:color="auto"/>
              </w:divBdr>
              <w:divsChild>
                <w:div w:id="2125882198">
                  <w:marLeft w:val="0"/>
                  <w:marRight w:val="0"/>
                  <w:marTop w:val="0"/>
                  <w:marBottom w:val="0"/>
                  <w:divBdr>
                    <w:top w:val="none" w:sz="0" w:space="0" w:color="auto"/>
                    <w:left w:val="none" w:sz="0" w:space="0" w:color="auto"/>
                    <w:bottom w:val="none" w:sz="0" w:space="0" w:color="auto"/>
                    <w:right w:val="none" w:sz="0" w:space="0" w:color="auto"/>
                  </w:divBdr>
                </w:div>
              </w:divsChild>
            </w:div>
            <w:div w:id="1561286308">
              <w:marLeft w:val="0"/>
              <w:marRight w:val="0"/>
              <w:marTop w:val="0"/>
              <w:marBottom w:val="0"/>
              <w:divBdr>
                <w:top w:val="none" w:sz="0" w:space="0" w:color="auto"/>
                <w:left w:val="none" w:sz="0" w:space="0" w:color="auto"/>
                <w:bottom w:val="none" w:sz="0" w:space="0" w:color="auto"/>
                <w:right w:val="none" w:sz="0" w:space="0" w:color="auto"/>
              </w:divBdr>
              <w:divsChild>
                <w:div w:id="519440777">
                  <w:marLeft w:val="0"/>
                  <w:marRight w:val="0"/>
                  <w:marTop w:val="0"/>
                  <w:marBottom w:val="0"/>
                  <w:divBdr>
                    <w:top w:val="none" w:sz="0" w:space="0" w:color="auto"/>
                    <w:left w:val="none" w:sz="0" w:space="0" w:color="auto"/>
                    <w:bottom w:val="none" w:sz="0" w:space="0" w:color="auto"/>
                    <w:right w:val="none" w:sz="0" w:space="0" w:color="auto"/>
                  </w:divBdr>
                  <w:divsChild>
                    <w:div w:id="732394094">
                      <w:marLeft w:val="0"/>
                      <w:marRight w:val="0"/>
                      <w:marTop w:val="0"/>
                      <w:marBottom w:val="0"/>
                      <w:divBdr>
                        <w:top w:val="none" w:sz="0" w:space="0" w:color="auto"/>
                        <w:left w:val="none" w:sz="0" w:space="0" w:color="auto"/>
                        <w:bottom w:val="none" w:sz="0" w:space="0" w:color="auto"/>
                        <w:right w:val="none" w:sz="0" w:space="0" w:color="auto"/>
                      </w:divBdr>
                      <w:divsChild>
                        <w:div w:id="7757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044">
                  <w:marLeft w:val="0"/>
                  <w:marRight w:val="0"/>
                  <w:marTop w:val="0"/>
                  <w:marBottom w:val="0"/>
                  <w:divBdr>
                    <w:top w:val="none" w:sz="0" w:space="0" w:color="auto"/>
                    <w:left w:val="none" w:sz="0" w:space="0" w:color="auto"/>
                    <w:bottom w:val="none" w:sz="0" w:space="0" w:color="auto"/>
                    <w:right w:val="none" w:sz="0" w:space="0" w:color="auto"/>
                  </w:divBdr>
                  <w:divsChild>
                    <w:div w:id="760954630">
                      <w:marLeft w:val="0"/>
                      <w:marRight w:val="0"/>
                      <w:marTop w:val="0"/>
                      <w:marBottom w:val="0"/>
                      <w:divBdr>
                        <w:top w:val="none" w:sz="0" w:space="0" w:color="auto"/>
                        <w:left w:val="none" w:sz="0" w:space="0" w:color="auto"/>
                        <w:bottom w:val="none" w:sz="0" w:space="0" w:color="auto"/>
                        <w:right w:val="none" w:sz="0" w:space="0" w:color="auto"/>
                      </w:divBdr>
                      <w:divsChild>
                        <w:div w:id="13988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615225">
          <w:marLeft w:val="0"/>
          <w:marRight w:val="0"/>
          <w:marTop w:val="0"/>
          <w:marBottom w:val="0"/>
          <w:divBdr>
            <w:top w:val="none" w:sz="0" w:space="0" w:color="auto"/>
            <w:left w:val="none" w:sz="0" w:space="0" w:color="auto"/>
            <w:bottom w:val="none" w:sz="0" w:space="0" w:color="auto"/>
            <w:right w:val="none" w:sz="0" w:space="0" w:color="auto"/>
          </w:divBdr>
          <w:divsChild>
            <w:div w:id="1469208199">
              <w:marLeft w:val="0"/>
              <w:marRight w:val="0"/>
              <w:marTop w:val="0"/>
              <w:marBottom w:val="0"/>
              <w:divBdr>
                <w:top w:val="none" w:sz="0" w:space="0" w:color="auto"/>
                <w:left w:val="none" w:sz="0" w:space="0" w:color="auto"/>
                <w:bottom w:val="none" w:sz="0" w:space="0" w:color="auto"/>
                <w:right w:val="none" w:sz="0" w:space="0" w:color="auto"/>
              </w:divBdr>
              <w:divsChild>
                <w:div w:id="1749305051">
                  <w:marLeft w:val="0"/>
                  <w:marRight w:val="0"/>
                  <w:marTop w:val="0"/>
                  <w:marBottom w:val="0"/>
                  <w:divBdr>
                    <w:top w:val="none" w:sz="0" w:space="0" w:color="auto"/>
                    <w:left w:val="none" w:sz="0" w:space="0" w:color="auto"/>
                    <w:bottom w:val="none" w:sz="0" w:space="0" w:color="auto"/>
                    <w:right w:val="none" w:sz="0" w:space="0" w:color="auto"/>
                  </w:divBdr>
                </w:div>
              </w:divsChild>
            </w:div>
            <w:div w:id="1564565056">
              <w:marLeft w:val="0"/>
              <w:marRight w:val="0"/>
              <w:marTop w:val="0"/>
              <w:marBottom w:val="0"/>
              <w:divBdr>
                <w:top w:val="none" w:sz="0" w:space="0" w:color="auto"/>
                <w:left w:val="none" w:sz="0" w:space="0" w:color="auto"/>
                <w:bottom w:val="none" w:sz="0" w:space="0" w:color="auto"/>
                <w:right w:val="none" w:sz="0" w:space="0" w:color="auto"/>
              </w:divBdr>
              <w:divsChild>
                <w:div w:id="347029230">
                  <w:marLeft w:val="0"/>
                  <w:marRight w:val="0"/>
                  <w:marTop w:val="0"/>
                  <w:marBottom w:val="0"/>
                  <w:divBdr>
                    <w:top w:val="none" w:sz="0" w:space="0" w:color="auto"/>
                    <w:left w:val="none" w:sz="0" w:space="0" w:color="auto"/>
                    <w:bottom w:val="none" w:sz="0" w:space="0" w:color="auto"/>
                    <w:right w:val="none" w:sz="0" w:space="0" w:color="auto"/>
                  </w:divBdr>
                  <w:divsChild>
                    <w:div w:id="76489761">
                      <w:marLeft w:val="0"/>
                      <w:marRight w:val="0"/>
                      <w:marTop w:val="0"/>
                      <w:marBottom w:val="0"/>
                      <w:divBdr>
                        <w:top w:val="none" w:sz="0" w:space="0" w:color="auto"/>
                        <w:left w:val="none" w:sz="0" w:space="0" w:color="auto"/>
                        <w:bottom w:val="none" w:sz="0" w:space="0" w:color="auto"/>
                        <w:right w:val="none" w:sz="0" w:space="0" w:color="auto"/>
                      </w:divBdr>
                    </w:div>
                  </w:divsChild>
                </w:div>
                <w:div w:id="967320495">
                  <w:marLeft w:val="0"/>
                  <w:marRight w:val="0"/>
                  <w:marTop w:val="0"/>
                  <w:marBottom w:val="0"/>
                  <w:divBdr>
                    <w:top w:val="none" w:sz="0" w:space="0" w:color="auto"/>
                    <w:left w:val="none" w:sz="0" w:space="0" w:color="auto"/>
                    <w:bottom w:val="none" w:sz="0" w:space="0" w:color="auto"/>
                    <w:right w:val="none" w:sz="0" w:space="0" w:color="auto"/>
                  </w:divBdr>
                  <w:divsChild>
                    <w:div w:id="1065108086">
                      <w:marLeft w:val="0"/>
                      <w:marRight w:val="0"/>
                      <w:marTop w:val="0"/>
                      <w:marBottom w:val="0"/>
                      <w:divBdr>
                        <w:top w:val="none" w:sz="0" w:space="0" w:color="auto"/>
                        <w:left w:val="none" w:sz="0" w:space="0" w:color="auto"/>
                        <w:bottom w:val="none" w:sz="0" w:space="0" w:color="auto"/>
                        <w:right w:val="none" w:sz="0" w:space="0" w:color="auto"/>
                      </w:divBdr>
                    </w:div>
                  </w:divsChild>
                </w:div>
                <w:div w:id="2041271851">
                  <w:marLeft w:val="0"/>
                  <w:marRight w:val="0"/>
                  <w:marTop w:val="0"/>
                  <w:marBottom w:val="0"/>
                  <w:divBdr>
                    <w:top w:val="none" w:sz="0" w:space="0" w:color="auto"/>
                    <w:left w:val="none" w:sz="0" w:space="0" w:color="auto"/>
                    <w:bottom w:val="none" w:sz="0" w:space="0" w:color="auto"/>
                    <w:right w:val="none" w:sz="0" w:space="0" w:color="auto"/>
                  </w:divBdr>
                  <w:divsChild>
                    <w:div w:id="16655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21404">
          <w:marLeft w:val="0"/>
          <w:marRight w:val="0"/>
          <w:marTop w:val="0"/>
          <w:marBottom w:val="0"/>
          <w:divBdr>
            <w:top w:val="none" w:sz="0" w:space="0" w:color="auto"/>
            <w:left w:val="none" w:sz="0" w:space="0" w:color="auto"/>
            <w:bottom w:val="none" w:sz="0" w:space="0" w:color="auto"/>
            <w:right w:val="none" w:sz="0" w:space="0" w:color="auto"/>
          </w:divBdr>
          <w:divsChild>
            <w:div w:id="482158807">
              <w:marLeft w:val="0"/>
              <w:marRight w:val="0"/>
              <w:marTop w:val="0"/>
              <w:marBottom w:val="0"/>
              <w:divBdr>
                <w:top w:val="none" w:sz="0" w:space="0" w:color="auto"/>
                <w:left w:val="none" w:sz="0" w:space="0" w:color="auto"/>
                <w:bottom w:val="none" w:sz="0" w:space="0" w:color="auto"/>
                <w:right w:val="none" w:sz="0" w:space="0" w:color="auto"/>
              </w:divBdr>
              <w:divsChild>
                <w:div w:id="22675854">
                  <w:marLeft w:val="0"/>
                  <w:marRight w:val="0"/>
                  <w:marTop w:val="0"/>
                  <w:marBottom w:val="0"/>
                  <w:divBdr>
                    <w:top w:val="none" w:sz="0" w:space="0" w:color="auto"/>
                    <w:left w:val="none" w:sz="0" w:space="0" w:color="auto"/>
                    <w:bottom w:val="none" w:sz="0" w:space="0" w:color="auto"/>
                    <w:right w:val="none" w:sz="0" w:space="0" w:color="auto"/>
                  </w:divBdr>
                  <w:divsChild>
                    <w:div w:id="672995823">
                      <w:marLeft w:val="0"/>
                      <w:marRight w:val="0"/>
                      <w:marTop w:val="0"/>
                      <w:marBottom w:val="0"/>
                      <w:divBdr>
                        <w:top w:val="none" w:sz="0" w:space="0" w:color="auto"/>
                        <w:left w:val="none" w:sz="0" w:space="0" w:color="auto"/>
                        <w:bottom w:val="none" w:sz="0" w:space="0" w:color="auto"/>
                        <w:right w:val="none" w:sz="0" w:space="0" w:color="auto"/>
                      </w:divBdr>
                      <w:divsChild>
                        <w:div w:id="18406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1243">
                  <w:marLeft w:val="0"/>
                  <w:marRight w:val="0"/>
                  <w:marTop w:val="0"/>
                  <w:marBottom w:val="0"/>
                  <w:divBdr>
                    <w:top w:val="none" w:sz="0" w:space="0" w:color="auto"/>
                    <w:left w:val="none" w:sz="0" w:space="0" w:color="auto"/>
                    <w:bottom w:val="none" w:sz="0" w:space="0" w:color="auto"/>
                    <w:right w:val="none" w:sz="0" w:space="0" w:color="auto"/>
                  </w:divBdr>
                  <w:divsChild>
                    <w:div w:id="455947741">
                      <w:marLeft w:val="0"/>
                      <w:marRight w:val="0"/>
                      <w:marTop w:val="0"/>
                      <w:marBottom w:val="0"/>
                      <w:divBdr>
                        <w:top w:val="none" w:sz="0" w:space="0" w:color="auto"/>
                        <w:left w:val="none" w:sz="0" w:space="0" w:color="auto"/>
                        <w:bottom w:val="none" w:sz="0" w:space="0" w:color="auto"/>
                        <w:right w:val="none" w:sz="0" w:space="0" w:color="auto"/>
                      </w:divBdr>
                      <w:divsChild>
                        <w:div w:id="18226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9200">
                  <w:marLeft w:val="0"/>
                  <w:marRight w:val="0"/>
                  <w:marTop w:val="0"/>
                  <w:marBottom w:val="0"/>
                  <w:divBdr>
                    <w:top w:val="none" w:sz="0" w:space="0" w:color="auto"/>
                    <w:left w:val="none" w:sz="0" w:space="0" w:color="auto"/>
                    <w:bottom w:val="none" w:sz="0" w:space="0" w:color="auto"/>
                    <w:right w:val="none" w:sz="0" w:space="0" w:color="auto"/>
                  </w:divBdr>
                  <w:divsChild>
                    <w:div w:id="1191577001">
                      <w:marLeft w:val="0"/>
                      <w:marRight w:val="0"/>
                      <w:marTop w:val="0"/>
                      <w:marBottom w:val="0"/>
                      <w:divBdr>
                        <w:top w:val="none" w:sz="0" w:space="0" w:color="auto"/>
                        <w:left w:val="none" w:sz="0" w:space="0" w:color="auto"/>
                        <w:bottom w:val="none" w:sz="0" w:space="0" w:color="auto"/>
                        <w:right w:val="none" w:sz="0" w:space="0" w:color="auto"/>
                      </w:divBdr>
                      <w:divsChild>
                        <w:div w:id="11731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8563">
                  <w:marLeft w:val="0"/>
                  <w:marRight w:val="0"/>
                  <w:marTop w:val="0"/>
                  <w:marBottom w:val="0"/>
                  <w:divBdr>
                    <w:top w:val="none" w:sz="0" w:space="0" w:color="auto"/>
                    <w:left w:val="none" w:sz="0" w:space="0" w:color="auto"/>
                    <w:bottom w:val="none" w:sz="0" w:space="0" w:color="auto"/>
                    <w:right w:val="none" w:sz="0" w:space="0" w:color="auto"/>
                  </w:divBdr>
                  <w:divsChild>
                    <w:div w:id="4719237">
                      <w:marLeft w:val="0"/>
                      <w:marRight w:val="0"/>
                      <w:marTop w:val="0"/>
                      <w:marBottom w:val="0"/>
                      <w:divBdr>
                        <w:top w:val="none" w:sz="0" w:space="0" w:color="auto"/>
                        <w:left w:val="none" w:sz="0" w:space="0" w:color="auto"/>
                        <w:bottom w:val="none" w:sz="0" w:space="0" w:color="auto"/>
                        <w:right w:val="none" w:sz="0" w:space="0" w:color="auto"/>
                      </w:divBdr>
                      <w:divsChild>
                        <w:div w:id="11034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767">
                  <w:marLeft w:val="0"/>
                  <w:marRight w:val="0"/>
                  <w:marTop w:val="0"/>
                  <w:marBottom w:val="0"/>
                  <w:divBdr>
                    <w:top w:val="none" w:sz="0" w:space="0" w:color="auto"/>
                    <w:left w:val="none" w:sz="0" w:space="0" w:color="auto"/>
                    <w:bottom w:val="none" w:sz="0" w:space="0" w:color="auto"/>
                    <w:right w:val="none" w:sz="0" w:space="0" w:color="auto"/>
                  </w:divBdr>
                  <w:divsChild>
                    <w:div w:id="1921602868">
                      <w:marLeft w:val="0"/>
                      <w:marRight w:val="0"/>
                      <w:marTop w:val="0"/>
                      <w:marBottom w:val="0"/>
                      <w:divBdr>
                        <w:top w:val="none" w:sz="0" w:space="0" w:color="auto"/>
                        <w:left w:val="none" w:sz="0" w:space="0" w:color="auto"/>
                        <w:bottom w:val="none" w:sz="0" w:space="0" w:color="auto"/>
                        <w:right w:val="none" w:sz="0" w:space="0" w:color="auto"/>
                      </w:divBdr>
                      <w:divsChild>
                        <w:div w:id="170841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7911">
              <w:marLeft w:val="0"/>
              <w:marRight w:val="0"/>
              <w:marTop w:val="0"/>
              <w:marBottom w:val="0"/>
              <w:divBdr>
                <w:top w:val="none" w:sz="0" w:space="0" w:color="auto"/>
                <w:left w:val="none" w:sz="0" w:space="0" w:color="auto"/>
                <w:bottom w:val="none" w:sz="0" w:space="0" w:color="auto"/>
                <w:right w:val="none" w:sz="0" w:space="0" w:color="auto"/>
              </w:divBdr>
              <w:divsChild>
                <w:div w:id="11395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5055">
          <w:marLeft w:val="0"/>
          <w:marRight w:val="0"/>
          <w:marTop w:val="0"/>
          <w:marBottom w:val="0"/>
          <w:divBdr>
            <w:top w:val="none" w:sz="0" w:space="0" w:color="auto"/>
            <w:left w:val="none" w:sz="0" w:space="0" w:color="auto"/>
            <w:bottom w:val="none" w:sz="0" w:space="0" w:color="auto"/>
            <w:right w:val="none" w:sz="0" w:space="0" w:color="auto"/>
          </w:divBdr>
          <w:divsChild>
            <w:div w:id="230847123">
              <w:marLeft w:val="0"/>
              <w:marRight w:val="0"/>
              <w:marTop w:val="0"/>
              <w:marBottom w:val="0"/>
              <w:divBdr>
                <w:top w:val="none" w:sz="0" w:space="0" w:color="auto"/>
                <w:left w:val="none" w:sz="0" w:space="0" w:color="auto"/>
                <w:bottom w:val="none" w:sz="0" w:space="0" w:color="auto"/>
                <w:right w:val="none" w:sz="0" w:space="0" w:color="auto"/>
              </w:divBdr>
              <w:divsChild>
                <w:div w:id="1873613532">
                  <w:marLeft w:val="0"/>
                  <w:marRight w:val="0"/>
                  <w:marTop w:val="0"/>
                  <w:marBottom w:val="0"/>
                  <w:divBdr>
                    <w:top w:val="none" w:sz="0" w:space="0" w:color="auto"/>
                    <w:left w:val="none" w:sz="0" w:space="0" w:color="auto"/>
                    <w:bottom w:val="none" w:sz="0" w:space="0" w:color="auto"/>
                    <w:right w:val="none" w:sz="0" w:space="0" w:color="auto"/>
                  </w:divBdr>
                </w:div>
              </w:divsChild>
            </w:div>
            <w:div w:id="772283563">
              <w:marLeft w:val="0"/>
              <w:marRight w:val="0"/>
              <w:marTop w:val="0"/>
              <w:marBottom w:val="0"/>
              <w:divBdr>
                <w:top w:val="none" w:sz="0" w:space="0" w:color="auto"/>
                <w:left w:val="none" w:sz="0" w:space="0" w:color="auto"/>
                <w:bottom w:val="none" w:sz="0" w:space="0" w:color="auto"/>
                <w:right w:val="none" w:sz="0" w:space="0" w:color="auto"/>
              </w:divBdr>
              <w:divsChild>
                <w:div w:id="20687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8304">
          <w:marLeft w:val="0"/>
          <w:marRight w:val="0"/>
          <w:marTop w:val="0"/>
          <w:marBottom w:val="0"/>
          <w:divBdr>
            <w:top w:val="none" w:sz="0" w:space="0" w:color="auto"/>
            <w:left w:val="none" w:sz="0" w:space="0" w:color="auto"/>
            <w:bottom w:val="none" w:sz="0" w:space="0" w:color="auto"/>
            <w:right w:val="none" w:sz="0" w:space="0" w:color="auto"/>
          </w:divBdr>
          <w:divsChild>
            <w:div w:id="1777092720">
              <w:marLeft w:val="0"/>
              <w:marRight w:val="0"/>
              <w:marTop w:val="0"/>
              <w:marBottom w:val="0"/>
              <w:divBdr>
                <w:top w:val="none" w:sz="0" w:space="0" w:color="auto"/>
                <w:left w:val="none" w:sz="0" w:space="0" w:color="auto"/>
                <w:bottom w:val="none" w:sz="0" w:space="0" w:color="auto"/>
                <w:right w:val="none" w:sz="0" w:space="0" w:color="auto"/>
              </w:divBdr>
              <w:divsChild>
                <w:div w:id="8835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8933">
          <w:marLeft w:val="0"/>
          <w:marRight w:val="0"/>
          <w:marTop w:val="0"/>
          <w:marBottom w:val="0"/>
          <w:divBdr>
            <w:top w:val="none" w:sz="0" w:space="0" w:color="auto"/>
            <w:left w:val="none" w:sz="0" w:space="0" w:color="auto"/>
            <w:bottom w:val="none" w:sz="0" w:space="0" w:color="auto"/>
            <w:right w:val="none" w:sz="0" w:space="0" w:color="auto"/>
          </w:divBdr>
          <w:divsChild>
            <w:div w:id="260140257">
              <w:marLeft w:val="0"/>
              <w:marRight w:val="0"/>
              <w:marTop w:val="0"/>
              <w:marBottom w:val="0"/>
              <w:divBdr>
                <w:top w:val="none" w:sz="0" w:space="0" w:color="auto"/>
                <w:left w:val="none" w:sz="0" w:space="0" w:color="auto"/>
                <w:bottom w:val="none" w:sz="0" w:space="0" w:color="auto"/>
                <w:right w:val="none" w:sz="0" w:space="0" w:color="auto"/>
              </w:divBdr>
              <w:divsChild>
                <w:div w:id="1912962601">
                  <w:marLeft w:val="0"/>
                  <w:marRight w:val="0"/>
                  <w:marTop w:val="0"/>
                  <w:marBottom w:val="0"/>
                  <w:divBdr>
                    <w:top w:val="none" w:sz="0" w:space="0" w:color="auto"/>
                    <w:left w:val="none" w:sz="0" w:space="0" w:color="auto"/>
                    <w:bottom w:val="none" w:sz="0" w:space="0" w:color="auto"/>
                    <w:right w:val="none" w:sz="0" w:space="0" w:color="auto"/>
                  </w:divBdr>
                </w:div>
              </w:divsChild>
            </w:div>
            <w:div w:id="387845533">
              <w:marLeft w:val="0"/>
              <w:marRight w:val="0"/>
              <w:marTop w:val="0"/>
              <w:marBottom w:val="0"/>
              <w:divBdr>
                <w:top w:val="none" w:sz="0" w:space="0" w:color="auto"/>
                <w:left w:val="none" w:sz="0" w:space="0" w:color="auto"/>
                <w:bottom w:val="none" w:sz="0" w:space="0" w:color="auto"/>
                <w:right w:val="none" w:sz="0" w:space="0" w:color="auto"/>
              </w:divBdr>
              <w:divsChild>
                <w:div w:id="518741671">
                  <w:marLeft w:val="0"/>
                  <w:marRight w:val="0"/>
                  <w:marTop w:val="0"/>
                  <w:marBottom w:val="0"/>
                  <w:divBdr>
                    <w:top w:val="none" w:sz="0" w:space="0" w:color="auto"/>
                    <w:left w:val="none" w:sz="0" w:space="0" w:color="auto"/>
                    <w:bottom w:val="none" w:sz="0" w:space="0" w:color="auto"/>
                    <w:right w:val="none" w:sz="0" w:space="0" w:color="auto"/>
                  </w:divBdr>
                  <w:divsChild>
                    <w:div w:id="1177428858">
                      <w:marLeft w:val="0"/>
                      <w:marRight w:val="0"/>
                      <w:marTop w:val="0"/>
                      <w:marBottom w:val="0"/>
                      <w:divBdr>
                        <w:top w:val="none" w:sz="0" w:space="0" w:color="auto"/>
                        <w:left w:val="none" w:sz="0" w:space="0" w:color="auto"/>
                        <w:bottom w:val="none" w:sz="0" w:space="0" w:color="auto"/>
                        <w:right w:val="none" w:sz="0" w:space="0" w:color="auto"/>
                      </w:divBdr>
                      <w:divsChild>
                        <w:div w:id="13840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7287">
                  <w:marLeft w:val="0"/>
                  <w:marRight w:val="0"/>
                  <w:marTop w:val="0"/>
                  <w:marBottom w:val="0"/>
                  <w:divBdr>
                    <w:top w:val="none" w:sz="0" w:space="0" w:color="auto"/>
                    <w:left w:val="none" w:sz="0" w:space="0" w:color="auto"/>
                    <w:bottom w:val="none" w:sz="0" w:space="0" w:color="auto"/>
                    <w:right w:val="none" w:sz="0" w:space="0" w:color="auto"/>
                  </w:divBdr>
                  <w:divsChild>
                    <w:div w:id="1535003959">
                      <w:marLeft w:val="0"/>
                      <w:marRight w:val="0"/>
                      <w:marTop w:val="0"/>
                      <w:marBottom w:val="0"/>
                      <w:divBdr>
                        <w:top w:val="none" w:sz="0" w:space="0" w:color="auto"/>
                        <w:left w:val="none" w:sz="0" w:space="0" w:color="auto"/>
                        <w:bottom w:val="none" w:sz="0" w:space="0" w:color="auto"/>
                        <w:right w:val="none" w:sz="0" w:space="0" w:color="auto"/>
                      </w:divBdr>
                      <w:divsChild>
                        <w:div w:id="205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40">
                  <w:marLeft w:val="0"/>
                  <w:marRight w:val="0"/>
                  <w:marTop w:val="0"/>
                  <w:marBottom w:val="0"/>
                  <w:divBdr>
                    <w:top w:val="none" w:sz="0" w:space="0" w:color="auto"/>
                    <w:left w:val="none" w:sz="0" w:space="0" w:color="auto"/>
                    <w:bottom w:val="none" w:sz="0" w:space="0" w:color="auto"/>
                    <w:right w:val="none" w:sz="0" w:space="0" w:color="auto"/>
                  </w:divBdr>
                  <w:divsChild>
                    <w:div w:id="308100253">
                      <w:marLeft w:val="0"/>
                      <w:marRight w:val="0"/>
                      <w:marTop w:val="0"/>
                      <w:marBottom w:val="0"/>
                      <w:divBdr>
                        <w:top w:val="none" w:sz="0" w:space="0" w:color="auto"/>
                        <w:left w:val="none" w:sz="0" w:space="0" w:color="auto"/>
                        <w:bottom w:val="none" w:sz="0" w:space="0" w:color="auto"/>
                        <w:right w:val="none" w:sz="0" w:space="0" w:color="auto"/>
                      </w:divBdr>
                      <w:divsChild>
                        <w:div w:id="1788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23489">
              <w:marLeft w:val="0"/>
              <w:marRight w:val="0"/>
              <w:marTop w:val="0"/>
              <w:marBottom w:val="0"/>
              <w:divBdr>
                <w:top w:val="none" w:sz="0" w:space="0" w:color="auto"/>
                <w:left w:val="none" w:sz="0" w:space="0" w:color="auto"/>
                <w:bottom w:val="none" w:sz="0" w:space="0" w:color="auto"/>
                <w:right w:val="none" w:sz="0" w:space="0" w:color="auto"/>
              </w:divBdr>
              <w:divsChild>
                <w:div w:id="63723263">
                  <w:marLeft w:val="0"/>
                  <w:marRight w:val="0"/>
                  <w:marTop w:val="0"/>
                  <w:marBottom w:val="0"/>
                  <w:divBdr>
                    <w:top w:val="none" w:sz="0" w:space="0" w:color="auto"/>
                    <w:left w:val="none" w:sz="0" w:space="0" w:color="auto"/>
                    <w:bottom w:val="none" w:sz="0" w:space="0" w:color="auto"/>
                    <w:right w:val="none" w:sz="0" w:space="0" w:color="auto"/>
                  </w:divBdr>
                  <w:divsChild>
                    <w:div w:id="1101799236">
                      <w:marLeft w:val="0"/>
                      <w:marRight w:val="0"/>
                      <w:marTop w:val="0"/>
                      <w:marBottom w:val="0"/>
                      <w:divBdr>
                        <w:top w:val="none" w:sz="0" w:space="0" w:color="auto"/>
                        <w:left w:val="none" w:sz="0" w:space="0" w:color="auto"/>
                        <w:bottom w:val="none" w:sz="0" w:space="0" w:color="auto"/>
                        <w:right w:val="none" w:sz="0" w:space="0" w:color="auto"/>
                      </w:divBdr>
                      <w:divsChild>
                        <w:div w:id="12622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8562">
                  <w:marLeft w:val="0"/>
                  <w:marRight w:val="0"/>
                  <w:marTop w:val="0"/>
                  <w:marBottom w:val="0"/>
                  <w:divBdr>
                    <w:top w:val="none" w:sz="0" w:space="0" w:color="auto"/>
                    <w:left w:val="none" w:sz="0" w:space="0" w:color="auto"/>
                    <w:bottom w:val="none" w:sz="0" w:space="0" w:color="auto"/>
                    <w:right w:val="none" w:sz="0" w:space="0" w:color="auto"/>
                  </w:divBdr>
                  <w:divsChild>
                    <w:div w:id="1295526428">
                      <w:marLeft w:val="0"/>
                      <w:marRight w:val="0"/>
                      <w:marTop w:val="0"/>
                      <w:marBottom w:val="0"/>
                      <w:divBdr>
                        <w:top w:val="none" w:sz="0" w:space="0" w:color="auto"/>
                        <w:left w:val="none" w:sz="0" w:space="0" w:color="auto"/>
                        <w:bottom w:val="none" w:sz="0" w:space="0" w:color="auto"/>
                        <w:right w:val="none" w:sz="0" w:space="0" w:color="auto"/>
                      </w:divBdr>
                      <w:divsChild>
                        <w:div w:id="122934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00392">
              <w:marLeft w:val="0"/>
              <w:marRight w:val="0"/>
              <w:marTop w:val="0"/>
              <w:marBottom w:val="0"/>
              <w:divBdr>
                <w:top w:val="none" w:sz="0" w:space="0" w:color="auto"/>
                <w:left w:val="none" w:sz="0" w:space="0" w:color="auto"/>
                <w:bottom w:val="none" w:sz="0" w:space="0" w:color="auto"/>
                <w:right w:val="none" w:sz="0" w:space="0" w:color="auto"/>
              </w:divBdr>
              <w:divsChild>
                <w:div w:id="700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3683">
          <w:marLeft w:val="0"/>
          <w:marRight w:val="0"/>
          <w:marTop w:val="0"/>
          <w:marBottom w:val="0"/>
          <w:divBdr>
            <w:top w:val="none" w:sz="0" w:space="0" w:color="auto"/>
            <w:left w:val="none" w:sz="0" w:space="0" w:color="auto"/>
            <w:bottom w:val="none" w:sz="0" w:space="0" w:color="auto"/>
            <w:right w:val="none" w:sz="0" w:space="0" w:color="auto"/>
          </w:divBdr>
          <w:divsChild>
            <w:div w:id="1090539837">
              <w:marLeft w:val="0"/>
              <w:marRight w:val="0"/>
              <w:marTop w:val="0"/>
              <w:marBottom w:val="0"/>
              <w:divBdr>
                <w:top w:val="none" w:sz="0" w:space="0" w:color="auto"/>
                <w:left w:val="none" w:sz="0" w:space="0" w:color="auto"/>
                <w:bottom w:val="none" w:sz="0" w:space="0" w:color="auto"/>
                <w:right w:val="none" w:sz="0" w:space="0" w:color="auto"/>
              </w:divBdr>
              <w:divsChild>
                <w:div w:id="1479880108">
                  <w:marLeft w:val="0"/>
                  <w:marRight w:val="0"/>
                  <w:marTop w:val="0"/>
                  <w:marBottom w:val="0"/>
                  <w:divBdr>
                    <w:top w:val="none" w:sz="0" w:space="0" w:color="auto"/>
                    <w:left w:val="none" w:sz="0" w:space="0" w:color="auto"/>
                    <w:bottom w:val="none" w:sz="0" w:space="0" w:color="auto"/>
                    <w:right w:val="none" w:sz="0" w:space="0" w:color="auto"/>
                  </w:divBdr>
                </w:div>
              </w:divsChild>
            </w:div>
            <w:div w:id="1419446064">
              <w:marLeft w:val="0"/>
              <w:marRight w:val="0"/>
              <w:marTop w:val="0"/>
              <w:marBottom w:val="0"/>
              <w:divBdr>
                <w:top w:val="none" w:sz="0" w:space="0" w:color="auto"/>
                <w:left w:val="none" w:sz="0" w:space="0" w:color="auto"/>
                <w:bottom w:val="none" w:sz="0" w:space="0" w:color="auto"/>
                <w:right w:val="none" w:sz="0" w:space="0" w:color="auto"/>
              </w:divBdr>
              <w:divsChild>
                <w:div w:id="155194533">
                  <w:marLeft w:val="0"/>
                  <w:marRight w:val="0"/>
                  <w:marTop w:val="0"/>
                  <w:marBottom w:val="0"/>
                  <w:divBdr>
                    <w:top w:val="none" w:sz="0" w:space="0" w:color="auto"/>
                    <w:left w:val="none" w:sz="0" w:space="0" w:color="auto"/>
                    <w:bottom w:val="none" w:sz="0" w:space="0" w:color="auto"/>
                    <w:right w:val="none" w:sz="0" w:space="0" w:color="auto"/>
                  </w:divBdr>
                  <w:divsChild>
                    <w:div w:id="1655530450">
                      <w:marLeft w:val="0"/>
                      <w:marRight w:val="0"/>
                      <w:marTop w:val="0"/>
                      <w:marBottom w:val="0"/>
                      <w:divBdr>
                        <w:top w:val="none" w:sz="0" w:space="0" w:color="auto"/>
                        <w:left w:val="none" w:sz="0" w:space="0" w:color="auto"/>
                        <w:bottom w:val="none" w:sz="0" w:space="0" w:color="auto"/>
                        <w:right w:val="none" w:sz="0" w:space="0" w:color="auto"/>
                      </w:divBdr>
                      <w:divsChild>
                        <w:div w:id="17091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8051">
                  <w:marLeft w:val="0"/>
                  <w:marRight w:val="0"/>
                  <w:marTop w:val="0"/>
                  <w:marBottom w:val="0"/>
                  <w:divBdr>
                    <w:top w:val="none" w:sz="0" w:space="0" w:color="auto"/>
                    <w:left w:val="none" w:sz="0" w:space="0" w:color="auto"/>
                    <w:bottom w:val="none" w:sz="0" w:space="0" w:color="auto"/>
                    <w:right w:val="none" w:sz="0" w:space="0" w:color="auto"/>
                  </w:divBdr>
                  <w:divsChild>
                    <w:div w:id="1591506606">
                      <w:marLeft w:val="0"/>
                      <w:marRight w:val="0"/>
                      <w:marTop w:val="0"/>
                      <w:marBottom w:val="0"/>
                      <w:divBdr>
                        <w:top w:val="none" w:sz="0" w:space="0" w:color="auto"/>
                        <w:left w:val="none" w:sz="0" w:space="0" w:color="auto"/>
                        <w:bottom w:val="none" w:sz="0" w:space="0" w:color="auto"/>
                        <w:right w:val="none" w:sz="0" w:space="0" w:color="auto"/>
                      </w:divBdr>
                      <w:divsChild>
                        <w:div w:id="13370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4216">
                  <w:marLeft w:val="0"/>
                  <w:marRight w:val="0"/>
                  <w:marTop w:val="0"/>
                  <w:marBottom w:val="0"/>
                  <w:divBdr>
                    <w:top w:val="none" w:sz="0" w:space="0" w:color="auto"/>
                    <w:left w:val="none" w:sz="0" w:space="0" w:color="auto"/>
                    <w:bottom w:val="none" w:sz="0" w:space="0" w:color="auto"/>
                    <w:right w:val="none" w:sz="0" w:space="0" w:color="auto"/>
                  </w:divBdr>
                  <w:divsChild>
                    <w:div w:id="765929719">
                      <w:marLeft w:val="0"/>
                      <w:marRight w:val="0"/>
                      <w:marTop w:val="0"/>
                      <w:marBottom w:val="0"/>
                      <w:divBdr>
                        <w:top w:val="none" w:sz="0" w:space="0" w:color="auto"/>
                        <w:left w:val="none" w:sz="0" w:space="0" w:color="auto"/>
                        <w:bottom w:val="none" w:sz="0" w:space="0" w:color="auto"/>
                        <w:right w:val="none" w:sz="0" w:space="0" w:color="auto"/>
                      </w:divBdr>
                      <w:divsChild>
                        <w:div w:id="9261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6862">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sChild>
                        <w:div w:id="10363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256">
                  <w:marLeft w:val="0"/>
                  <w:marRight w:val="0"/>
                  <w:marTop w:val="0"/>
                  <w:marBottom w:val="0"/>
                  <w:divBdr>
                    <w:top w:val="none" w:sz="0" w:space="0" w:color="auto"/>
                    <w:left w:val="none" w:sz="0" w:space="0" w:color="auto"/>
                    <w:bottom w:val="none" w:sz="0" w:space="0" w:color="auto"/>
                    <w:right w:val="none" w:sz="0" w:space="0" w:color="auto"/>
                  </w:divBdr>
                  <w:divsChild>
                    <w:div w:id="1730962031">
                      <w:marLeft w:val="0"/>
                      <w:marRight w:val="0"/>
                      <w:marTop w:val="0"/>
                      <w:marBottom w:val="0"/>
                      <w:divBdr>
                        <w:top w:val="none" w:sz="0" w:space="0" w:color="auto"/>
                        <w:left w:val="none" w:sz="0" w:space="0" w:color="auto"/>
                        <w:bottom w:val="none" w:sz="0" w:space="0" w:color="auto"/>
                        <w:right w:val="none" w:sz="0" w:space="0" w:color="auto"/>
                      </w:divBdr>
                      <w:divsChild>
                        <w:div w:id="19664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5601">
                  <w:marLeft w:val="0"/>
                  <w:marRight w:val="0"/>
                  <w:marTop w:val="0"/>
                  <w:marBottom w:val="0"/>
                  <w:divBdr>
                    <w:top w:val="none" w:sz="0" w:space="0" w:color="auto"/>
                    <w:left w:val="none" w:sz="0" w:space="0" w:color="auto"/>
                    <w:bottom w:val="none" w:sz="0" w:space="0" w:color="auto"/>
                    <w:right w:val="none" w:sz="0" w:space="0" w:color="auto"/>
                  </w:divBdr>
                  <w:divsChild>
                    <w:div w:id="2051614826">
                      <w:marLeft w:val="0"/>
                      <w:marRight w:val="0"/>
                      <w:marTop w:val="0"/>
                      <w:marBottom w:val="0"/>
                      <w:divBdr>
                        <w:top w:val="none" w:sz="0" w:space="0" w:color="auto"/>
                        <w:left w:val="none" w:sz="0" w:space="0" w:color="auto"/>
                        <w:bottom w:val="none" w:sz="0" w:space="0" w:color="auto"/>
                        <w:right w:val="none" w:sz="0" w:space="0" w:color="auto"/>
                      </w:divBdr>
                      <w:divsChild>
                        <w:div w:id="10061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47322">
          <w:marLeft w:val="0"/>
          <w:marRight w:val="0"/>
          <w:marTop w:val="0"/>
          <w:marBottom w:val="0"/>
          <w:divBdr>
            <w:top w:val="none" w:sz="0" w:space="0" w:color="auto"/>
            <w:left w:val="none" w:sz="0" w:space="0" w:color="auto"/>
            <w:bottom w:val="none" w:sz="0" w:space="0" w:color="auto"/>
            <w:right w:val="none" w:sz="0" w:space="0" w:color="auto"/>
          </w:divBdr>
          <w:divsChild>
            <w:div w:id="75564774">
              <w:marLeft w:val="0"/>
              <w:marRight w:val="0"/>
              <w:marTop w:val="0"/>
              <w:marBottom w:val="0"/>
              <w:divBdr>
                <w:top w:val="none" w:sz="0" w:space="0" w:color="auto"/>
                <w:left w:val="none" w:sz="0" w:space="0" w:color="auto"/>
                <w:bottom w:val="none" w:sz="0" w:space="0" w:color="auto"/>
                <w:right w:val="none" w:sz="0" w:space="0" w:color="auto"/>
              </w:divBdr>
              <w:divsChild>
                <w:div w:id="98765491">
                  <w:marLeft w:val="0"/>
                  <w:marRight w:val="0"/>
                  <w:marTop w:val="0"/>
                  <w:marBottom w:val="0"/>
                  <w:divBdr>
                    <w:top w:val="none" w:sz="0" w:space="0" w:color="auto"/>
                    <w:left w:val="none" w:sz="0" w:space="0" w:color="auto"/>
                    <w:bottom w:val="none" w:sz="0" w:space="0" w:color="auto"/>
                    <w:right w:val="none" w:sz="0" w:space="0" w:color="auto"/>
                  </w:divBdr>
                  <w:divsChild>
                    <w:div w:id="46733290">
                      <w:marLeft w:val="0"/>
                      <w:marRight w:val="0"/>
                      <w:marTop w:val="0"/>
                      <w:marBottom w:val="0"/>
                      <w:divBdr>
                        <w:top w:val="none" w:sz="0" w:space="0" w:color="auto"/>
                        <w:left w:val="none" w:sz="0" w:space="0" w:color="auto"/>
                        <w:bottom w:val="none" w:sz="0" w:space="0" w:color="auto"/>
                        <w:right w:val="none" w:sz="0" w:space="0" w:color="auto"/>
                      </w:divBdr>
                      <w:divsChild>
                        <w:div w:id="11605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1691">
                  <w:marLeft w:val="0"/>
                  <w:marRight w:val="0"/>
                  <w:marTop w:val="0"/>
                  <w:marBottom w:val="0"/>
                  <w:divBdr>
                    <w:top w:val="none" w:sz="0" w:space="0" w:color="auto"/>
                    <w:left w:val="none" w:sz="0" w:space="0" w:color="auto"/>
                    <w:bottom w:val="none" w:sz="0" w:space="0" w:color="auto"/>
                    <w:right w:val="none" w:sz="0" w:space="0" w:color="auto"/>
                  </w:divBdr>
                  <w:divsChild>
                    <w:div w:id="1048266867">
                      <w:marLeft w:val="0"/>
                      <w:marRight w:val="0"/>
                      <w:marTop w:val="0"/>
                      <w:marBottom w:val="0"/>
                      <w:divBdr>
                        <w:top w:val="none" w:sz="0" w:space="0" w:color="auto"/>
                        <w:left w:val="none" w:sz="0" w:space="0" w:color="auto"/>
                        <w:bottom w:val="none" w:sz="0" w:space="0" w:color="auto"/>
                        <w:right w:val="none" w:sz="0" w:space="0" w:color="auto"/>
                      </w:divBdr>
                      <w:divsChild>
                        <w:div w:id="10428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9818">
                  <w:marLeft w:val="0"/>
                  <w:marRight w:val="0"/>
                  <w:marTop w:val="0"/>
                  <w:marBottom w:val="0"/>
                  <w:divBdr>
                    <w:top w:val="none" w:sz="0" w:space="0" w:color="auto"/>
                    <w:left w:val="none" w:sz="0" w:space="0" w:color="auto"/>
                    <w:bottom w:val="none" w:sz="0" w:space="0" w:color="auto"/>
                    <w:right w:val="none" w:sz="0" w:space="0" w:color="auto"/>
                  </w:divBdr>
                  <w:divsChild>
                    <w:div w:id="1905068048">
                      <w:marLeft w:val="0"/>
                      <w:marRight w:val="0"/>
                      <w:marTop w:val="0"/>
                      <w:marBottom w:val="0"/>
                      <w:divBdr>
                        <w:top w:val="none" w:sz="0" w:space="0" w:color="auto"/>
                        <w:left w:val="none" w:sz="0" w:space="0" w:color="auto"/>
                        <w:bottom w:val="none" w:sz="0" w:space="0" w:color="auto"/>
                        <w:right w:val="none" w:sz="0" w:space="0" w:color="auto"/>
                      </w:divBdr>
                      <w:divsChild>
                        <w:div w:id="5306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8076">
              <w:marLeft w:val="0"/>
              <w:marRight w:val="0"/>
              <w:marTop w:val="0"/>
              <w:marBottom w:val="0"/>
              <w:divBdr>
                <w:top w:val="none" w:sz="0" w:space="0" w:color="auto"/>
                <w:left w:val="none" w:sz="0" w:space="0" w:color="auto"/>
                <w:bottom w:val="none" w:sz="0" w:space="0" w:color="auto"/>
                <w:right w:val="none" w:sz="0" w:space="0" w:color="auto"/>
              </w:divBdr>
              <w:divsChild>
                <w:div w:id="1131747203">
                  <w:marLeft w:val="0"/>
                  <w:marRight w:val="0"/>
                  <w:marTop w:val="0"/>
                  <w:marBottom w:val="0"/>
                  <w:divBdr>
                    <w:top w:val="none" w:sz="0" w:space="0" w:color="auto"/>
                    <w:left w:val="none" w:sz="0" w:space="0" w:color="auto"/>
                    <w:bottom w:val="none" w:sz="0" w:space="0" w:color="auto"/>
                    <w:right w:val="none" w:sz="0" w:space="0" w:color="auto"/>
                  </w:divBdr>
                </w:div>
              </w:divsChild>
            </w:div>
            <w:div w:id="1155950316">
              <w:marLeft w:val="0"/>
              <w:marRight w:val="0"/>
              <w:marTop w:val="0"/>
              <w:marBottom w:val="0"/>
              <w:divBdr>
                <w:top w:val="none" w:sz="0" w:space="0" w:color="auto"/>
                <w:left w:val="none" w:sz="0" w:space="0" w:color="auto"/>
                <w:bottom w:val="none" w:sz="0" w:space="0" w:color="auto"/>
                <w:right w:val="none" w:sz="0" w:space="0" w:color="auto"/>
              </w:divBdr>
              <w:divsChild>
                <w:div w:id="1510556431">
                  <w:marLeft w:val="0"/>
                  <w:marRight w:val="0"/>
                  <w:marTop w:val="0"/>
                  <w:marBottom w:val="0"/>
                  <w:divBdr>
                    <w:top w:val="none" w:sz="0" w:space="0" w:color="auto"/>
                    <w:left w:val="none" w:sz="0" w:space="0" w:color="auto"/>
                    <w:bottom w:val="none" w:sz="0" w:space="0" w:color="auto"/>
                    <w:right w:val="none" w:sz="0" w:space="0" w:color="auto"/>
                  </w:divBdr>
                </w:div>
              </w:divsChild>
            </w:div>
            <w:div w:id="1782257494">
              <w:marLeft w:val="0"/>
              <w:marRight w:val="0"/>
              <w:marTop w:val="0"/>
              <w:marBottom w:val="0"/>
              <w:divBdr>
                <w:top w:val="none" w:sz="0" w:space="0" w:color="auto"/>
                <w:left w:val="none" w:sz="0" w:space="0" w:color="auto"/>
                <w:bottom w:val="none" w:sz="0" w:space="0" w:color="auto"/>
                <w:right w:val="none" w:sz="0" w:space="0" w:color="auto"/>
              </w:divBdr>
              <w:divsChild>
                <w:div w:id="178277517">
                  <w:marLeft w:val="0"/>
                  <w:marRight w:val="0"/>
                  <w:marTop w:val="0"/>
                  <w:marBottom w:val="0"/>
                  <w:divBdr>
                    <w:top w:val="none" w:sz="0" w:space="0" w:color="auto"/>
                    <w:left w:val="none" w:sz="0" w:space="0" w:color="auto"/>
                    <w:bottom w:val="none" w:sz="0" w:space="0" w:color="auto"/>
                    <w:right w:val="none" w:sz="0" w:space="0" w:color="auto"/>
                  </w:divBdr>
                  <w:divsChild>
                    <w:div w:id="1210610920">
                      <w:marLeft w:val="0"/>
                      <w:marRight w:val="0"/>
                      <w:marTop w:val="0"/>
                      <w:marBottom w:val="0"/>
                      <w:divBdr>
                        <w:top w:val="none" w:sz="0" w:space="0" w:color="auto"/>
                        <w:left w:val="none" w:sz="0" w:space="0" w:color="auto"/>
                        <w:bottom w:val="none" w:sz="0" w:space="0" w:color="auto"/>
                        <w:right w:val="none" w:sz="0" w:space="0" w:color="auto"/>
                      </w:divBdr>
                      <w:divsChild>
                        <w:div w:id="12429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6112">
                  <w:marLeft w:val="0"/>
                  <w:marRight w:val="0"/>
                  <w:marTop w:val="0"/>
                  <w:marBottom w:val="0"/>
                  <w:divBdr>
                    <w:top w:val="none" w:sz="0" w:space="0" w:color="auto"/>
                    <w:left w:val="none" w:sz="0" w:space="0" w:color="auto"/>
                    <w:bottom w:val="none" w:sz="0" w:space="0" w:color="auto"/>
                    <w:right w:val="none" w:sz="0" w:space="0" w:color="auto"/>
                  </w:divBdr>
                  <w:divsChild>
                    <w:div w:id="2078085125">
                      <w:marLeft w:val="0"/>
                      <w:marRight w:val="0"/>
                      <w:marTop w:val="0"/>
                      <w:marBottom w:val="0"/>
                      <w:divBdr>
                        <w:top w:val="none" w:sz="0" w:space="0" w:color="auto"/>
                        <w:left w:val="none" w:sz="0" w:space="0" w:color="auto"/>
                        <w:bottom w:val="none" w:sz="0" w:space="0" w:color="auto"/>
                        <w:right w:val="none" w:sz="0" w:space="0" w:color="auto"/>
                      </w:divBdr>
                      <w:divsChild>
                        <w:div w:id="20294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15385">
          <w:marLeft w:val="0"/>
          <w:marRight w:val="0"/>
          <w:marTop w:val="0"/>
          <w:marBottom w:val="0"/>
          <w:divBdr>
            <w:top w:val="none" w:sz="0" w:space="0" w:color="auto"/>
            <w:left w:val="none" w:sz="0" w:space="0" w:color="auto"/>
            <w:bottom w:val="none" w:sz="0" w:space="0" w:color="auto"/>
            <w:right w:val="none" w:sz="0" w:space="0" w:color="auto"/>
          </w:divBdr>
          <w:divsChild>
            <w:div w:id="1206916762">
              <w:marLeft w:val="0"/>
              <w:marRight w:val="0"/>
              <w:marTop w:val="0"/>
              <w:marBottom w:val="0"/>
              <w:divBdr>
                <w:top w:val="none" w:sz="0" w:space="0" w:color="auto"/>
                <w:left w:val="none" w:sz="0" w:space="0" w:color="auto"/>
                <w:bottom w:val="none" w:sz="0" w:space="0" w:color="auto"/>
                <w:right w:val="none" w:sz="0" w:space="0" w:color="auto"/>
              </w:divBdr>
              <w:divsChild>
                <w:div w:id="1257668248">
                  <w:marLeft w:val="0"/>
                  <w:marRight w:val="0"/>
                  <w:marTop w:val="0"/>
                  <w:marBottom w:val="0"/>
                  <w:divBdr>
                    <w:top w:val="none" w:sz="0" w:space="0" w:color="auto"/>
                    <w:left w:val="none" w:sz="0" w:space="0" w:color="auto"/>
                    <w:bottom w:val="none" w:sz="0" w:space="0" w:color="auto"/>
                    <w:right w:val="none" w:sz="0" w:space="0" w:color="auto"/>
                  </w:divBdr>
                </w:div>
              </w:divsChild>
            </w:div>
            <w:div w:id="1317687097">
              <w:marLeft w:val="0"/>
              <w:marRight w:val="0"/>
              <w:marTop w:val="0"/>
              <w:marBottom w:val="0"/>
              <w:divBdr>
                <w:top w:val="none" w:sz="0" w:space="0" w:color="auto"/>
                <w:left w:val="none" w:sz="0" w:space="0" w:color="auto"/>
                <w:bottom w:val="none" w:sz="0" w:space="0" w:color="auto"/>
                <w:right w:val="none" w:sz="0" w:space="0" w:color="auto"/>
              </w:divBdr>
              <w:divsChild>
                <w:div w:id="104619083">
                  <w:marLeft w:val="0"/>
                  <w:marRight w:val="0"/>
                  <w:marTop w:val="0"/>
                  <w:marBottom w:val="0"/>
                  <w:divBdr>
                    <w:top w:val="none" w:sz="0" w:space="0" w:color="auto"/>
                    <w:left w:val="none" w:sz="0" w:space="0" w:color="auto"/>
                    <w:bottom w:val="none" w:sz="0" w:space="0" w:color="auto"/>
                    <w:right w:val="none" w:sz="0" w:space="0" w:color="auto"/>
                  </w:divBdr>
                  <w:divsChild>
                    <w:div w:id="2132699997">
                      <w:marLeft w:val="0"/>
                      <w:marRight w:val="0"/>
                      <w:marTop w:val="0"/>
                      <w:marBottom w:val="0"/>
                      <w:divBdr>
                        <w:top w:val="none" w:sz="0" w:space="0" w:color="auto"/>
                        <w:left w:val="none" w:sz="0" w:space="0" w:color="auto"/>
                        <w:bottom w:val="none" w:sz="0" w:space="0" w:color="auto"/>
                        <w:right w:val="none" w:sz="0" w:space="0" w:color="auto"/>
                      </w:divBdr>
                    </w:div>
                  </w:divsChild>
                </w:div>
                <w:div w:id="107895726">
                  <w:marLeft w:val="0"/>
                  <w:marRight w:val="0"/>
                  <w:marTop w:val="0"/>
                  <w:marBottom w:val="0"/>
                  <w:divBdr>
                    <w:top w:val="none" w:sz="0" w:space="0" w:color="auto"/>
                    <w:left w:val="none" w:sz="0" w:space="0" w:color="auto"/>
                    <w:bottom w:val="none" w:sz="0" w:space="0" w:color="auto"/>
                    <w:right w:val="none" w:sz="0" w:space="0" w:color="auto"/>
                  </w:divBdr>
                  <w:divsChild>
                    <w:div w:id="2098399243">
                      <w:marLeft w:val="0"/>
                      <w:marRight w:val="0"/>
                      <w:marTop w:val="0"/>
                      <w:marBottom w:val="0"/>
                      <w:divBdr>
                        <w:top w:val="none" w:sz="0" w:space="0" w:color="auto"/>
                        <w:left w:val="none" w:sz="0" w:space="0" w:color="auto"/>
                        <w:bottom w:val="none" w:sz="0" w:space="0" w:color="auto"/>
                        <w:right w:val="none" w:sz="0" w:space="0" w:color="auto"/>
                      </w:divBdr>
                    </w:div>
                  </w:divsChild>
                </w:div>
                <w:div w:id="164904214">
                  <w:marLeft w:val="0"/>
                  <w:marRight w:val="0"/>
                  <w:marTop w:val="0"/>
                  <w:marBottom w:val="0"/>
                  <w:divBdr>
                    <w:top w:val="none" w:sz="0" w:space="0" w:color="auto"/>
                    <w:left w:val="none" w:sz="0" w:space="0" w:color="auto"/>
                    <w:bottom w:val="none" w:sz="0" w:space="0" w:color="auto"/>
                    <w:right w:val="none" w:sz="0" w:space="0" w:color="auto"/>
                  </w:divBdr>
                  <w:divsChild>
                    <w:div w:id="1852404297">
                      <w:marLeft w:val="0"/>
                      <w:marRight w:val="0"/>
                      <w:marTop w:val="0"/>
                      <w:marBottom w:val="0"/>
                      <w:divBdr>
                        <w:top w:val="none" w:sz="0" w:space="0" w:color="auto"/>
                        <w:left w:val="none" w:sz="0" w:space="0" w:color="auto"/>
                        <w:bottom w:val="none" w:sz="0" w:space="0" w:color="auto"/>
                        <w:right w:val="none" w:sz="0" w:space="0" w:color="auto"/>
                      </w:divBdr>
                    </w:div>
                  </w:divsChild>
                </w:div>
                <w:div w:id="176846819">
                  <w:marLeft w:val="0"/>
                  <w:marRight w:val="0"/>
                  <w:marTop w:val="0"/>
                  <w:marBottom w:val="0"/>
                  <w:divBdr>
                    <w:top w:val="none" w:sz="0" w:space="0" w:color="auto"/>
                    <w:left w:val="none" w:sz="0" w:space="0" w:color="auto"/>
                    <w:bottom w:val="none" w:sz="0" w:space="0" w:color="auto"/>
                    <w:right w:val="none" w:sz="0" w:space="0" w:color="auto"/>
                  </w:divBdr>
                  <w:divsChild>
                    <w:div w:id="1038244197">
                      <w:marLeft w:val="0"/>
                      <w:marRight w:val="0"/>
                      <w:marTop w:val="0"/>
                      <w:marBottom w:val="0"/>
                      <w:divBdr>
                        <w:top w:val="none" w:sz="0" w:space="0" w:color="auto"/>
                        <w:left w:val="none" w:sz="0" w:space="0" w:color="auto"/>
                        <w:bottom w:val="none" w:sz="0" w:space="0" w:color="auto"/>
                        <w:right w:val="none" w:sz="0" w:space="0" w:color="auto"/>
                      </w:divBdr>
                    </w:div>
                  </w:divsChild>
                </w:div>
                <w:div w:id="196164418">
                  <w:marLeft w:val="0"/>
                  <w:marRight w:val="0"/>
                  <w:marTop w:val="0"/>
                  <w:marBottom w:val="0"/>
                  <w:divBdr>
                    <w:top w:val="none" w:sz="0" w:space="0" w:color="auto"/>
                    <w:left w:val="none" w:sz="0" w:space="0" w:color="auto"/>
                    <w:bottom w:val="none" w:sz="0" w:space="0" w:color="auto"/>
                    <w:right w:val="none" w:sz="0" w:space="0" w:color="auto"/>
                  </w:divBdr>
                  <w:divsChild>
                    <w:div w:id="310839724">
                      <w:marLeft w:val="0"/>
                      <w:marRight w:val="0"/>
                      <w:marTop w:val="0"/>
                      <w:marBottom w:val="0"/>
                      <w:divBdr>
                        <w:top w:val="none" w:sz="0" w:space="0" w:color="auto"/>
                        <w:left w:val="none" w:sz="0" w:space="0" w:color="auto"/>
                        <w:bottom w:val="none" w:sz="0" w:space="0" w:color="auto"/>
                        <w:right w:val="none" w:sz="0" w:space="0" w:color="auto"/>
                      </w:divBdr>
                    </w:div>
                  </w:divsChild>
                </w:div>
                <w:div w:id="201476424">
                  <w:marLeft w:val="0"/>
                  <w:marRight w:val="0"/>
                  <w:marTop w:val="0"/>
                  <w:marBottom w:val="0"/>
                  <w:divBdr>
                    <w:top w:val="none" w:sz="0" w:space="0" w:color="auto"/>
                    <w:left w:val="none" w:sz="0" w:space="0" w:color="auto"/>
                    <w:bottom w:val="none" w:sz="0" w:space="0" w:color="auto"/>
                    <w:right w:val="none" w:sz="0" w:space="0" w:color="auto"/>
                  </w:divBdr>
                  <w:divsChild>
                    <w:div w:id="1355154389">
                      <w:marLeft w:val="0"/>
                      <w:marRight w:val="0"/>
                      <w:marTop w:val="0"/>
                      <w:marBottom w:val="0"/>
                      <w:divBdr>
                        <w:top w:val="none" w:sz="0" w:space="0" w:color="auto"/>
                        <w:left w:val="none" w:sz="0" w:space="0" w:color="auto"/>
                        <w:bottom w:val="none" w:sz="0" w:space="0" w:color="auto"/>
                        <w:right w:val="none" w:sz="0" w:space="0" w:color="auto"/>
                      </w:divBdr>
                    </w:div>
                  </w:divsChild>
                </w:div>
                <w:div w:id="310869856">
                  <w:marLeft w:val="0"/>
                  <w:marRight w:val="0"/>
                  <w:marTop w:val="0"/>
                  <w:marBottom w:val="0"/>
                  <w:divBdr>
                    <w:top w:val="none" w:sz="0" w:space="0" w:color="auto"/>
                    <w:left w:val="none" w:sz="0" w:space="0" w:color="auto"/>
                    <w:bottom w:val="none" w:sz="0" w:space="0" w:color="auto"/>
                    <w:right w:val="none" w:sz="0" w:space="0" w:color="auto"/>
                  </w:divBdr>
                  <w:divsChild>
                    <w:div w:id="1354264337">
                      <w:marLeft w:val="0"/>
                      <w:marRight w:val="0"/>
                      <w:marTop w:val="0"/>
                      <w:marBottom w:val="0"/>
                      <w:divBdr>
                        <w:top w:val="none" w:sz="0" w:space="0" w:color="auto"/>
                        <w:left w:val="none" w:sz="0" w:space="0" w:color="auto"/>
                        <w:bottom w:val="none" w:sz="0" w:space="0" w:color="auto"/>
                        <w:right w:val="none" w:sz="0" w:space="0" w:color="auto"/>
                      </w:divBdr>
                    </w:div>
                  </w:divsChild>
                </w:div>
                <w:div w:id="489752240">
                  <w:marLeft w:val="0"/>
                  <w:marRight w:val="0"/>
                  <w:marTop w:val="0"/>
                  <w:marBottom w:val="0"/>
                  <w:divBdr>
                    <w:top w:val="none" w:sz="0" w:space="0" w:color="auto"/>
                    <w:left w:val="none" w:sz="0" w:space="0" w:color="auto"/>
                    <w:bottom w:val="none" w:sz="0" w:space="0" w:color="auto"/>
                    <w:right w:val="none" w:sz="0" w:space="0" w:color="auto"/>
                  </w:divBdr>
                  <w:divsChild>
                    <w:div w:id="1808664123">
                      <w:marLeft w:val="0"/>
                      <w:marRight w:val="0"/>
                      <w:marTop w:val="0"/>
                      <w:marBottom w:val="0"/>
                      <w:divBdr>
                        <w:top w:val="none" w:sz="0" w:space="0" w:color="auto"/>
                        <w:left w:val="none" w:sz="0" w:space="0" w:color="auto"/>
                        <w:bottom w:val="none" w:sz="0" w:space="0" w:color="auto"/>
                        <w:right w:val="none" w:sz="0" w:space="0" w:color="auto"/>
                      </w:divBdr>
                    </w:div>
                  </w:divsChild>
                </w:div>
                <w:div w:id="635066954">
                  <w:marLeft w:val="0"/>
                  <w:marRight w:val="0"/>
                  <w:marTop w:val="0"/>
                  <w:marBottom w:val="0"/>
                  <w:divBdr>
                    <w:top w:val="none" w:sz="0" w:space="0" w:color="auto"/>
                    <w:left w:val="none" w:sz="0" w:space="0" w:color="auto"/>
                    <w:bottom w:val="none" w:sz="0" w:space="0" w:color="auto"/>
                    <w:right w:val="none" w:sz="0" w:space="0" w:color="auto"/>
                  </w:divBdr>
                  <w:divsChild>
                    <w:div w:id="921567433">
                      <w:marLeft w:val="0"/>
                      <w:marRight w:val="0"/>
                      <w:marTop w:val="0"/>
                      <w:marBottom w:val="0"/>
                      <w:divBdr>
                        <w:top w:val="none" w:sz="0" w:space="0" w:color="auto"/>
                        <w:left w:val="none" w:sz="0" w:space="0" w:color="auto"/>
                        <w:bottom w:val="none" w:sz="0" w:space="0" w:color="auto"/>
                        <w:right w:val="none" w:sz="0" w:space="0" w:color="auto"/>
                      </w:divBdr>
                    </w:div>
                  </w:divsChild>
                </w:div>
                <w:div w:id="694114632">
                  <w:marLeft w:val="0"/>
                  <w:marRight w:val="0"/>
                  <w:marTop w:val="0"/>
                  <w:marBottom w:val="0"/>
                  <w:divBdr>
                    <w:top w:val="none" w:sz="0" w:space="0" w:color="auto"/>
                    <w:left w:val="none" w:sz="0" w:space="0" w:color="auto"/>
                    <w:bottom w:val="none" w:sz="0" w:space="0" w:color="auto"/>
                    <w:right w:val="none" w:sz="0" w:space="0" w:color="auto"/>
                  </w:divBdr>
                  <w:divsChild>
                    <w:div w:id="420104692">
                      <w:marLeft w:val="0"/>
                      <w:marRight w:val="0"/>
                      <w:marTop w:val="0"/>
                      <w:marBottom w:val="0"/>
                      <w:divBdr>
                        <w:top w:val="none" w:sz="0" w:space="0" w:color="auto"/>
                        <w:left w:val="none" w:sz="0" w:space="0" w:color="auto"/>
                        <w:bottom w:val="none" w:sz="0" w:space="0" w:color="auto"/>
                        <w:right w:val="none" w:sz="0" w:space="0" w:color="auto"/>
                      </w:divBdr>
                    </w:div>
                  </w:divsChild>
                </w:div>
                <w:div w:id="776100914">
                  <w:marLeft w:val="0"/>
                  <w:marRight w:val="0"/>
                  <w:marTop w:val="0"/>
                  <w:marBottom w:val="0"/>
                  <w:divBdr>
                    <w:top w:val="none" w:sz="0" w:space="0" w:color="auto"/>
                    <w:left w:val="none" w:sz="0" w:space="0" w:color="auto"/>
                    <w:bottom w:val="none" w:sz="0" w:space="0" w:color="auto"/>
                    <w:right w:val="none" w:sz="0" w:space="0" w:color="auto"/>
                  </w:divBdr>
                  <w:divsChild>
                    <w:div w:id="1816793861">
                      <w:marLeft w:val="0"/>
                      <w:marRight w:val="0"/>
                      <w:marTop w:val="0"/>
                      <w:marBottom w:val="0"/>
                      <w:divBdr>
                        <w:top w:val="none" w:sz="0" w:space="0" w:color="auto"/>
                        <w:left w:val="none" w:sz="0" w:space="0" w:color="auto"/>
                        <w:bottom w:val="none" w:sz="0" w:space="0" w:color="auto"/>
                        <w:right w:val="none" w:sz="0" w:space="0" w:color="auto"/>
                      </w:divBdr>
                    </w:div>
                  </w:divsChild>
                </w:div>
                <w:div w:id="779833498">
                  <w:marLeft w:val="0"/>
                  <w:marRight w:val="0"/>
                  <w:marTop w:val="0"/>
                  <w:marBottom w:val="0"/>
                  <w:divBdr>
                    <w:top w:val="none" w:sz="0" w:space="0" w:color="auto"/>
                    <w:left w:val="none" w:sz="0" w:space="0" w:color="auto"/>
                    <w:bottom w:val="none" w:sz="0" w:space="0" w:color="auto"/>
                    <w:right w:val="none" w:sz="0" w:space="0" w:color="auto"/>
                  </w:divBdr>
                  <w:divsChild>
                    <w:div w:id="1942301780">
                      <w:marLeft w:val="0"/>
                      <w:marRight w:val="0"/>
                      <w:marTop w:val="0"/>
                      <w:marBottom w:val="0"/>
                      <w:divBdr>
                        <w:top w:val="none" w:sz="0" w:space="0" w:color="auto"/>
                        <w:left w:val="none" w:sz="0" w:space="0" w:color="auto"/>
                        <w:bottom w:val="none" w:sz="0" w:space="0" w:color="auto"/>
                        <w:right w:val="none" w:sz="0" w:space="0" w:color="auto"/>
                      </w:divBdr>
                    </w:div>
                  </w:divsChild>
                </w:div>
                <w:div w:id="875897398">
                  <w:marLeft w:val="0"/>
                  <w:marRight w:val="0"/>
                  <w:marTop w:val="0"/>
                  <w:marBottom w:val="0"/>
                  <w:divBdr>
                    <w:top w:val="none" w:sz="0" w:space="0" w:color="auto"/>
                    <w:left w:val="none" w:sz="0" w:space="0" w:color="auto"/>
                    <w:bottom w:val="none" w:sz="0" w:space="0" w:color="auto"/>
                    <w:right w:val="none" w:sz="0" w:space="0" w:color="auto"/>
                  </w:divBdr>
                  <w:divsChild>
                    <w:div w:id="133839877">
                      <w:marLeft w:val="0"/>
                      <w:marRight w:val="0"/>
                      <w:marTop w:val="0"/>
                      <w:marBottom w:val="0"/>
                      <w:divBdr>
                        <w:top w:val="none" w:sz="0" w:space="0" w:color="auto"/>
                        <w:left w:val="none" w:sz="0" w:space="0" w:color="auto"/>
                        <w:bottom w:val="none" w:sz="0" w:space="0" w:color="auto"/>
                        <w:right w:val="none" w:sz="0" w:space="0" w:color="auto"/>
                      </w:divBdr>
                    </w:div>
                  </w:divsChild>
                </w:div>
                <w:div w:id="906693338">
                  <w:marLeft w:val="0"/>
                  <w:marRight w:val="0"/>
                  <w:marTop w:val="0"/>
                  <w:marBottom w:val="0"/>
                  <w:divBdr>
                    <w:top w:val="none" w:sz="0" w:space="0" w:color="auto"/>
                    <w:left w:val="none" w:sz="0" w:space="0" w:color="auto"/>
                    <w:bottom w:val="none" w:sz="0" w:space="0" w:color="auto"/>
                    <w:right w:val="none" w:sz="0" w:space="0" w:color="auto"/>
                  </w:divBdr>
                  <w:divsChild>
                    <w:div w:id="118888648">
                      <w:marLeft w:val="0"/>
                      <w:marRight w:val="0"/>
                      <w:marTop w:val="0"/>
                      <w:marBottom w:val="0"/>
                      <w:divBdr>
                        <w:top w:val="none" w:sz="0" w:space="0" w:color="auto"/>
                        <w:left w:val="none" w:sz="0" w:space="0" w:color="auto"/>
                        <w:bottom w:val="none" w:sz="0" w:space="0" w:color="auto"/>
                        <w:right w:val="none" w:sz="0" w:space="0" w:color="auto"/>
                      </w:divBdr>
                    </w:div>
                  </w:divsChild>
                </w:div>
                <w:div w:id="1009990964">
                  <w:marLeft w:val="0"/>
                  <w:marRight w:val="0"/>
                  <w:marTop w:val="0"/>
                  <w:marBottom w:val="0"/>
                  <w:divBdr>
                    <w:top w:val="none" w:sz="0" w:space="0" w:color="auto"/>
                    <w:left w:val="none" w:sz="0" w:space="0" w:color="auto"/>
                    <w:bottom w:val="none" w:sz="0" w:space="0" w:color="auto"/>
                    <w:right w:val="none" w:sz="0" w:space="0" w:color="auto"/>
                  </w:divBdr>
                  <w:divsChild>
                    <w:div w:id="1451706832">
                      <w:marLeft w:val="0"/>
                      <w:marRight w:val="0"/>
                      <w:marTop w:val="0"/>
                      <w:marBottom w:val="0"/>
                      <w:divBdr>
                        <w:top w:val="none" w:sz="0" w:space="0" w:color="auto"/>
                        <w:left w:val="none" w:sz="0" w:space="0" w:color="auto"/>
                        <w:bottom w:val="none" w:sz="0" w:space="0" w:color="auto"/>
                        <w:right w:val="none" w:sz="0" w:space="0" w:color="auto"/>
                      </w:divBdr>
                    </w:div>
                  </w:divsChild>
                </w:div>
                <w:div w:id="1039088550">
                  <w:marLeft w:val="0"/>
                  <w:marRight w:val="0"/>
                  <w:marTop w:val="0"/>
                  <w:marBottom w:val="0"/>
                  <w:divBdr>
                    <w:top w:val="none" w:sz="0" w:space="0" w:color="auto"/>
                    <w:left w:val="none" w:sz="0" w:space="0" w:color="auto"/>
                    <w:bottom w:val="none" w:sz="0" w:space="0" w:color="auto"/>
                    <w:right w:val="none" w:sz="0" w:space="0" w:color="auto"/>
                  </w:divBdr>
                  <w:divsChild>
                    <w:div w:id="1261715008">
                      <w:marLeft w:val="0"/>
                      <w:marRight w:val="0"/>
                      <w:marTop w:val="0"/>
                      <w:marBottom w:val="0"/>
                      <w:divBdr>
                        <w:top w:val="none" w:sz="0" w:space="0" w:color="auto"/>
                        <w:left w:val="none" w:sz="0" w:space="0" w:color="auto"/>
                        <w:bottom w:val="none" w:sz="0" w:space="0" w:color="auto"/>
                        <w:right w:val="none" w:sz="0" w:space="0" w:color="auto"/>
                      </w:divBdr>
                    </w:div>
                  </w:divsChild>
                </w:div>
                <w:div w:id="1114061206">
                  <w:marLeft w:val="0"/>
                  <w:marRight w:val="0"/>
                  <w:marTop w:val="0"/>
                  <w:marBottom w:val="0"/>
                  <w:divBdr>
                    <w:top w:val="none" w:sz="0" w:space="0" w:color="auto"/>
                    <w:left w:val="none" w:sz="0" w:space="0" w:color="auto"/>
                    <w:bottom w:val="none" w:sz="0" w:space="0" w:color="auto"/>
                    <w:right w:val="none" w:sz="0" w:space="0" w:color="auto"/>
                  </w:divBdr>
                  <w:divsChild>
                    <w:div w:id="125396110">
                      <w:marLeft w:val="0"/>
                      <w:marRight w:val="0"/>
                      <w:marTop w:val="0"/>
                      <w:marBottom w:val="0"/>
                      <w:divBdr>
                        <w:top w:val="none" w:sz="0" w:space="0" w:color="auto"/>
                        <w:left w:val="none" w:sz="0" w:space="0" w:color="auto"/>
                        <w:bottom w:val="none" w:sz="0" w:space="0" w:color="auto"/>
                        <w:right w:val="none" w:sz="0" w:space="0" w:color="auto"/>
                      </w:divBdr>
                    </w:div>
                  </w:divsChild>
                </w:div>
                <w:div w:id="1147820225">
                  <w:marLeft w:val="0"/>
                  <w:marRight w:val="0"/>
                  <w:marTop w:val="0"/>
                  <w:marBottom w:val="0"/>
                  <w:divBdr>
                    <w:top w:val="none" w:sz="0" w:space="0" w:color="auto"/>
                    <w:left w:val="none" w:sz="0" w:space="0" w:color="auto"/>
                    <w:bottom w:val="none" w:sz="0" w:space="0" w:color="auto"/>
                    <w:right w:val="none" w:sz="0" w:space="0" w:color="auto"/>
                  </w:divBdr>
                  <w:divsChild>
                    <w:div w:id="443421342">
                      <w:marLeft w:val="0"/>
                      <w:marRight w:val="0"/>
                      <w:marTop w:val="0"/>
                      <w:marBottom w:val="0"/>
                      <w:divBdr>
                        <w:top w:val="none" w:sz="0" w:space="0" w:color="auto"/>
                        <w:left w:val="none" w:sz="0" w:space="0" w:color="auto"/>
                        <w:bottom w:val="none" w:sz="0" w:space="0" w:color="auto"/>
                        <w:right w:val="none" w:sz="0" w:space="0" w:color="auto"/>
                      </w:divBdr>
                    </w:div>
                  </w:divsChild>
                </w:div>
                <w:div w:id="1162231812">
                  <w:marLeft w:val="0"/>
                  <w:marRight w:val="0"/>
                  <w:marTop w:val="0"/>
                  <w:marBottom w:val="0"/>
                  <w:divBdr>
                    <w:top w:val="none" w:sz="0" w:space="0" w:color="auto"/>
                    <w:left w:val="none" w:sz="0" w:space="0" w:color="auto"/>
                    <w:bottom w:val="none" w:sz="0" w:space="0" w:color="auto"/>
                    <w:right w:val="none" w:sz="0" w:space="0" w:color="auto"/>
                  </w:divBdr>
                  <w:divsChild>
                    <w:div w:id="594900388">
                      <w:marLeft w:val="0"/>
                      <w:marRight w:val="0"/>
                      <w:marTop w:val="0"/>
                      <w:marBottom w:val="0"/>
                      <w:divBdr>
                        <w:top w:val="none" w:sz="0" w:space="0" w:color="auto"/>
                        <w:left w:val="none" w:sz="0" w:space="0" w:color="auto"/>
                        <w:bottom w:val="none" w:sz="0" w:space="0" w:color="auto"/>
                        <w:right w:val="none" w:sz="0" w:space="0" w:color="auto"/>
                      </w:divBdr>
                    </w:div>
                  </w:divsChild>
                </w:div>
                <w:div w:id="1163356329">
                  <w:marLeft w:val="0"/>
                  <w:marRight w:val="0"/>
                  <w:marTop w:val="0"/>
                  <w:marBottom w:val="0"/>
                  <w:divBdr>
                    <w:top w:val="none" w:sz="0" w:space="0" w:color="auto"/>
                    <w:left w:val="none" w:sz="0" w:space="0" w:color="auto"/>
                    <w:bottom w:val="none" w:sz="0" w:space="0" w:color="auto"/>
                    <w:right w:val="none" w:sz="0" w:space="0" w:color="auto"/>
                  </w:divBdr>
                  <w:divsChild>
                    <w:div w:id="1375542206">
                      <w:marLeft w:val="0"/>
                      <w:marRight w:val="0"/>
                      <w:marTop w:val="0"/>
                      <w:marBottom w:val="0"/>
                      <w:divBdr>
                        <w:top w:val="none" w:sz="0" w:space="0" w:color="auto"/>
                        <w:left w:val="none" w:sz="0" w:space="0" w:color="auto"/>
                        <w:bottom w:val="none" w:sz="0" w:space="0" w:color="auto"/>
                        <w:right w:val="none" w:sz="0" w:space="0" w:color="auto"/>
                      </w:divBdr>
                    </w:div>
                  </w:divsChild>
                </w:div>
                <w:div w:id="1309358075">
                  <w:marLeft w:val="0"/>
                  <w:marRight w:val="0"/>
                  <w:marTop w:val="0"/>
                  <w:marBottom w:val="0"/>
                  <w:divBdr>
                    <w:top w:val="none" w:sz="0" w:space="0" w:color="auto"/>
                    <w:left w:val="none" w:sz="0" w:space="0" w:color="auto"/>
                    <w:bottom w:val="none" w:sz="0" w:space="0" w:color="auto"/>
                    <w:right w:val="none" w:sz="0" w:space="0" w:color="auto"/>
                  </w:divBdr>
                  <w:divsChild>
                    <w:div w:id="577442322">
                      <w:marLeft w:val="0"/>
                      <w:marRight w:val="0"/>
                      <w:marTop w:val="0"/>
                      <w:marBottom w:val="0"/>
                      <w:divBdr>
                        <w:top w:val="none" w:sz="0" w:space="0" w:color="auto"/>
                        <w:left w:val="none" w:sz="0" w:space="0" w:color="auto"/>
                        <w:bottom w:val="none" w:sz="0" w:space="0" w:color="auto"/>
                        <w:right w:val="none" w:sz="0" w:space="0" w:color="auto"/>
                      </w:divBdr>
                    </w:div>
                  </w:divsChild>
                </w:div>
                <w:div w:id="1531147474">
                  <w:marLeft w:val="0"/>
                  <w:marRight w:val="0"/>
                  <w:marTop w:val="0"/>
                  <w:marBottom w:val="0"/>
                  <w:divBdr>
                    <w:top w:val="none" w:sz="0" w:space="0" w:color="auto"/>
                    <w:left w:val="none" w:sz="0" w:space="0" w:color="auto"/>
                    <w:bottom w:val="none" w:sz="0" w:space="0" w:color="auto"/>
                    <w:right w:val="none" w:sz="0" w:space="0" w:color="auto"/>
                  </w:divBdr>
                  <w:divsChild>
                    <w:div w:id="1991015105">
                      <w:marLeft w:val="0"/>
                      <w:marRight w:val="0"/>
                      <w:marTop w:val="0"/>
                      <w:marBottom w:val="0"/>
                      <w:divBdr>
                        <w:top w:val="none" w:sz="0" w:space="0" w:color="auto"/>
                        <w:left w:val="none" w:sz="0" w:space="0" w:color="auto"/>
                        <w:bottom w:val="none" w:sz="0" w:space="0" w:color="auto"/>
                        <w:right w:val="none" w:sz="0" w:space="0" w:color="auto"/>
                      </w:divBdr>
                    </w:div>
                  </w:divsChild>
                </w:div>
                <w:div w:id="1576472159">
                  <w:marLeft w:val="0"/>
                  <w:marRight w:val="0"/>
                  <w:marTop w:val="0"/>
                  <w:marBottom w:val="0"/>
                  <w:divBdr>
                    <w:top w:val="none" w:sz="0" w:space="0" w:color="auto"/>
                    <w:left w:val="none" w:sz="0" w:space="0" w:color="auto"/>
                    <w:bottom w:val="none" w:sz="0" w:space="0" w:color="auto"/>
                    <w:right w:val="none" w:sz="0" w:space="0" w:color="auto"/>
                  </w:divBdr>
                  <w:divsChild>
                    <w:div w:id="1694375497">
                      <w:marLeft w:val="0"/>
                      <w:marRight w:val="0"/>
                      <w:marTop w:val="0"/>
                      <w:marBottom w:val="0"/>
                      <w:divBdr>
                        <w:top w:val="none" w:sz="0" w:space="0" w:color="auto"/>
                        <w:left w:val="none" w:sz="0" w:space="0" w:color="auto"/>
                        <w:bottom w:val="none" w:sz="0" w:space="0" w:color="auto"/>
                        <w:right w:val="none" w:sz="0" w:space="0" w:color="auto"/>
                      </w:divBdr>
                    </w:div>
                  </w:divsChild>
                </w:div>
                <w:div w:id="1584099649">
                  <w:marLeft w:val="0"/>
                  <w:marRight w:val="0"/>
                  <w:marTop w:val="0"/>
                  <w:marBottom w:val="0"/>
                  <w:divBdr>
                    <w:top w:val="none" w:sz="0" w:space="0" w:color="auto"/>
                    <w:left w:val="none" w:sz="0" w:space="0" w:color="auto"/>
                    <w:bottom w:val="none" w:sz="0" w:space="0" w:color="auto"/>
                    <w:right w:val="none" w:sz="0" w:space="0" w:color="auto"/>
                  </w:divBdr>
                  <w:divsChild>
                    <w:div w:id="352152653">
                      <w:marLeft w:val="0"/>
                      <w:marRight w:val="0"/>
                      <w:marTop w:val="0"/>
                      <w:marBottom w:val="0"/>
                      <w:divBdr>
                        <w:top w:val="none" w:sz="0" w:space="0" w:color="auto"/>
                        <w:left w:val="none" w:sz="0" w:space="0" w:color="auto"/>
                        <w:bottom w:val="none" w:sz="0" w:space="0" w:color="auto"/>
                        <w:right w:val="none" w:sz="0" w:space="0" w:color="auto"/>
                      </w:divBdr>
                    </w:div>
                  </w:divsChild>
                </w:div>
                <w:div w:id="1624194563">
                  <w:marLeft w:val="0"/>
                  <w:marRight w:val="0"/>
                  <w:marTop w:val="0"/>
                  <w:marBottom w:val="0"/>
                  <w:divBdr>
                    <w:top w:val="none" w:sz="0" w:space="0" w:color="auto"/>
                    <w:left w:val="none" w:sz="0" w:space="0" w:color="auto"/>
                    <w:bottom w:val="none" w:sz="0" w:space="0" w:color="auto"/>
                    <w:right w:val="none" w:sz="0" w:space="0" w:color="auto"/>
                  </w:divBdr>
                  <w:divsChild>
                    <w:div w:id="1572038462">
                      <w:marLeft w:val="0"/>
                      <w:marRight w:val="0"/>
                      <w:marTop w:val="0"/>
                      <w:marBottom w:val="0"/>
                      <w:divBdr>
                        <w:top w:val="none" w:sz="0" w:space="0" w:color="auto"/>
                        <w:left w:val="none" w:sz="0" w:space="0" w:color="auto"/>
                        <w:bottom w:val="none" w:sz="0" w:space="0" w:color="auto"/>
                        <w:right w:val="none" w:sz="0" w:space="0" w:color="auto"/>
                      </w:divBdr>
                    </w:div>
                  </w:divsChild>
                </w:div>
                <w:div w:id="1688559445">
                  <w:marLeft w:val="0"/>
                  <w:marRight w:val="0"/>
                  <w:marTop w:val="0"/>
                  <w:marBottom w:val="0"/>
                  <w:divBdr>
                    <w:top w:val="none" w:sz="0" w:space="0" w:color="auto"/>
                    <w:left w:val="none" w:sz="0" w:space="0" w:color="auto"/>
                    <w:bottom w:val="none" w:sz="0" w:space="0" w:color="auto"/>
                    <w:right w:val="none" w:sz="0" w:space="0" w:color="auto"/>
                  </w:divBdr>
                  <w:divsChild>
                    <w:div w:id="642007908">
                      <w:marLeft w:val="0"/>
                      <w:marRight w:val="0"/>
                      <w:marTop w:val="0"/>
                      <w:marBottom w:val="0"/>
                      <w:divBdr>
                        <w:top w:val="none" w:sz="0" w:space="0" w:color="auto"/>
                        <w:left w:val="none" w:sz="0" w:space="0" w:color="auto"/>
                        <w:bottom w:val="none" w:sz="0" w:space="0" w:color="auto"/>
                        <w:right w:val="none" w:sz="0" w:space="0" w:color="auto"/>
                      </w:divBdr>
                    </w:div>
                  </w:divsChild>
                </w:div>
                <w:div w:id="1700163784">
                  <w:marLeft w:val="0"/>
                  <w:marRight w:val="0"/>
                  <w:marTop w:val="0"/>
                  <w:marBottom w:val="0"/>
                  <w:divBdr>
                    <w:top w:val="none" w:sz="0" w:space="0" w:color="auto"/>
                    <w:left w:val="none" w:sz="0" w:space="0" w:color="auto"/>
                    <w:bottom w:val="none" w:sz="0" w:space="0" w:color="auto"/>
                    <w:right w:val="none" w:sz="0" w:space="0" w:color="auto"/>
                  </w:divBdr>
                  <w:divsChild>
                    <w:div w:id="1676228121">
                      <w:marLeft w:val="0"/>
                      <w:marRight w:val="0"/>
                      <w:marTop w:val="0"/>
                      <w:marBottom w:val="0"/>
                      <w:divBdr>
                        <w:top w:val="none" w:sz="0" w:space="0" w:color="auto"/>
                        <w:left w:val="none" w:sz="0" w:space="0" w:color="auto"/>
                        <w:bottom w:val="none" w:sz="0" w:space="0" w:color="auto"/>
                        <w:right w:val="none" w:sz="0" w:space="0" w:color="auto"/>
                      </w:divBdr>
                    </w:div>
                  </w:divsChild>
                </w:div>
                <w:div w:id="1711488134">
                  <w:marLeft w:val="0"/>
                  <w:marRight w:val="0"/>
                  <w:marTop w:val="0"/>
                  <w:marBottom w:val="0"/>
                  <w:divBdr>
                    <w:top w:val="none" w:sz="0" w:space="0" w:color="auto"/>
                    <w:left w:val="none" w:sz="0" w:space="0" w:color="auto"/>
                    <w:bottom w:val="none" w:sz="0" w:space="0" w:color="auto"/>
                    <w:right w:val="none" w:sz="0" w:space="0" w:color="auto"/>
                  </w:divBdr>
                  <w:divsChild>
                    <w:div w:id="1534732740">
                      <w:marLeft w:val="0"/>
                      <w:marRight w:val="0"/>
                      <w:marTop w:val="0"/>
                      <w:marBottom w:val="0"/>
                      <w:divBdr>
                        <w:top w:val="none" w:sz="0" w:space="0" w:color="auto"/>
                        <w:left w:val="none" w:sz="0" w:space="0" w:color="auto"/>
                        <w:bottom w:val="none" w:sz="0" w:space="0" w:color="auto"/>
                        <w:right w:val="none" w:sz="0" w:space="0" w:color="auto"/>
                      </w:divBdr>
                    </w:div>
                  </w:divsChild>
                </w:div>
                <w:div w:id="1797488156">
                  <w:marLeft w:val="0"/>
                  <w:marRight w:val="0"/>
                  <w:marTop w:val="0"/>
                  <w:marBottom w:val="0"/>
                  <w:divBdr>
                    <w:top w:val="none" w:sz="0" w:space="0" w:color="auto"/>
                    <w:left w:val="none" w:sz="0" w:space="0" w:color="auto"/>
                    <w:bottom w:val="none" w:sz="0" w:space="0" w:color="auto"/>
                    <w:right w:val="none" w:sz="0" w:space="0" w:color="auto"/>
                  </w:divBdr>
                  <w:divsChild>
                    <w:div w:id="2080400110">
                      <w:marLeft w:val="0"/>
                      <w:marRight w:val="0"/>
                      <w:marTop w:val="0"/>
                      <w:marBottom w:val="0"/>
                      <w:divBdr>
                        <w:top w:val="none" w:sz="0" w:space="0" w:color="auto"/>
                        <w:left w:val="none" w:sz="0" w:space="0" w:color="auto"/>
                        <w:bottom w:val="none" w:sz="0" w:space="0" w:color="auto"/>
                        <w:right w:val="none" w:sz="0" w:space="0" w:color="auto"/>
                      </w:divBdr>
                    </w:div>
                  </w:divsChild>
                </w:div>
                <w:div w:id="1850244792">
                  <w:marLeft w:val="0"/>
                  <w:marRight w:val="0"/>
                  <w:marTop w:val="0"/>
                  <w:marBottom w:val="0"/>
                  <w:divBdr>
                    <w:top w:val="none" w:sz="0" w:space="0" w:color="auto"/>
                    <w:left w:val="none" w:sz="0" w:space="0" w:color="auto"/>
                    <w:bottom w:val="none" w:sz="0" w:space="0" w:color="auto"/>
                    <w:right w:val="none" w:sz="0" w:space="0" w:color="auto"/>
                  </w:divBdr>
                  <w:divsChild>
                    <w:div w:id="2035764679">
                      <w:marLeft w:val="0"/>
                      <w:marRight w:val="0"/>
                      <w:marTop w:val="0"/>
                      <w:marBottom w:val="0"/>
                      <w:divBdr>
                        <w:top w:val="none" w:sz="0" w:space="0" w:color="auto"/>
                        <w:left w:val="none" w:sz="0" w:space="0" w:color="auto"/>
                        <w:bottom w:val="none" w:sz="0" w:space="0" w:color="auto"/>
                        <w:right w:val="none" w:sz="0" w:space="0" w:color="auto"/>
                      </w:divBdr>
                    </w:div>
                  </w:divsChild>
                </w:div>
                <w:div w:id="1903442281">
                  <w:marLeft w:val="0"/>
                  <w:marRight w:val="0"/>
                  <w:marTop w:val="0"/>
                  <w:marBottom w:val="0"/>
                  <w:divBdr>
                    <w:top w:val="none" w:sz="0" w:space="0" w:color="auto"/>
                    <w:left w:val="none" w:sz="0" w:space="0" w:color="auto"/>
                    <w:bottom w:val="none" w:sz="0" w:space="0" w:color="auto"/>
                    <w:right w:val="none" w:sz="0" w:space="0" w:color="auto"/>
                  </w:divBdr>
                  <w:divsChild>
                    <w:div w:id="1477601163">
                      <w:marLeft w:val="0"/>
                      <w:marRight w:val="0"/>
                      <w:marTop w:val="0"/>
                      <w:marBottom w:val="0"/>
                      <w:divBdr>
                        <w:top w:val="none" w:sz="0" w:space="0" w:color="auto"/>
                        <w:left w:val="none" w:sz="0" w:space="0" w:color="auto"/>
                        <w:bottom w:val="none" w:sz="0" w:space="0" w:color="auto"/>
                        <w:right w:val="none" w:sz="0" w:space="0" w:color="auto"/>
                      </w:divBdr>
                    </w:div>
                  </w:divsChild>
                </w:div>
                <w:div w:id="1913150302">
                  <w:marLeft w:val="0"/>
                  <w:marRight w:val="0"/>
                  <w:marTop w:val="0"/>
                  <w:marBottom w:val="0"/>
                  <w:divBdr>
                    <w:top w:val="none" w:sz="0" w:space="0" w:color="auto"/>
                    <w:left w:val="none" w:sz="0" w:space="0" w:color="auto"/>
                    <w:bottom w:val="none" w:sz="0" w:space="0" w:color="auto"/>
                    <w:right w:val="none" w:sz="0" w:space="0" w:color="auto"/>
                  </w:divBdr>
                  <w:divsChild>
                    <w:div w:id="1135102010">
                      <w:marLeft w:val="0"/>
                      <w:marRight w:val="0"/>
                      <w:marTop w:val="0"/>
                      <w:marBottom w:val="0"/>
                      <w:divBdr>
                        <w:top w:val="none" w:sz="0" w:space="0" w:color="auto"/>
                        <w:left w:val="none" w:sz="0" w:space="0" w:color="auto"/>
                        <w:bottom w:val="none" w:sz="0" w:space="0" w:color="auto"/>
                        <w:right w:val="none" w:sz="0" w:space="0" w:color="auto"/>
                      </w:divBdr>
                    </w:div>
                  </w:divsChild>
                </w:div>
                <w:div w:id="1924603249">
                  <w:marLeft w:val="0"/>
                  <w:marRight w:val="0"/>
                  <w:marTop w:val="0"/>
                  <w:marBottom w:val="0"/>
                  <w:divBdr>
                    <w:top w:val="none" w:sz="0" w:space="0" w:color="auto"/>
                    <w:left w:val="none" w:sz="0" w:space="0" w:color="auto"/>
                    <w:bottom w:val="none" w:sz="0" w:space="0" w:color="auto"/>
                    <w:right w:val="none" w:sz="0" w:space="0" w:color="auto"/>
                  </w:divBdr>
                  <w:divsChild>
                    <w:div w:id="1603150343">
                      <w:marLeft w:val="0"/>
                      <w:marRight w:val="0"/>
                      <w:marTop w:val="0"/>
                      <w:marBottom w:val="0"/>
                      <w:divBdr>
                        <w:top w:val="none" w:sz="0" w:space="0" w:color="auto"/>
                        <w:left w:val="none" w:sz="0" w:space="0" w:color="auto"/>
                        <w:bottom w:val="none" w:sz="0" w:space="0" w:color="auto"/>
                        <w:right w:val="none" w:sz="0" w:space="0" w:color="auto"/>
                      </w:divBdr>
                    </w:div>
                  </w:divsChild>
                </w:div>
                <w:div w:id="1938243934">
                  <w:marLeft w:val="0"/>
                  <w:marRight w:val="0"/>
                  <w:marTop w:val="0"/>
                  <w:marBottom w:val="0"/>
                  <w:divBdr>
                    <w:top w:val="none" w:sz="0" w:space="0" w:color="auto"/>
                    <w:left w:val="none" w:sz="0" w:space="0" w:color="auto"/>
                    <w:bottom w:val="none" w:sz="0" w:space="0" w:color="auto"/>
                    <w:right w:val="none" w:sz="0" w:space="0" w:color="auto"/>
                  </w:divBdr>
                  <w:divsChild>
                    <w:div w:id="1031878770">
                      <w:marLeft w:val="0"/>
                      <w:marRight w:val="0"/>
                      <w:marTop w:val="0"/>
                      <w:marBottom w:val="0"/>
                      <w:divBdr>
                        <w:top w:val="none" w:sz="0" w:space="0" w:color="auto"/>
                        <w:left w:val="none" w:sz="0" w:space="0" w:color="auto"/>
                        <w:bottom w:val="none" w:sz="0" w:space="0" w:color="auto"/>
                        <w:right w:val="none" w:sz="0" w:space="0" w:color="auto"/>
                      </w:divBdr>
                    </w:div>
                  </w:divsChild>
                </w:div>
                <w:div w:id="1974017354">
                  <w:marLeft w:val="0"/>
                  <w:marRight w:val="0"/>
                  <w:marTop w:val="0"/>
                  <w:marBottom w:val="0"/>
                  <w:divBdr>
                    <w:top w:val="none" w:sz="0" w:space="0" w:color="auto"/>
                    <w:left w:val="none" w:sz="0" w:space="0" w:color="auto"/>
                    <w:bottom w:val="none" w:sz="0" w:space="0" w:color="auto"/>
                    <w:right w:val="none" w:sz="0" w:space="0" w:color="auto"/>
                  </w:divBdr>
                  <w:divsChild>
                    <w:div w:id="46803587">
                      <w:marLeft w:val="0"/>
                      <w:marRight w:val="0"/>
                      <w:marTop w:val="0"/>
                      <w:marBottom w:val="0"/>
                      <w:divBdr>
                        <w:top w:val="none" w:sz="0" w:space="0" w:color="auto"/>
                        <w:left w:val="none" w:sz="0" w:space="0" w:color="auto"/>
                        <w:bottom w:val="none" w:sz="0" w:space="0" w:color="auto"/>
                        <w:right w:val="none" w:sz="0" w:space="0" w:color="auto"/>
                      </w:divBdr>
                    </w:div>
                  </w:divsChild>
                </w:div>
                <w:div w:id="1986617806">
                  <w:marLeft w:val="0"/>
                  <w:marRight w:val="0"/>
                  <w:marTop w:val="0"/>
                  <w:marBottom w:val="0"/>
                  <w:divBdr>
                    <w:top w:val="none" w:sz="0" w:space="0" w:color="auto"/>
                    <w:left w:val="none" w:sz="0" w:space="0" w:color="auto"/>
                    <w:bottom w:val="none" w:sz="0" w:space="0" w:color="auto"/>
                    <w:right w:val="none" w:sz="0" w:space="0" w:color="auto"/>
                  </w:divBdr>
                  <w:divsChild>
                    <w:div w:id="1512837628">
                      <w:marLeft w:val="0"/>
                      <w:marRight w:val="0"/>
                      <w:marTop w:val="0"/>
                      <w:marBottom w:val="0"/>
                      <w:divBdr>
                        <w:top w:val="none" w:sz="0" w:space="0" w:color="auto"/>
                        <w:left w:val="none" w:sz="0" w:space="0" w:color="auto"/>
                        <w:bottom w:val="none" w:sz="0" w:space="0" w:color="auto"/>
                        <w:right w:val="none" w:sz="0" w:space="0" w:color="auto"/>
                      </w:divBdr>
                    </w:div>
                  </w:divsChild>
                </w:div>
                <w:div w:id="2000885674">
                  <w:marLeft w:val="0"/>
                  <w:marRight w:val="0"/>
                  <w:marTop w:val="0"/>
                  <w:marBottom w:val="0"/>
                  <w:divBdr>
                    <w:top w:val="none" w:sz="0" w:space="0" w:color="auto"/>
                    <w:left w:val="none" w:sz="0" w:space="0" w:color="auto"/>
                    <w:bottom w:val="none" w:sz="0" w:space="0" w:color="auto"/>
                    <w:right w:val="none" w:sz="0" w:space="0" w:color="auto"/>
                  </w:divBdr>
                  <w:divsChild>
                    <w:div w:id="1384450952">
                      <w:marLeft w:val="0"/>
                      <w:marRight w:val="0"/>
                      <w:marTop w:val="0"/>
                      <w:marBottom w:val="0"/>
                      <w:divBdr>
                        <w:top w:val="none" w:sz="0" w:space="0" w:color="auto"/>
                        <w:left w:val="none" w:sz="0" w:space="0" w:color="auto"/>
                        <w:bottom w:val="none" w:sz="0" w:space="0" w:color="auto"/>
                        <w:right w:val="none" w:sz="0" w:space="0" w:color="auto"/>
                      </w:divBdr>
                    </w:div>
                  </w:divsChild>
                </w:div>
                <w:div w:id="2065912800">
                  <w:marLeft w:val="0"/>
                  <w:marRight w:val="0"/>
                  <w:marTop w:val="0"/>
                  <w:marBottom w:val="0"/>
                  <w:divBdr>
                    <w:top w:val="none" w:sz="0" w:space="0" w:color="auto"/>
                    <w:left w:val="none" w:sz="0" w:space="0" w:color="auto"/>
                    <w:bottom w:val="none" w:sz="0" w:space="0" w:color="auto"/>
                    <w:right w:val="none" w:sz="0" w:space="0" w:color="auto"/>
                  </w:divBdr>
                  <w:divsChild>
                    <w:div w:id="1020202251">
                      <w:marLeft w:val="0"/>
                      <w:marRight w:val="0"/>
                      <w:marTop w:val="0"/>
                      <w:marBottom w:val="0"/>
                      <w:divBdr>
                        <w:top w:val="none" w:sz="0" w:space="0" w:color="auto"/>
                        <w:left w:val="none" w:sz="0" w:space="0" w:color="auto"/>
                        <w:bottom w:val="none" w:sz="0" w:space="0" w:color="auto"/>
                        <w:right w:val="none" w:sz="0" w:space="0" w:color="auto"/>
                      </w:divBdr>
                    </w:div>
                  </w:divsChild>
                </w:div>
                <w:div w:id="2078161155">
                  <w:marLeft w:val="0"/>
                  <w:marRight w:val="0"/>
                  <w:marTop w:val="0"/>
                  <w:marBottom w:val="0"/>
                  <w:divBdr>
                    <w:top w:val="none" w:sz="0" w:space="0" w:color="auto"/>
                    <w:left w:val="none" w:sz="0" w:space="0" w:color="auto"/>
                    <w:bottom w:val="none" w:sz="0" w:space="0" w:color="auto"/>
                    <w:right w:val="none" w:sz="0" w:space="0" w:color="auto"/>
                  </w:divBdr>
                  <w:divsChild>
                    <w:div w:id="945041124">
                      <w:marLeft w:val="0"/>
                      <w:marRight w:val="0"/>
                      <w:marTop w:val="0"/>
                      <w:marBottom w:val="0"/>
                      <w:divBdr>
                        <w:top w:val="none" w:sz="0" w:space="0" w:color="auto"/>
                        <w:left w:val="none" w:sz="0" w:space="0" w:color="auto"/>
                        <w:bottom w:val="none" w:sz="0" w:space="0" w:color="auto"/>
                        <w:right w:val="none" w:sz="0" w:space="0" w:color="auto"/>
                      </w:divBdr>
                    </w:div>
                  </w:divsChild>
                </w:div>
                <w:div w:id="2120449305">
                  <w:marLeft w:val="0"/>
                  <w:marRight w:val="0"/>
                  <w:marTop w:val="0"/>
                  <w:marBottom w:val="0"/>
                  <w:divBdr>
                    <w:top w:val="none" w:sz="0" w:space="0" w:color="auto"/>
                    <w:left w:val="none" w:sz="0" w:space="0" w:color="auto"/>
                    <w:bottom w:val="none" w:sz="0" w:space="0" w:color="auto"/>
                    <w:right w:val="none" w:sz="0" w:space="0" w:color="auto"/>
                  </w:divBdr>
                  <w:divsChild>
                    <w:div w:id="2117676949">
                      <w:marLeft w:val="0"/>
                      <w:marRight w:val="0"/>
                      <w:marTop w:val="0"/>
                      <w:marBottom w:val="0"/>
                      <w:divBdr>
                        <w:top w:val="none" w:sz="0" w:space="0" w:color="auto"/>
                        <w:left w:val="none" w:sz="0" w:space="0" w:color="auto"/>
                        <w:bottom w:val="none" w:sz="0" w:space="0" w:color="auto"/>
                        <w:right w:val="none" w:sz="0" w:space="0" w:color="auto"/>
                      </w:divBdr>
                    </w:div>
                  </w:divsChild>
                </w:div>
                <w:div w:id="2124374811">
                  <w:marLeft w:val="0"/>
                  <w:marRight w:val="0"/>
                  <w:marTop w:val="0"/>
                  <w:marBottom w:val="0"/>
                  <w:divBdr>
                    <w:top w:val="none" w:sz="0" w:space="0" w:color="auto"/>
                    <w:left w:val="none" w:sz="0" w:space="0" w:color="auto"/>
                    <w:bottom w:val="none" w:sz="0" w:space="0" w:color="auto"/>
                    <w:right w:val="none" w:sz="0" w:space="0" w:color="auto"/>
                  </w:divBdr>
                  <w:divsChild>
                    <w:div w:id="11196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96727">
          <w:marLeft w:val="0"/>
          <w:marRight w:val="0"/>
          <w:marTop w:val="0"/>
          <w:marBottom w:val="0"/>
          <w:divBdr>
            <w:top w:val="none" w:sz="0" w:space="0" w:color="auto"/>
            <w:left w:val="none" w:sz="0" w:space="0" w:color="auto"/>
            <w:bottom w:val="none" w:sz="0" w:space="0" w:color="auto"/>
            <w:right w:val="none" w:sz="0" w:space="0" w:color="auto"/>
          </w:divBdr>
          <w:divsChild>
            <w:div w:id="831917211">
              <w:marLeft w:val="0"/>
              <w:marRight w:val="0"/>
              <w:marTop w:val="0"/>
              <w:marBottom w:val="0"/>
              <w:divBdr>
                <w:top w:val="none" w:sz="0" w:space="0" w:color="auto"/>
                <w:left w:val="none" w:sz="0" w:space="0" w:color="auto"/>
                <w:bottom w:val="none" w:sz="0" w:space="0" w:color="auto"/>
                <w:right w:val="none" w:sz="0" w:space="0" w:color="auto"/>
              </w:divBdr>
              <w:divsChild>
                <w:div w:id="963191832">
                  <w:marLeft w:val="0"/>
                  <w:marRight w:val="0"/>
                  <w:marTop w:val="0"/>
                  <w:marBottom w:val="0"/>
                  <w:divBdr>
                    <w:top w:val="none" w:sz="0" w:space="0" w:color="auto"/>
                    <w:left w:val="none" w:sz="0" w:space="0" w:color="auto"/>
                    <w:bottom w:val="none" w:sz="0" w:space="0" w:color="auto"/>
                    <w:right w:val="none" w:sz="0" w:space="0" w:color="auto"/>
                  </w:divBdr>
                </w:div>
              </w:divsChild>
            </w:div>
            <w:div w:id="924387814">
              <w:marLeft w:val="0"/>
              <w:marRight w:val="0"/>
              <w:marTop w:val="0"/>
              <w:marBottom w:val="0"/>
              <w:divBdr>
                <w:top w:val="none" w:sz="0" w:space="0" w:color="auto"/>
                <w:left w:val="none" w:sz="0" w:space="0" w:color="auto"/>
                <w:bottom w:val="none" w:sz="0" w:space="0" w:color="auto"/>
                <w:right w:val="none" w:sz="0" w:space="0" w:color="auto"/>
              </w:divBdr>
              <w:divsChild>
                <w:div w:id="817260693">
                  <w:marLeft w:val="0"/>
                  <w:marRight w:val="0"/>
                  <w:marTop w:val="0"/>
                  <w:marBottom w:val="0"/>
                  <w:divBdr>
                    <w:top w:val="none" w:sz="0" w:space="0" w:color="auto"/>
                    <w:left w:val="none" w:sz="0" w:space="0" w:color="auto"/>
                    <w:bottom w:val="none" w:sz="0" w:space="0" w:color="auto"/>
                    <w:right w:val="none" w:sz="0" w:space="0" w:color="auto"/>
                  </w:divBdr>
                  <w:divsChild>
                    <w:div w:id="762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5622">
              <w:marLeft w:val="0"/>
              <w:marRight w:val="0"/>
              <w:marTop w:val="0"/>
              <w:marBottom w:val="0"/>
              <w:divBdr>
                <w:top w:val="none" w:sz="0" w:space="0" w:color="auto"/>
                <w:left w:val="none" w:sz="0" w:space="0" w:color="auto"/>
                <w:bottom w:val="none" w:sz="0" w:space="0" w:color="auto"/>
                <w:right w:val="none" w:sz="0" w:space="0" w:color="auto"/>
              </w:divBdr>
              <w:divsChild>
                <w:div w:id="396169716">
                  <w:marLeft w:val="0"/>
                  <w:marRight w:val="0"/>
                  <w:marTop w:val="0"/>
                  <w:marBottom w:val="0"/>
                  <w:divBdr>
                    <w:top w:val="none" w:sz="0" w:space="0" w:color="auto"/>
                    <w:left w:val="none" w:sz="0" w:space="0" w:color="auto"/>
                    <w:bottom w:val="none" w:sz="0" w:space="0" w:color="auto"/>
                    <w:right w:val="none" w:sz="0" w:space="0" w:color="auto"/>
                  </w:divBdr>
                  <w:divsChild>
                    <w:div w:id="14599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513">
          <w:marLeft w:val="0"/>
          <w:marRight w:val="0"/>
          <w:marTop w:val="0"/>
          <w:marBottom w:val="0"/>
          <w:divBdr>
            <w:top w:val="none" w:sz="0" w:space="0" w:color="auto"/>
            <w:left w:val="none" w:sz="0" w:space="0" w:color="auto"/>
            <w:bottom w:val="none" w:sz="0" w:space="0" w:color="auto"/>
            <w:right w:val="none" w:sz="0" w:space="0" w:color="auto"/>
          </w:divBdr>
          <w:divsChild>
            <w:div w:id="76362279">
              <w:marLeft w:val="0"/>
              <w:marRight w:val="0"/>
              <w:marTop w:val="0"/>
              <w:marBottom w:val="0"/>
              <w:divBdr>
                <w:top w:val="none" w:sz="0" w:space="0" w:color="auto"/>
                <w:left w:val="none" w:sz="0" w:space="0" w:color="auto"/>
                <w:bottom w:val="none" w:sz="0" w:space="0" w:color="auto"/>
                <w:right w:val="none" w:sz="0" w:space="0" w:color="auto"/>
              </w:divBdr>
              <w:divsChild>
                <w:div w:id="249430253">
                  <w:marLeft w:val="0"/>
                  <w:marRight w:val="0"/>
                  <w:marTop w:val="0"/>
                  <w:marBottom w:val="0"/>
                  <w:divBdr>
                    <w:top w:val="none" w:sz="0" w:space="0" w:color="auto"/>
                    <w:left w:val="none" w:sz="0" w:space="0" w:color="auto"/>
                    <w:bottom w:val="none" w:sz="0" w:space="0" w:color="auto"/>
                    <w:right w:val="none" w:sz="0" w:space="0" w:color="auto"/>
                  </w:divBdr>
                </w:div>
              </w:divsChild>
            </w:div>
            <w:div w:id="269316154">
              <w:marLeft w:val="0"/>
              <w:marRight w:val="0"/>
              <w:marTop w:val="0"/>
              <w:marBottom w:val="0"/>
              <w:divBdr>
                <w:top w:val="none" w:sz="0" w:space="0" w:color="auto"/>
                <w:left w:val="none" w:sz="0" w:space="0" w:color="auto"/>
                <w:bottom w:val="none" w:sz="0" w:space="0" w:color="auto"/>
                <w:right w:val="none" w:sz="0" w:space="0" w:color="auto"/>
              </w:divBdr>
              <w:divsChild>
                <w:div w:id="1658992504">
                  <w:marLeft w:val="0"/>
                  <w:marRight w:val="0"/>
                  <w:marTop w:val="0"/>
                  <w:marBottom w:val="0"/>
                  <w:divBdr>
                    <w:top w:val="none" w:sz="0" w:space="0" w:color="auto"/>
                    <w:left w:val="none" w:sz="0" w:space="0" w:color="auto"/>
                    <w:bottom w:val="none" w:sz="0" w:space="0" w:color="auto"/>
                    <w:right w:val="none" w:sz="0" w:space="0" w:color="auto"/>
                  </w:divBdr>
                  <w:divsChild>
                    <w:div w:id="12746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65899">
          <w:marLeft w:val="0"/>
          <w:marRight w:val="0"/>
          <w:marTop w:val="0"/>
          <w:marBottom w:val="0"/>
          <w:divBdr>
            <w:top w:val="none" w:sz="0" w:space="0" w:color="auto"/>
            <w:left w:val="none" w:sz="0" w:space="0" w:color="auto"/>
            <w:bottom w:val="none" w:sz="0" w:space="0" w:color="auto"/>
            <w:right w:val="none" w:sz="0" w:space="0" w:color="auto"/>
          </w:divBdr>
          <w:divsChild>
            <w:div w:id="2139687430">
              <w:marLeft w:val="0"/>
              <w:marRight w:val="0"/>
              <w:marTop w:val="0"/>
              <w:marBottom w:val="0"/>
              <w:divBdr>
                <w:top w:val="none" w:sz="0" w:space="0" w:color="auto"/>
                <w:left w:val="none" w:sz="0" w:space="0" w:color="auto"/>
                <w:bottom w:val="none" w:sz="0" w:space="0" w:color="auto"/>
                <w:right w:val="none" w:sz="0" w:space="0" w:color="auto"/>
              </w:divBdr>
              <w:divsChild>
                <w:div w:id="17790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2919">
          <w:marLeft w:val="0"/>
          <w:marRight w:val="0"/>
          <w:marTop w:val="0"/>
          <w:marBottom w:val="0"/>
          <w:divBdr>
            <w:top w:val="none" w:sz="0" w:space="0" w:color="auto"/>
            <w:left w:val="none" w:sz="0" w:space="0" w:color="auto"/>
            <w:bottom w:val="none" w:sz="0" w:space="0" w:color="auto"/>
            <w:right w:val="none" w:sz="0" w:space="0" w:color="auto"/>
          </w:divBdr>
          <w:divsChild>
            <w:div w:id="982346340">
              <w:marLeft w:val="0"/>
              <w:marRight w:val="0"/>
              <w:marTop w:val="0"/>
              <w:marBottom w:val="0"/>
              <w:divBdr>
                <w:top w:val="none" w:sz="0" w:space="0" w:color="auto"/>
                <w:left w:val="none" w:sz="0" w:space="0" w:color="auto"/>
                <w:bottom w:val="none" w:sz="0" w:space="0" w:color="auto"/>
                <w:right w:val="none" w:sz="0" w:space="0" w:color="auto"/>
              </w:divBdr>
              <w:divsChild>
                <w:div w:id="1357806789">
                  <w:marLeft w:val="0"/>
                  <w:marRight w:val="0"/>
                  <w:marTop w:val="0"/>
                  <w:marBottom w:val="0"/>
                  <w:divBdr>
                    <w:top w:val="none" w:sz="0" w:space="0" w:color="auto"/>
                    <w:left w:val="none" w:sz="0" w:space="0" w:color="auto"/>
                    <w:bottom w:val="none" w:sz="0" w:space="0" w:color="auto"/>
                    <w:right w:val="none" w:sz="0" w:space="0" w:color="auto"/>
                  </w:divBdr>
                </w:div>
              </w:divsChild>
            </w:div>
            <w:div w:id="1376663534">
              <w:marLeft w:val="0"/>
              <w:marRight w:val="0"/>
              <w:marTop w:val="0"/>
              <w:marBottom w:val="0"/>
              <w:divBdr>
                <w:top w:val="none" w:sz="0" w:space="0" w:color="auto"/>
                <w:left w:val="none" w:sz="0" w:space="0" w:color="auto"/>
                <w:bottom w:val="none" w:sz="0" w:space="0" w:color="auto"/>
                <w:right w:val="none" w:sz="0" w:space="0" w:color="auto"/>
              </w:divBdr>
              <w:divsChild>
                <w:div w:id="686176538">
                  <w:marLeft w:val="0"/>
                  <w:marRight w:val="0"/>
                  <w:marTop w:val="0"/>
                  <w:marBottom w:val="0"/>
                  <w:divBdr>
                    <w:top w:val="none" w:sz="0" w:space="0" w:color="auto"/>
                    <w:left w:val="none" w:sz="0" w:space="0" w:color="auto"/>
                    <w:bottom w:val="none" w:sz="0" w:space="0" w:color="auto"/>
                    <w:right w:val="none" w:sz="0" w:space="0" w:color="auto"/>
                  </w:divBdr>
                  <w:divsChild>
                    <w:div w:id="1646546977">
                      <w:marLeft w:val="0"/>
                      <w:marRight w:val="0"/>
                      <w:marTop w:val="0"/>
                      <w:marBottom w:val="0"/>
                      <w:divBdr>
                        <w:top w:val="none" w:sz="0" w:space="0" w:color="auto"/>
                        <w:left w:val="none" w:sz="0" w:space="0" w:color="auto"/>
                        <w:bottom w:val="none" w:sz="0" w:space="0" w:color="auto"/>
                        <w:right w:val="none" w:sz="0" w:space="0" w:color="auto"/>
                      </w:divBdr>
                    </w:div>
                  </w:divsChild>
                </w:div>
                <w:div w:id="982588160">
                  <w:marLeft w:val="0"/>
                  <w:marRight w:val="0"/>
                  <w:marTop w:val="0"/>
                  <w:marBottom w:val="0"/>
                  <w:divBdr>
                    <w:top w:val="none" w:sz="0" w:space="0" w:color="auto"/>
                    <w:left w:val="none" w:sz="0" w:space="0" w:color="auto"/>
                    <w:bottom w:val="none" w:sz="0" w:space="0" w:color="auto"/>
                    <w:right w:val="none" w:sz="0" w:space="0" w:color="auto"/>
                  </w:divBdr>
                  <w:divsChild>
                    <w:div w:id="970669982">
                      <w:marLeft w:val="0"/>
                      <w:marRight w:val="0"/>
                      <w:marTop w:val="0"/>
                      <w:marBottom w:val="0"/>
                      <w:divBdr>
                        <w:top w:val="none" w:sz="0" w:space="0" w:color="auto"/>
                        <w:left w:val="none" w:sz="0" w:space="0" w:color="auto"/>
                        <w:bottom w:val="none" w:sz="0" w:space="0" w:color="auto"/>
                        <w:right w:val="none" w:sz="0" w:space="0" w:color="auto"/>
                      </w:divBdr>
                    </w:div>
                  </w:divsChild>
                </w:div>
                <w:div w:id="1013338589">
                  <w:marLeft w:val="0"/>
                  <w:marRight w:val="0"/>
                  <w:marTop w:val="0"/>
                  <w:marBottom w:val="0"/>
                  <w:divBdr>
                    <w:top w:val="none" w:sz="0" w:space="0" w:color="auto"/>
                    <w:left w:val="none" w:sz="0" w:space="0" w:color="auto"/>
                    <w:bottom w:val="none" w:sz="0" w:space="0" w:color="auto"/>
                    <w:right w:val="none" w:sz="0" w:space="0" w:color="auto"/>
                  </w:divBdr>
                  <w:divsChild>
                    <w:div w:id="872500975">
                      <w:marLeft w:val="0"/>
                      <w:marRight w:val="0"/>
                      <w:marTop w:val="0"/>
                      <w:marBottom w:val="0"/>
                      <w:divBdr>
                        <w:top w:val="none" w:sz="0" w:space="0" w:color="auto"/>
                        <w:left w:val="none" w:sz="0" w:space="0" w:color="auto"/>
                        <w:bottom w:val="none" w:sz="0" w:space="0" w:color="auto"/>
                        <w:right w:val="none" w:sz="0" w:space="0" w:color="auto"/>
                      </w:divBdr>
                    </w:div>
                  </w:divsChild>
                </w:div>
                <w:div w:id="1155342871">
                  <w:marLeft w:val="0"/>
                  <w:marRight w:val="0"/>
                  <w:marTop w:val="0"/>
                  <w:marBottom w:val="0"/>
                  <w:divBdr>
                    <w:top w:val="none" w:sz="0" w:space="0" w:color="auto"/>
                    <w:left w:val="none" w:sz="0" w:space="0" w:color="auto"/>
                    <w:bottom w:val="none" w:sz="0" w:space="0" w:color="auto"/>
                    <w:right w:val="none" w:sz="0" w:space="0" w:color="auto"/>
                  </w:divBdr>
                  <w:divsChild>
                    <w:div w:id="961765875">
                      <w:marLeft w:val="0"/>
                      <w:marRight w:val="0"/>
                      <w:marTop w:val="0"/>
                      <w:marBottom w:val="0"/>
                      <w:divBdr>
                        <w:top w:val="none" w:sz="0" w:space="0" w:color="auto"/>
                        <w:left w:val="none" w:sz="0" w:space="0" w:color="auto"/>
                        <w:bottom w:val="none" w:sz="0" w:space="0" w:color="auto"/>
                        <w:right w:val="none" w:sz="0" w:space="0" w:color="auto"/>
                      </w:divBdr>
                    </w:div>
                  </w:divsChild>
                </w:div>
                <w:div w:id="1203253196">
                  <w:marLeft w:val="0"/>
                  <w:marRight w:val="0"/>
                  <w:marTop w:val="0"/>
                  <w:marBottom w:val="0"/>
                  <w:divBdr>
                    <w:top w:val="none" w:sz="0" w:space="0" w:color="auto"/>
                    <w:left w:val="none" w:sz="0" w:space="0" w:color="auto"/>
                    <w:bottom w:val="none" w:sz="0" w:space="0" w:color="auto"/>
                    <w:right w:val="none" w:sz="0" w:space="0" w:color="auto"/>
                  </w:divBdr>
                  <w:divsChild>
                    <w:div w:id="250159318">
                      <w:marLeft w:val="0"/>
                      <w:marRight w:val="0"/>
                      <w:marTop w:val="0"/>
                      <w:marBottom w:val="0"/>
                      <w:divBdr>
                        <w:top w:val="none" w:sz="0" w:space="0" w:color="auto"/>
                        <w:left w:val="none" w:sz="0" w:space="0" w:color="auto"/>
                        <w:bottom w:val="none" w:sz="0" w:space="0" w:color="auto"/>
                        <w:right w:val="none" w:sz="0" w:space="0" w:color="auto"/>
                      </w:divBdr>
                    </w:div>
                  </w:divsChild>
                </w:div>
                <w:div w:id="1221676471">
                  <w:marLeft w:val="0"/>
                  <w:marRight w:val="0"/>
                  <w:marTop w:val="0"/>
                  <w:marBottom w:val="0"/>
                  <w:divBdr>
                    <w:top w:val="none" w:sz="0" w:space="0" w:color="auto"/>
                    <w:left w:val="none" w:sz="0" w:space="0" w:color="auto"/>
                    <w:bottom w:val="none" w:sz="0" w:space="0" w:color="auto"/>
                    <w:right w:val="none" w:sz="0" w:space="0" w:color="auto"/>
                  </w:divBdr>
                  <w:divsChild>
                    <w:div w:id="1475751748">
                      <w:marLeft w:val="0"/>
                      <w:marRight w:val="0"/>
                      <w:marTop w:val="0"/>
                      <w:marBottom w:val="0"/>
                      <w:divBdr>
                        <w:top w:val="none" w:sz="0" w:space="0" w:color="auto"/>
                        <w:left w:val="none" w:sz="0" w:space="0" w:color="auto"/>
                        <w:bottom w:val="none" w:sz="0" w:space="0" w:color="auto"/>
                        <w:right w:val="none" w:sz="0" w:space="0" w:color="auto"/>
                      </w:divBdr>
                    </w:div>
                  </w:divsChild>
                </w:div>
                <w:div w:id="1352488764">
                  <w:marLeft w:val="0"/>
                  <w:marRight w:val="0"/>
                  <w:marTop w:val="0"/>
                  <w:marBottom w:val="0"/>
                  <w:divBdr>
                    <w:top w:val="none" w:sz="0" w:space="0" w:color="auto"/>
                    <w:left w:val="none" w:sz="0" w:space="0" w:color="auto"/>
                    <w:bottom w:val="none" w:sz="0" w:space="0" w:color="auto"/>
                    <w:right w:val="none" w:sz="0" w:space="0" w:color="auto"/>
                  </w:divBdr>
                  <w:divsChild>
                    <w:div w:id="1344087778">
                      <w:marLeft w:val="0"/>
                      <w:marRight w:val="0"/>
                      <w:marTop w:val="0"/>
                      <w:marBottom w:val="0"/>
                      <w:divBdr>
                        <w:top w:val="none" w:sz="0" w:space="0" w:color="auto"/>
                        <w:left w:val="none" w:sz="0" w:space="0" w:color="auto"/>
                        <w:bottom w:val="none" w:sz="0" w:space="0" w:color="auto"/>
                        <w:right w:val="none" w:sz="0" w:space="0" w:color="auto"/>
                      </w:divBdr>
                    </w:div>
                  </w:divsChild>
                </w:div>
                <w:div w:id="1451512145">
                  <w:marLeft w:val="0"/>
                  <w:marRight w:val="0"/>
                  <w:marTop w:val="0"/>
                  <w:marBottom w:val="0"/>
                  <w:divBdr>
                    <w:top w:val="none" w:sz="0" w:space="0" w:color="auto"/>
                    <w:left w:val="none" w:sz="0" w:space="0" w:color="auto"/>
                    <w:bottom w:val="none" w:sz="0" w:space="0" w:color="auto"/>
                    <w:right w:val="none" w:sz="0" w:space="0" w:color="auto"/>
                  </w:divBdr>
                  <w:divsChild>
                    <w:div w:id="1243639758">
                      <w:marLeft w:val="0"/>
                      <w:marRight w:val="0"/>
                      <w:marTop w:val="0"/>
                      <w:marBottom w:val="0"/>
                      <w:divBdr>
                        <w:top w:val="none" w:sz="0" w:space="0" w:color="auto"/>
                        <w:left w:val="none" w:sz="0" w:space="0" w:color="auto"/>
                        <w:bottom w:val="none" w:sz="0" w:space="0" w:color="auto"/>
                        <w:right w:val="none" w:sz="0" w:space="0" w:color="auto"/>
                      </w:divBdr>
                    </w:div>
                  </w:divsChild>
                </w:div>
                <w:div w:id="1634823581">
                  <w:marLeft w:val="0"/>
                  <w:marRight w:val="0"/>
                  <w:marTop w:val="0"/>
                  <w:marBottom w:val="0"/>
                  <w:divBdr>
                    <w:top w:val="none" w:sz="0" w:space="0" w:color="auto"/>
                    <w:left w:val="none" w:sz="0" w:space="0" w:color="auto"/>
                    <w:bottom w:val="none" w:sz="0" w:space="0" w:color="auto"/>
                    <w:right w:val="none" w:sz="0" w:space="0" w:color="auto"/>
                  </w:divBdr>
                  <w:divsChild>
                    <w:div w:id="1193573067">
                      <w:marLeft w:val="0"/>
                      <w:marRight w:val="0"/>
                      <w:marTop w:val="0"/>
                      <w:marBottom w:val="0"/>
                      <w:divBdr>
                        <w:top w:val="none" w:sz="0" w:space="0" w:color="auto"/>
                        <w:left w:val="none" w:sz="0" w:space="0" w:color="auto"/>
                        <w:bottom w:val="none" w:sz="0" w:space="0" w:color="auto"/>
                        <w:right w:val="none" w:sz="0" w:space="0" w:color="auto"/>
                      </w:divBdr>
                    </w:div>
                  </w:divsChild>
                </w:div>
                <w:div w:id="1919751642">
                  <w:marLeft w:val="0"/>
                  <w:marRight w:val="0"/>
                  <w:marTop w:val="0"/>
                  <w:marBottom w:val="0"/>
                  <w:divBdr>
                    <w:top w:val="none" w:sz="0" w:space="0" w:color="auto"/>
                    <w:left w:val="none" w:sz="0" w:space="0" w:color="auto"/>
                    <w:bottom w:val="none" w:sz="0" w:space="0" w:color="auto"/>
                    <w:right w:val="none" w:sz="0" w:space="0" w:color="auto"/>
                  </w:divBdr>
                  <w:divsChild>
                    <w:div w:id="443380930">
                      <w:marLeft w:val="0"/>
                      <w:marRight w:val="0"/>
                      <w:marTop w:val="0"/>
                      <w:marBottom w:val="0"/>
                      <w:divBdr>
                        <w:top w:val="none" w:sz="0" w:space="0" w:color="auto"/>
                        <w:left w:val="none" w:sz="0" w:space="0" w:color="auto"/>
                        <w:bottom w:val="none" w:sz="0" w:space="0" w:color="auto"/>
                        <w:right w:val="none" w:sz="0" w:space="0" w:color="auto"/>
                      </w:divBdr>
                    </w:div>
                  </w:divsChild>
                </w:div>
                <w:div w:id="1942911142">
                  <w:marLeft w:val="0"/>
                  <w:marRight w:val="0"/>
                  <w:marTop w:val="0"/>
                  <w:marBottom w:val="0"/>
                  <w:divBdr>
                    <w:top w:val="none" w:sz="0" w:space="0" w:color="auto"/>
                    <w:left w:val="none" w:sz="0" w:space="0" w:color="auto"/>
                    <w:bottom w:val="none" w:sz="0" w:space="0" w:color="auto"/>
                    <w:right w:val="none" w:sz="0" w:space="0" w:color="auto"/>
                  </w:divBdr>
                  <w:divsChild>
                    <w:div w:id="974068234">
                      <w:marLeft w:val="0"/>
                      <w:marRight w:val="0"/>
                      <w:marTop w:val="0"/>
                      <w:marBottom w:val="0"/>
                      <w:divBdr>
                        <w:top w:val="none" w:sz="0" w:space="0" w:color="auto"/>
                        <w:left w:val="none" w:sz="0" w:space="0" w:color="auto"/>
                        <w:bottom w:val="none" w:sz="0" w:space="0" w:color="auto"/>
                        <w:right w:val="none" w:sz="0" w:space="0" w:color="auto"/>
                      </w:divBdr>
                    </w:div>
                  </w:divsChild>
                </w:div>
                <w:div w:id="1960186009">
                  <w:marLeft w:val="0"/>
                  <w:marRight w:val="0"/>
                  <w:marTop w:val="0"/>
                  <w:marBottom w:val="0"/>
                  <w:divBdr>
                    <w:top w:val="none" w:sz="0" w:space="0" w:color="auto"/>
                    <w:left w:val="none" w:sz="0" w:space="0" w:color="auto"/>
                    <w:bottom w:val="none" w:sz="0" w:space="0" w:color="auto"/>
                    <w:right w:val="none" w:sz="0" w:space="0" w:color="auto"/>
                  </w:divBdr>
                  <w:divsChild>
                    <w:div w:id="626080972">
                      <w:marLeft w:val="0"/>
                      <w:marRight w:val="0"/>
                      <w:marTop w:val="0"/>
                      <w:marBottom w:val="0"/>
                      <w:divBdr>
                        <w:top w:val="none" w:sz="0" w:space="0" w:color="auto"/>
                        <w:left w:val="none" w:sz="0" w:space="0" w:color="auto"/>
                        <w:bottom w:val="none" w:sz="0" w:space="0" w:color="auto"/>
                        <w:right w:val="none" w:sz="0" w:space="0" w:color="auto"/>
                      </w:divBdr>
                    </w:div>
                  </w:divsChild>
                </w:div>
                <w:div w:id="1980187041">
                  <w:marLeft w:val="0"/>
                  <w:marRight w:val="0"/>
                  <w:marTop w:val="0"/>
                  <w:marBottom w:val="0"/>
                  <w:divBdr>
                    <w:top w:val="none" w:sz="0" w:space="0" w:color="auto"/>
                    <w:left w:val="none" w:sz="0" w:space="0" w:color="auto"/>
                    <w:bottom w:val="none" w:sz="0" w:space="0" w:color="auto"/>
                    <w:right w:val="none" w:sz="0" w:space="0" w:color="auto"/>
                  </w:divBdr>
                  <w:divsChild>
                    <w:div w:id="1669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9001">
              <w:marLeft w:val="0"/>
              <w:marRight w:val="0"/>
              <w:marTop w:val="0"/>
              <w:marBottom w:val="0"/>
              <w:divBdr>
                <w:top w:val="none" w:sz="0" w:space="0" w:color="auto"/>
                <w:left w:val="none" w:sz="0" w:space="0" w:color="auto"/>
                <w:bottom w:val="none" w:sz="0" w:space="0" w:color="auto"/>
                <w:right w:val="none" w:sz="0" w:space="0" w:color="auto"/>
              </w:divBdr>
              <w:divsChild>
                <w:div w:id="1999454872">
                  <w:marLeft w:val="0"/>
                  <w:marRight w:val="0"/>
                  <w:marTop w:val="0"/>
                  <w:marBottom w:val="0"/>
                  <w:divBdr>
                    <w:top w:val="none" w:sz="0" w:space="0" w:color="auto"/>
                    <w:left w:val="none" w:sz="0" w:space="0" w:color="auto"/>
                    <w:bottom w:val="none" w:sz="0" w:space="0" w:color="auto"/>
                    <w:right w:val="none" w:sz="0" w:space="0" w:color="auto"/>
                  </w:divBdr>
                  <w:divsChild>
                    <w:div w:id="10926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80003">
          <w:marLeft w:val="0"/>
          <w:marRight w:val="0"/>
          <w:marTop w:val="0"/>
          <w:marBottom w:val="0"/>
          <w:divBdr>
            <w:top w:val="none" w:sz="0" w:space="0" w:color="auto"/>
            <w:left w:val="none" w:sz="0" w:space="0" w:color="auto"/>
            <w:bottom w:val="none" w:sz="0" w:space="0" w:color="auto"/>
            <w:right w:val="none" w:sz="0" w:space="0" w:color="auto"/>
          </w:divBdr>
          <w:divsChild>
            <w:div w:id="48849754">
              <w:marLeft w:val="0"/>
              <w:marRight w:val="0"/>
              <w:marTop w:val="0"/>
              <w:marBottom w:val="0"/>
              <w:divBdr>
                <w:top w:val="none" w:sz="0" w:space="0" w:color="auto"/>
                <w:left w:val="none" w:sz="0" w:space="0" w:color="auto"/>
                <w:bottom w:val="none" w:sz="0" w:space="0" w:color="auto"/>
                <w:right w:val="none" w:sz="0" w:space="0" w:color="auto"/>
              </w:divBdr>
              <w:divsChild>
                <w:div w:id="170026707">
                  <w:marLeft w:val="0"/>
                  <w:marRight w:val="0"/>
                  <w:marTop w:val="0"/>
                  <w:marBottom w:val="0"/>
                  <w:divBdr>
                    <w:top w:val="none" w:sz="0" w:space="0" w:color="auto"/>
                    <w:left w:val="none" w:sz="0" w:space="0" w:color="auto"/>
                    <w:bottom w:val="none" w:sz="0" w:space="0" w:color="auto"/>
                    <w:right w:val="none" w:sz="0" w:space="0" w:color="auto"/>
                  </w:divBdr>
                </w:div>
                <w:div w:id="1499810915">
                  <w:marLeft w:val="0"/>
                  <w:marRight w:val="0"/>
                  <w:marTop w:val="0"/>
                  <w:marBottom w:val="0"/>
                  <w:divBdr>
                    <w:top w:val="none" w:sz="0" w:space="0" w:color="auto"/>
                    <w:left w:val="none" w:sz="0" w:space="0" w:color="auto"/>
                    <w:bottom w:val="none" w:sz="0" w:space="0" w:color="auto"/>
                    <w:right w:val="none" w:sz="0" w:space="0" w:color="auto"/>
                  </w:divBdr>
                </w:div>
              </w:divsChild>
            </w:div>
            <w:div w:id="99691803">
              <w:marLeft w:val="0"/>
              <w:marRight w:val="0"/>
              <w:marTop w:val="0"/>
              <w:marBottom w:val="0"/>
              <w:divBdr>
                <w:top w:val="none" w:sz="0" w:space="0" w:color="auto"/>
                <w:left w:val="none" w:sz="0" w:space="0" w:color="auto"/>
                <w:bottom w:val="none" w:sz="0" w:space="0" w:color="auto"/>
                <w:right w:val="none" w:sz="0" w:space="0" w:color="auto"/>
              </w:divBdr>
              <w:divsChild>
                <w:div w:id="676075552">
                  <w:marLeft w:val="0"/>
                  <w:marRight w:val="0"/>
                  <w:marTop w:val="0"/>
                  <w:marBottom w:val="0"/>
                  <w:divBdr>
                    <w:top w:val="none" w:sz="0" w:space="0" w:color="auto"/>
                    <w:left w:val="none" w:sz="0" w:space="0" w:color="auto"/>
                    <w:bottom w:val="none" w:sz="0" w:space="0" w:color="auto"/>
                    <w:right w:val="none" w:sz="0" w:space="0" w:color="auto"/>
                  </w:divBdr>
                  <w:divsChild>
                    <w:div w:id="2036732800">
                      <w:marLeft w:val="0"/>
                      <w:marRight w:val="0"/>
                      <w:marTop w:val="0"/>
                      <w:marBottom w:val="0"/>
                      <w:divBdr>
                        <w:top w:val="none" w:sz="0" w:space="0" w:color="auto"/>
                        <w:left w:val="none" w:sz="0" w:space="0" w:color="auto"/>
                        <w:bottom w:val="none" w:sz="0" w:space="0" w:color="auto"/>
                        <w:right w:val="none" w:sz="0" w:space="0" w:color="auto"/>
                      </w:divBdr>
                      <w:divsChild>
                        <w:div w:id="184628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3970">
              <w:marLeft w:val="0"/>
              <w:marRight w:val="0"/>
              <w:marTop w:val="0"/>
              <w:marBottom w:val="0"/>
              <w:divBdr>
                <w:top w:val="none" w:sz="0" w:space="0" w:color="auto"/>
                <w:left w:val="none" w:sz="0" w:space="0" w:color="auto"/>
                <w:bottom w:val="none" w:sz="0" w:space="0" w:color="auto"/>
                <w:right w:val="none" w:sz="0" w:space="0" w:color="auto"/>
              </w:divBdr>
              <w:divsChild>
                <w:div w:id="359862338">
                  <w:marLeft w:val="0"/>
                  <w:marRight w:val="0"/>
                  <w:marTop w:val="0"/>
                  <w:marBottom w:val="0"/>
                  <w:divBdr>
                    <w:top w:val="none" w:sz="0" w:space="0" w:color="auto"/>
                    <w:left w:val="none" w:sz="0" w:space="0" w:color="auto"/>
                    <w:bottom w:val="none" w:sz="0" w:space="0" w:color="auto"/>
                    <w:right w:val="none" w:sz="0" w:space="0" w:color="auto"/>
                  </w:divBdr>
                </w:div>
                <w:div w:id="808935676">
                  <w:marLeft w:val="0"/>
                  <w:marRight w:val="0"/>
                  <w:marTop w:val="0"/>
                  <w:marBottom w:val="0"/>
                  <w:divBdr>
                    <w:top w:val="none" w:sz="0" w:space="0" w:color="auto"/>
                    <w:left w:val="none" w:sz="0" w:space="0" w:color="auto"/>
                    <w:bottom w:val="none" w:sz="0" w:space="0" w:color="auto"/>
                    <w:right w:val="none" w:sz="0" w:space="0" w:color="auto"/>
                  </w:divBdr>
                </w:div>
              </w:divsChild>
            </w:div>
            <w:div w:id="1280604753">
              <w:marLeft w:val="0"/>
              <w:marRight w:val="0"/>
              <w:marTop w:val="0"/>
              <w:marBottom w:val="0"/>
              <w:divBdr>
                <w:top w:val="none" w:sz="0" w:space="0" w:color="auto"/>
                <w:left w:val="none" w:sz="0" w:space="0" w:color="auto"/>
                <w:bottom w:val="none" w:sz="0" w:space="0" w:color="auto"/>
                <w:right w:val="none" w:sz="0" w:space="0" w:color="auto"/>
              </w:divBdr>
              <w:divsChild>
                <w:div w:id="17502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5288">
          <w:marLeft w:val="0"/>
          <w:marRight w:val="0"/>
          <w:marTop w:val="0"/>
          <w:marBottom w:val="0"/>
          <w:divBdr>
            <w:top w:val="none" w:sz="0" w:space="0" w:color="auto"/>
            <w:left w:val="none" w:sz="0" w:space="0" w:color="auto"/>
            <w:bottom w:val="none" w:sz="0" w:space="0" w:color="auto"/>
            <w:right w:val="none" w:sz="0" w:space="0" w:color="auto"/>
          </w:divBdr>
          <w:divsChild>
            <w:div w:id="336269684">
              <w:marLeft w:val="0"/>
              <w:marRight w:val="0"/>
              <w:marTop w:val="0"/>
              <w:marBottom w:val="0"/>
              <w:divBdr>
                <w:top w:val="none" w:sz="0" w:space="0" w:color="auto"/>
                <w:left w:val="none" w:sz="0" w:space="0" w:color="auto"/>
                <w:bottom w:val="none" w:sz="0" w:space="0" w:color="auto"/>
                <w:right w:val="none" w:sz="0" w:space="0" w:color="auto"/>
              </w:divBdr>
              <w:divsChild>
                <w:div w:id="401947853">
                  <w:marLeft w:val="0"/>
                  <w:marRight w:val="0"/>
                  <w:marTop w:val="0"/>
                  <w:marBottom w:val="0"/>
                  <w:divBdr>
                    <w:top w:val="none" w:sz="0" w:space="0" w:color="auto"/>
                    <w:left w:val="none" w:sz="0" w:space="0" w:color="auto"/>
                    <w:bottom w:val="none" w:sz="0" w:space="0" w:color="auto"/>
                    <w:right w:val="none" w:sz="0" w:space="0" w:color="auto"/>
                  </w:divBdr>
                  <w:divsChild>
                    <w:div w:id="5096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2438">
              <w:marLeft w:val="0"/>
              <w:marRight w:val="0"/>
              <w:marTop w:val="0"/>
              <w:marBottom w:val="0"/>
              <w:divBdr>
                <w:top w:val="none" w:sz="0" w:space="0" w:color="auto"/>
                <w:left w:val="none" w:sz="0" w:space="0" w:color="auto"/>
                <w:bottom w:val="none" w:sz="0" w:space="0" w:color="auto"/>
                <w:right w:val="none" w:sz="0" w:space="0" w:color="auto"/>
              </w:divBdr>
              <w:divsChild>
                <w:div w:id="570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6823">
          <w:marLeft w:val="0"/>
          <w:marRight w:val="0"/>
          <w:marTop w:val="0"/>
          <w:marBottom w:val="0"/>
          <w:divBdr>
            <w:top w:val="none" w:sz="0" w:space="0" w:color="auto"/>
            <w:left w:val="none" w:sz="0" w:space="0" w:color="auto"/>
            <w:bottom w:val="none" w:sz="0" w:space="0" w:color="auto"/>
            <w:right w:val="none" w:sz="0" w:space="0" w:color="auto"/>
          </w:divBdr>
          <w:divsChild>
            <w:div w:id="119419232">
              <w:marLeft w:val="0"/>
              <w:marRight w:val="0"/>
              <w:marTop w:val="0"/>
              <w:marBottom w:val="0"/>
              <w:divBdr>
                <w:top w:val="none" w:sz="0" w:space="0" w:color="auto"/>
                <w:left w:val="none" w:sz="0" w:space="0" w:color="auto"/>
                <w:bottom w:val="none" w:sz="0" w:space="0" w:color="auto"/>
                <w:right w:val="none" w:sz="0" w:space="0" w:color="auto"/>
              </w:divBdr>
              <w:divsChild>
                <w:div w:id="2051150205">
                  <w:marLeft w:val="0"/>
                  <w:marRight w:val="0"/>
                  <w:marTop w:val="0"/>
                  <w:marBottom w:val="0"/>
                  <w:divBdr>
                    <w:top w:val="none" w:sz="0" w:space="0" w:color="auto"/>
                    <w:left w:val="none" w:sz="0" w:space="0" w:color="auto"/>
                    <w:bottom w:val="none" w:sz="0" w:space="0" w:color="auto"/>
                    <w:right w:val="none" w:sz="0" w:space="0" w:color="auto"/>
                  </w:divBdr>
                </w:div>
              </w:divsChild>
            </w:div>
            <w:div w:id="208305543">
              <w:marLeft w:val="0"/>
              <w:marRight w:val="0"/>
              <w:marTop w:val="0"/>
              <w:marBottom w:val="0"/>
              <w:divBdr>
                <w:top w:val="none" w:sz="0" w:space="0" w:color="auto"/>
                <w:left w:val="none" w:sz="0" w:space="0" w:color="auto"/>
                <w:bottom w:val="none" w:sz="0" w:space="0" w:color="auto"/>
                <w:right w:val="none" w:sz="0" w:space="0" w:color="auto"/>
              </w:divBdr>
              <w:divsChild>
                <w:div w:id="879320404">
                  <w:marLeft w:val="0"/>
                  <w:marRight w:val="0"/>
                  <w:marTop w:val="0"/>
                  <w:marBottom w:val="0"/>
                  <w:divBdr>
                    <w:top w:val="none" w:sz="0" w:space="0" w:color="auto"/>
                    <w:left w:val="none" w:sz="0" w:space="0" w:color="auto"/>
                    <w:bottom w:val="none" w:sz="0" w:space="0" w:color="auto"/>
                    <w:right w:val="none" w:sz="0" w:space="0" w:color="auto"/>
                  </w:divBdr>
                  <w:divsChild>
                    <w:div w:id="14321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8660">
              <w:marLeft w:val="0"/>
              <w:marRight w:val="0"/>
              <w:marTop w:val="0"/>
              <w:marBottom w:val="0"/>
              <w:divBdr>
                <w:top w:val="none" w:sz="0" w:space="0" w:color="auto"/>
                <w:left w:val="none" w:sz="0" w:space="0" w:color="auto"/>
                <w:bottom w:val="none" w:sz="0" w:space="0" w:color="auto"/>
                <w:right w:val="none" w:sz="0" w:space="0" w:color="auto"/>
              </w:divBdr>
              <w:divsChild>
                <w:div w:id="589461015">
                  <w:marLeft w:val="0"/>
                  <w:marRight w:val="0"/>
                  <w:marTop w:val="0"/>
                  <w:marBottom w:val="0"/>
                  <w:divBdr>
                    <w:top w:val="none" w:sz="0" w:space="0" w:color="auto"/>
                    <w:left w:val="none" w:sz="0" w:space="0" w:color="auto"/>
                    <w:bottom w:val="none" w:sz="0" w:space="0" w:color="auto"/>
                    <w:right w:val="none" w:sz="0" w:space="0" w:color="auto"/>
                  </w:divBdr>
                  <w:divsChild>
                    <w:div w:id="1631205604">
                      <w:marLeft w:val="0"/>
                      <w:marRight w:val="0"/>
                      <w:marTop w:val="0"/>
                      <w:marBottom w:val="0"/>
                      <w:divBdr>
                        <w:top w:val="none" w:sz="0" w:space="0" w:color="auto"/>
                        <w:left w:val="none" w:sz="0" w:space="0" w:color="auto"/>
                        <w:bottom w:val="none" w:sz="0" w:space="0" w:color="auto"/>
                        <w:right w:val="none" w:sz="0" w:space="0" w:color="auto"/>
                      </w:divBdr>
                      <w:divsChild>
                        <w:div w:id="13440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65764">
              <w:marLeft w:val="0"/>
              <w:marRight w:val="0"/>
              <w:marTop w:val="0"/>
              <w:marBottom w:val="0"/>
              <w:divBdr>
                <w:top w:val="none" w:sz="0" w:space="0" w:color="auto"/>
                <w:left w:val="none" w:sz="0" w:space="0" w:color="auto"/>
                <w:bottom w:val="none" w:sz="0" w:space="0" w:color="auto"/>
                <w:right w:val="none" w:sz="0" w:space="0" w:color="auto"/>
              </w:divBdr>
              <w:divsChild>
                <w:div w:id="16517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6216">
          <w:marLeft w:val="0"/>
          <w:marRight w:val="0"/>
          <w:marTop w:val="0"/>
          <w:marBottom w:val="0"/>
          <w:divBdr>
            <w:top w:val="none" w:sz="0" w:space="0" w:color="auto"/>
            <w:left w:val="none" w:sz="0" w:space="0" w:color="auto"/>
            <w:bottom w:val="none" w:sz="0" w:space="0" w:color="auto"/>
            <w:right w:val="none" w:sz="0" w:space="0" w:color="auto"/>
          </w:divBdr>
          <w:divsChild>
            <w:div w:id="478226603">
              <w:marLeft w:val="0"/>
              <w:marRight w:val="0"/>
              <w:marTop w:val="0"/>
              <w:marBottom w:val="0"/>
              <w:divBdr>
                <w:top w:val="none" w:sz="0" w:space="0" w:color="auto"/>
                <w:left w:val="none" w:sz="0" w:space="0" w:color="auto"/>
                <w:bottom w:val="none" w:sz="0" w:space="0" w:color="auto"/>
                <w:right w:val="none" w:sz="0" w:space="0" w:color="auto"/>
              </w:divBdr>
              <w:divsChild>
                <w:div w:id="937719297">
                  <w:marLeft w:val="0"/>
                  <w:marRight w:val="0"/>
                  <w:marTop w:val="0"/>
                  <w:marBottom w:val="0"/>
                  <w:divBdr>
                    <w:top w:val="none" w:sz="0" w:space="0" w:color="auto"/>
                    <w:left w:val="none" w:sz="0" w:space="0" w:color="auto"/>
                    <w:bottom w:val="none" w:sz="0" w:space="0" w:color="auto"/>
                    <w:right w:val="none" w:sz="0" w:space="0" w:color="auto"/>
                  </w:divBdr>
                  <w:divsChild>
                    <w:div w:id="2074085621">
                      <w:marLeft w:val="0"/>
                      <w:marRight w:val="0"/>
                      <w:marTop w:val="0"/>
                      <w:marBottom w:val="0"/>
                      <w:divBdr>
                        <w:top w:val="none" w:sz="0" w:space="0" w:color="auto"/>
                        <w:left w:val="none" w:sz="0" w:space="0" w:color="auto"/>
                        <w:bottom w:val="none" w:sz="0" w:space="0" w:color="auto"/>
                        <w:right w:val="none" w:sz="0" w:space="0" w:color="auto"/>
                      </w:divBdr>
                      <w:divsChild>
                        <w:div w:id="16580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5521">
              <w:marLeft w:val="0"/>
              <w:marRight w:val="0"/>
              <w:marTop w:val="0"/>
              <w:marBottom w:val="0"/>
              <w:divBdr>
                <w:top w:val="none" w:sz="0" w:space="0" w:color="auto"/>
                <w:left w:val="none" w:sz="0" w:space="0" w:color="auto"/>
                <w:bottom w:val="none" w:sz="0" w:space="0" w:color="auto"/>
                <w:right w:val="none" w:sz="0" w:space="0" w:color="auto"/>
              </w:divBdr>
              <w:divsChild>
                <w:div w:id="12272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5461">
          <w:marLeft w:val="0"/>
          <w:marRight w:val="0"/>
          <w:marTop w:val="0"/>
          <w:marBottom w:val="0"/>
          <w:divBdr>
            <w:top w:val="none" w:sz="0" w:space="0" w:color="auto"/>
            <w:left w:val="none" w:sz="0" w:space="0" w:color="auto"/>
            <w:bottom w:val="none" w:sz="0" w:space="0" w:color="auto"/>
            <w:right w:val="none" w:sz="0" w:space="0" w:color="auto"/>
          </w:divBdr>
          <w:divsChild>
            <w:div w:id="132257837">
              <w:marLeft w:val="0"/>
              <w:marRight w:val="0"/>
              <w:marTop w:val="0"/>
              <w:marBottom w:val="0"/>
              <w:divBdr>
                <w:top w:val="none" w:sz="0" w:space="0" w:color="auto"/>
                <w:left w:val="none" w:sz="0" w:space="0" w:color="auto"/>
                <w:bottom w:val="none" w:sz="0" w:space="0" w:color="auto"/>
                <w:right w:val="none" w:sz="0" w:space="0" w:color="auto"/>
              </w:divBdr>
              <w:divsChild>
                <w:div w:id="2134321959">
                  <w:marLeft w:val="0"/>
                  <w:marRight w:val="0"/>
                  <w:marTop w:val="0"/>
                  <w:marBottom w:val="0"/>
                  <w:divBdr>
                    <w:top w:val="none" w:sz="0" w:space="0" w:color="auto"/>
                    <w:left w:val="none" w:sz="0" w:space="0" w:color="auto"/>
                    <w:bottom w:val="none" w:sz="0" w:space="0" w:color="auto"/>
                    <w:right w:val="none" w:sz="0" w:space="0" w:color="auto"/>
                  </w:divBdr>
                  <w:divsChild>
                    <w:div w:id="316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9093">
              <w:marLeft w:val="0"/>
              <w:marRight w:val="0"/>
              <w:marTop w:val="0"/>
              <w:marBottom w:val="0"/>
              <w:divBdr>
                <w:top w:val="none" w:sz="0" w:space="0" w:color="auto"/>
                <w:left w:val="none" w:sz="0" w:space="0" w:color="auto"/>
                <w:bottom w:val="none" w:sz="0" w:space="0" w:color="auto"/>
                <w:right w:val="none" w:sz="0" w:space="0" w:color="auto"/>
              </w:divBdr>
              <w:divsChild>
                <w:div w:id="9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8669">
          <w:marLeft w:val="0"/>
          <w:marRight w:val="0"/>
          <w:marTop w:val="0"/>
          <w:marBottom w:val="0"/>
          <w:divBdr>
            <w:top w:val="none" w:sz="0" w:space="0" w:color="auto"/>
            <w:left w:val="none" w:sz="0" w:space="0" w:color="auto"/>
            <w:bottom w:val="none" w:sz="0" w:space="0" w:color="auto"/>
            <w:right w:val="none" w:sz="0" w:space="0" w:color="auto"/>
          </w:divBdr>
          <w:divsChild>
            <w:div w:id="1017578581">
              <w:marLeft w:val="0"/>
              <w:marRight w:val="0"/>
              <w:marTop w:val="0"/>
              <w:marBottom w:val="0"/>
              <w:divBdr>
                <w:top w:val="none" w:sz="0" w:space="0" w:color="auto"/>
                <w:left w:val="none" w:sz="0" w:space="0" w:color="auto"/>
                <w:bottom w:val="none" w:sz="0" w:space="0" w:color="auto"/>
                <w:right w:val="none" w:sz="0" w:space="0" w:color="auto"/>
              </w:divBdr>
              <w:divsChild>
                <w:div w:id="1133409293">
                  <w:marLeft w:val="0"/>
                  <w:marRight w:val="0"/>
                  <w:marTop w:val="0"/>
                  <w:marBottom w:val="0"/>
                  <w:divBdr>
                    <w:top w:val="none" w:sz="0" w:space="0" w:color="auto"/>
                    <w:left w:val="none" w:sz="0" w:space="0" w:color="auto"/>
                    <w:bottom w:val="none" w:sz="0" w:space="0" w:color="auto"/>
                    <w:right w:val="none" w:sz="0" w:space="0" w:color="auto"/>
                  </w:divBdr>
                </w:div>
              </w:divsChild>
            </w:div>
            <w:div w:id="1341466388">
              <w:marLeft w:val="0"/>
              <w:marRight w:val="0"/>
              <w:marTop w:val="0"/>
              <w:marBottom w:val="0"/>
              <w:divBdr>
                <w:top w:val="none" w:sz="0" w:space="0" w:color="auto"/>
                <w:left w:val="none" w:sz="0" w:space="0" w:color="auto"/>
                <w:bottom w:val="none" w:sz="0" w:space="0" w:color="auto"/>
                <w:right w:val="none" w:sz="0" w:space="0" w:color="auto"/>
              </w:divBdr>
              <w:divsChild>
                <w:div w:id="698093558">
                  <w:marLeft w:val="0"/>
                  <w:marRight w:val="0"/>
                  <w:marTop w:val="0"/>
                  <w:marBottom w:val="0"/>
                  <w:divBdr>
                    <w:top w:val="none" w:sz="0" w:space="0" w:color="auto"/>
                    <w:left w:val="none" w:sz="0" w:space="0" w:color="auto"/>
                    <w:bottom w:val="none" w:sz="0" w:space="0" w:color="auto"/>
                    <w:right w:val="none" w:sz="0" w:space="0" w:color="auto"/>
                  </w:divBdr>
                  <w:divsChild>
                    <w:div w:id="1387333330">
                      <w:marLeft w:val="0"/>
                      <w:marRight w:val="0"/>
                      <w:marTop w:val="0"/>
                      <w:marBottom w:val="0"/>
                      <w:divBdr>
                        <w:top w:val="none" w:sz="0" w:space="0" w:color="auto"/>
                        <w:left w:val="none" w:sz="0" w:space="0" w:color="auto"/>
                        <w:bottom w:val="none" w:sz="0" w:space="0" w:color="auto"/>
                        <w:right w:val="none" w:sz="0" w:space="0" w:color="auto"/>
                      </w:divBdr>
                      <w:divsChild>
                        <w:div w:id="700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32021">
                  <w:marLeft w:val="0"/>
                  <w:marRight w:val="0"/>
                  <w:marTop w:val="0"/>
                  <w:marBottom w:val="0"/>
                  <w:divBdr>
                    <w:top w:val="none" w:sz="0" w:space="0" w:color="auto"/>
                    <w:left w:val="none" w:sz="0" w:space="0" w:color="auto"/>
                    <w:bottom w:val="none" w:sz="0" w:space="0" w:color="auto"/>
                    <w:right w:val="none" w:sz="0" w:space="0" w:color="auto"/>
                  </w:divBdr>
                  <w:divsChild>
                    <w:div w:id="348414448">
                      <w:marLeft w:val="0"/>
                      <w:marRight w:val="0"/>
                      <w:marTop w:val="0"/>
                      <w:marBottom w:val="0"/>
                      <w:divBdr>
                        <w:top w:val="none" w:sz="0" w:space="0" w:color="auto"/>
                        <w:left w:val="none" w:sz="0" w:space="0" w:color="auto"/>
                        <w:bottom w:val="none" w:sz="0" w:space="0" w:color="auto"/>
                        <w:right w:val="none" w:sz="0" w:space="0" w:color="auto"/>
                      </w:divBdr>
                      <w:divsChild>
                        <w:div w:id="1712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0333">
                  <w:marLeft w:val="0"/>
                  <w:marRight w:val="0"/>
                  <w:marTop w:val="0"/>
                  <w:marBottom w:val="0"/>
                  <w:divBdr>
                    <w:top w:val="none" w:sz="0" w:space="0" w:color="auto"/>
                    <w:left w:val="none" w:sz="0" w:space="0" w:color="auto"/>
                    <w:bottom w:val="none" w:sz="0" w:space="0" w:color="auto"/>
                    <w:right w:val="none" w:sz="0" w:space="0" w:color="auto"/>
                  </w:divBdr>
                  <w:divsChild>
                    <w:div w:id="155613402">
                      <w:marLeft w:val="0"/>
                      <w:marRight w:val="0"/>
                      <w:marTop w:val="0"/>
                      <w:marBottom w:val="0"/>
                      <w:divBdr>
                        <w:top w:val="none" w:sz="0" w:space="0" w:color="auto"/>
                        <w:left w:val="none" w:sz="0" w:space="0" w:color="auto"/>
                        <w:bottom w:val="none" w:sz="0" w:space="0" w:color="auto"/>
                        <w:right w:val="none" w:sz="0" w:space="0" w:color="auto"/>
                      </w:divBdr>
                      <w:divsChild>
                        <w:div w:id="17095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0486">
                  <w:marLeft w:val="0"/>
                  <w:marRight w:val="0"/>
                  <w:marTop w:val="0"/>
                  <w:marBottom w:val="0"/>
                  <w:divBdr>
                    <w:top w:val="none" w:sz="0" w:space="0" w:color="auto"/>
                    <w:left w:val="none" w:sz="0" w:space="0" w:color="auto"/>
                    <w:bottom w:val="none" w:sz="0" w:space="0" w:color="auto"/>
                    <w:right w:val="none" w:sz="0" w:space="0" w:color="auto"/>
                  </w:divBdr>
                  <w:divsChild>
                    <w:div w:id="2129004437">
                      <w:marLeft w:val="0"/>
                      <w:marRight w:val="0"/>
                      <w:marTop w:val="0"/>
                      <w:marBottom w:val="0"/>
                      <w:divBdr>
                        <w:top w:val="none" w:sz="0" w:space="0" w:color="auto"/>
                        <w:left w:val="none" w:sz="0" w:space="0" w:color="auto"/>
                        <w:bottom w:val="none" w:sz="0" w:space="0" w:color="auto"/>
                        <w:right w:val="none" w:sz="0" w:space="0" w:color="auto"/>
                      </w:divBdr>
                      <w:divsChild>
                        <w:div w:id="19625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6854">
                  <w:marLeft w:val="0"/>
                  <w:marRight w:val="0"/>
                  <w:marTop w:val="0"/>
                  <w:marBottom w:val="0"/>
                  <w:divBdr>
                    <w:top w:val="none" w:sz="0" w:space="0" w:color="auto"/>
                    <w:left w:val="none" w:sz="0" w:space="0" w:color="auto"/>
                    <w:bottom w:val="none" w:sz="0" w:space="0" w:color="auto"/>
                    <w:right w:val="none" w:sz="0" w:space="0" w:color="auto"/>
                  </w:divBdr>
                  <w:divsChild>
                    <w:div w:id="278994612">
                      <w:marLeft w:val="0"/>
                      <w:marRight w:val="0"/>
                      <w:marTop w:val="0"/>
                      <w:marBottom w:val="0"/>
                      <w:divBdr>
                        <w:top w:val="none" w:sz="0" w:space="0" w:color="auto"/>
                        <w:left w:val="none" w:sz="0" w:space="0" w:color="auto"/>
                        <w:bottom w:val="none" w:sz="0" w:space="0" w:color="auto"/>
                        <w:right w:val="none" w:sz="0" w:space="0" w:color="auto"/>
                      </w:divBdr>
                      <w:divsChild>
                        <w:div w:id="5243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47419">
          <w:marLeft w:val="0"/>
          <w:marRight w:val="0"/>
          <w:marTop w:val="0"/>
          <w:marBottom w:val="0"/>
          <w:divBdr>
            <w:top w:val="none" w:sz="0" w:space="0" w:color="auto"/>
            <w:left w:val="none" w:sz="0" w:space="0" w:color="auto"/>
            <w:bottom w:val="none" w:sz="0" w:space="0" w:color="auto"/>
            <w:right w:val="none" w:sz="0" w:space="0" w:color="auto"/>
          </w:divBdr>
          <w:divsChild>
            <w:div w:id="353728004">
              <w:marLeft w:val="0"/>
              <w:marRight w:val="0"/>
              <w:marTop w:val="0"/>
              <w:marBottom w:val="0"/>
              <w:divBdr>
                <w:top w:val="none" w:sz="0" w:space="0" w:color="auto"/>
                <w:left w:val="none" w:sz="0" w:space="0" w:color="auto"/>
                <w:bottom w:val="none" w:sz="0" w:space="0" w:color="auto"/>
                <w:right w:val="none" w:sz="0" w:space="0" w:color="auto"/>
              </w:divBdr>
              <w:divsChild>
                <w:div w:id="21221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3198">
          <w:marLeft w:val="0"/>
          <w:marRight w:val="0"/>
          <w:marTop w:val="0"/>
          <w:marBottom w:val="0"/>
          <w:divBdr>
            <w:top w:val="none" w:sz="0" w:space="0" w:color="auto"/>
            <w:left w:val="none" w:sz="0" w:space="0" w:color="auto"/>
            <w:bottom w:val="none" w:sz="0" w:space="0" w:color="auto"/>
            <w:right w:val="none" w:sz="0" w:space="0" w:color="auto"/>
          </w:divBdr>
          <w:divsChild>
            <w:div w:id="556278644">
              <w:marLeft w:val="0"/>
              <w:marRight w:val="0"/>
              <w:marTop w:val="0"/>
              <w:marBottom w:val="0"/>
              <w:divBdr>
                <w:top w:val="none" w:sz="0" w:space="0" w:color="auto"/>
                <w:left w:val="none" w:sz="0" w:space="0" w:color="auto"/>
                <w:bottom w:val="none" w:sz="0" w:space="0" w:color="auto"/>
                <w:right w:val="none" w:sz="0" w:space="0" w:color="auto"/>
              </w:divBdr>
              <w:divsChild>
                <w:div w:id="319385836">
                  <w:marLeft w:val="0"/>
                  <w:marRight w:val="0"/>
                  <w:marTop w:val="0"/>
                  <w:marBottom w:val="0"/>
                  <w:divBdr>
                    <w:top w:val="none" w:sz="0" w:space="0" w:color="auto"/>
                    <w:left w:val="none" w:sz="0" w:space="0" w:color="auto"/>
                    <w:bottom w:val="none" w:sz="0" w:space="0" w:color="auto"/>
                    <w:right w:val="none" w:sz="0" w:space="0" w:color="auto"/>
                  </w:divBdr>
                  <w:divsChild>
                    <w:div w:id="804472467">
                      <w:marLeft w:val="0"/>
                      <w:marRight w:val="0"/>
                      <w:marTop w:val="0"/>
                      <w:marBottom w:val="0"/>
                      <w:divBdr>
                        <w:top w:val="none" w:sz="0" w:space="0" w:color="auto"/>
                        <w:left w:val="none" w:sz="0" w:space="0" w:color="auto"/>
                        <w:bottom w:val="none" w:sz="0" w:space="0" w:color="auto"/>
                        <w:right w:val="none" w:sz="0" w:space="0" w:color="auto"/>
                      </w:divBdr>
                      <w:divsChild>
                        <w:div w:id="15456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9287">
                  <w:marLeft w:val="0"/>
                  <w:marRight w:val="0"/>
                  <w:marTop w:val="0"/>
                  <w:marBottom w:val="0"/>
                  <w:divBdr>
                    <w:top w:val="none" w:sz="0" w:space="0" w:color="auto"/>
                    <w:left w:val="none" w:sz="0" w:space="0" w:color="auto"/>
                    <w:bottom w:val="none" w:sz="0" w:space="0" w:color="auto"/>
                    <w:right w:val="none" w:sz="0" w:space="0" w:color="auto"/>
                  </w:divBdr>
                  <w:divsChild>
                    <w:div w:id="1796018713">
                      <w:marLeft w:val="0"/>
                      <w:marRight w:val="0"/>
                      <w:marTop w:val="0"/>
                      <w:marBottom w:val="0"/>
                      <w:divBdr>
                        <w:top w:val="none" w:sz="0" w:space="0" w:color="auto"/>
                        <w:left w:val="none" w:sz="0" w:space="0" w:color="auto"/>
                        <w:bottom w:val="none" w:sz="0" w:space="0" w:color="auto"/>
                        <w:right w:val="none" w:sz="0" w:space="0" w:color="auto"/>
                      </w:divBdr>
                      <w:divsChild>
                        <w:div w:id="14826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5057">
                  <w:marLeft w:val="0"/>
                  <w:marRight w:val="0"/>
                  <w:marTop w:val="0"/>
                  <w:marBottom w:val="0"/>
                  <w:divBdr>
                    <w:top w:val="none" w:sz="0" w:space="0" w:color="auto"/>
                    <w:left w:val="none" w:sz="0" w:space="0" w:color="auto"/>
                    <w:bottom w:val="none" w:sz="0" w:space="0" w:color="auto"/>
                    <w:right w:val="none" w:sz="0" w:space="0" w:color="auto"/>
                  </w:divBdr>
                  <w:divsChild>
                    <w:div w:id="793717752">
                      <w:marLeft w:val="0"/>
                      <w:marRight w:val="0"/>
                      <w:marTop w:val="0"/>
                      <w:marBottom w:val="0"/>
                      <w:divBdr>
                        <w:top w:val="none" w:sz="0" w:space="0" w:color="auto"/>
                        <w:left w:val="none" w:sz="0" w:space="0" w:color="auto"/>
                        <w:bottom w:val="none" w:sz="0" w:space="0" w:color="auto"/>
                        <w:right w:val="none" w:sz="0" w:space="0" w:color="auto"/>
                      </w:divBdr>
                      <w:divsChild>
                        <w:div w:id="6894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2920">
                  <w:marLeft w:val="0"/>
                  <w:marRight w:val="0"/>
                  <w:marTop w:val="0"/>
                  <w:marBottom w:val="0"/>
                  <w:divBdr>
                    <w:top w:val="none" w:sz="0" w:space="0" w:color="auto"/>
                    <w:left w:val="none" w:sz="0" w:space="0" w:color="auto"/>
                    <w:bottom w:val="none" w:sz="0" w:space="0" w:color="auto"/>
                    <w:right w:val="none" w:sz="0" w:space="0" w:color="auto"/>
                  </w:divBdr>
                  <w:divsChild>
                    <w:div w:id="810562550">
                      <w:marLeft w:val="0"/>
                      <w:marRight w:val="0"/>
                      <w:marTop w:val="0"/>
                      <w:marBottom w:val="0"/>
                      <w:divBdr>
                        <w:top w:val="none" w:sz="0" w:space="0" w:color="auto"/>
                        <w:left w:val="none" w:sz="0" w:space="0" w:color="auto"/>
                        <w:bottom w:val="none" w:sz="0" w:space="0" w:color="auto"/>
                        <w:right w:val="none" w:sz="0" w:space="0" w:color="auto"/>
                      </w:divBdr>
                      <w:divsChild>
                        <w:div w:id="7044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13745">
              <w:marLeft w:val="0"/>
              <w:marRight w:val="0"/>
              <w:marTop w:val="0"/>
              <w:marBottom w:val="0"/>
              <w:divBdr>
                <w:top w:val="none" w:sz="0" w:space="0" w:color="auto"/>
                <w:left w:val="none" w:sz="0" w:space="0" w:color="auto"/>
                <w:bottom w:val="none" w:sz="0" w:space="0" w:color="auto"/>
                <w:right w:val="none" w:sz="0" w:space="0" w:color="auto"/>
              </w:divBdr>
              <w:divsChild>
                <w:div w:id="757017985">
                  <w:marLeft w:val="0"/>
                  <w:marRight w:val="0"/>
                  <w:marTop w:val="0"/>
                  <w:marBottom w:val="0"/>
                  <w:divBdr>
                    <w:top w:val="none" w:sz="0" w:space="0" w:color="auto"/>
                    <w:left w:val="none" w:sz="0" w:space="0" w:color="auto"/>
                    <w:bottom w:val="none" w:sz="0" w:space="0" w:color="auto"/>
                    <w:right w:val="none" w:sz="0" w:space="0" w:color="auto"/>
                  </w:divBdr>
                </w:div>
              </w:divsChild>
            </w:div>
            <w:div w:id="1894585785">
              <w:marLeft w:val="0"/>
              <w:marRight w:val="0"/>
              <w:marTop w:val="0"/>
              <w:marBottom w:val="0"/>
              <w:divBdr>
                <w:top w:val="none" w:sz="0" w:space="0" w:color="auto"/>
                <w:left w:val="none" w:sz="0" w:space="0" w:color="auto"/>
                <w:bottom w:val="none" w:sz="0" w:space="0" w:color="auto"/>
                <w:right w:val="none" w:sz="0" w:space="0" w:color="auto"/>
              </w:divBdr>
              <w:divsChild>
                <w:div w:id="968362498">
                  <w:marLeft w:val="0"/>
                  <w:marRight w:val="0"/>
                  <w:marTop w:val="0"/>
                  <w:marBottom w:val="0"/>
                  <w:divBdr>
                    <w:top w:val="none" w:sz="0" w:space="0" w:color="auto"/>
                    <w:left w:val="none" w:sz="0" w:space="0" w:color="auto"/>
                    <w:bottom w:val="none" w:sz="0" w:space="0" w:color="auto"/>
                    <w:right w:val="none" w:sz="0" w:space="0" w:color="auto"/>
                  </w:divBdr>
                  <w:divsChild>
                    <w:div w:id="718430883">
                      <w:marLeft w:val="0"/>
                      <w:marRight w:val="0"/>
                      <w:marTop w:val="0"/>
                      <w:marBottom w:val="0"/>
                      <w:divBdr>
                        <w:top w:val="none" w:sz="0" w:space="0" w:color="auto"/>
                        <w:left w:val="none" w:sz="0" w:space="0" w:color="auto"/>
                        <w:bottom w:val="none" w:sz="0" w:space="0" w:color="auto"/>
                        <w:right w:val="none" w:sz="0" w:space="0" w:color="auto"/>
                      </w:divBdr>
                      <w:divsChild>
                        <w:div w:id="1106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4736">
                  <w:marLeft w:val="0"/>
                  <w:marRight w:val="0"/>
                  <w:marTop w:val="0"/>
                  <w:marBottom w:val="0"/>
                  <w:divBdr>
                    <w:top w:val="none" w:sz="0" w:space="0" w:color="auto"/>
                    <w:left w:val="none" w:sz="0" w:space="0" w:color="auto"/>
                    <w:bottom w:val="none" w:sz="0" w:space="0" w:color="auto"/>
                    <w:right w:val="none" w:sz="0" w:space="0" w:color="auto"/>
                  </w:divBdr>
                  <w:divsChild>
                    <w:div w:id="143862361">
                      <w:marLeft w:val="0"/>
                      <w:marRight w:val="0"/>
                      <w:marTop w:val="0"/>
                      <w:marBottom w:val="0"/>
                      <w:divBdr>
                        <w:top w:val="none" w:sz="0" w:space="0" w:color="auto"/>
                        <w:left w:val="none" w:sz="0" w:space="0" w:color="auto"/>
                        <w:bottom w:val="none" w:sz="0" w:space="0" w:color="auto"/>
                        <w:right w:val="none" w:sz="0" w:space="0" w:color="auto"/>
                      </w:divBdr>
                      <w:divsChild>
                        <w:div w:id="13252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81451">
          <w:marLeft w:val="0"/>
          <w:marRight w:val="0"/>
          <w:marTop w:val="0"/>
          <w:marBottom w:val="0"/>
          <w:divBdr>
            <w:top w:val="none" w:sz="0" w:space="0" w:color="auto"/>
            <w:left w:val="none" w:sz="0" w:space="0" w:color="auto"/>
            <w:bottom w:val="none" w:sz="0" w:space="0" w:color="auto"/>
            <w:right w:val="none" w:sz="0" w:space="0" w:color="auto"/>
          </w:divBdr>
          <w:divsChild>
            <w:div w:id="560798910">
              <w:marLeft w:val="0"/>
              <w:marRight w:val="0"/>
              <w:marTop w:val="0"/>
              <w:marBottom w:val="0"/>
              <w:divBdr>
                <w:top w:val="none" w:sz="0" w:space="0" w:color="auto"/>
                <w:left w:val="none" w:sz="0" w:space="0" w:color="auto"/>
                <w:bottom w:val="none" w:sz="0" w:space="0" w:color="auto"/>
                <w:right w:val="none" w:sz="0" w:space="0" w:color="auto"/>
              </w:divBdr>
              <w:divsChild>
                <w:div w:id="474180726">
                  <w:marLeft w:val="0"/>
                  <w:marRight w:val="0"/>
                  <w:marTop w:val="0"/>
                  <w:marBottom w:val="0"/>
                  <w:divBdr>
                    <w:top w:val="none" w:sz="0" w:space="0" w:color="auto"/>
                    <w:left w:val="none" w:sz="0" w:space="0" w:color="auto"/>
                    <w:bottom w:val="none" w:sz="0" w:space="0" w:color="auto"/>
                    <w:right w:val="none" w:sz="0" w:space="0" w:color="auto"/>
                  </w:divBdr>
                </w:div>
              </w:divsChild>
            </w:div>
            <w:div w:id="1731883874">
              <w:marLeft w:val="0"/>
              <w:marRight w:val="0"/>
              <w:marTop w:val="0"/>
              <w:marBottom w:val="0"/>
              <w:divBdr>
                <w:top w:val="none" w:sz="0" w:space="0" w:color="auto"/>
                <w:left w:val="none" w:sz="0" w:space="0" w:color="auto"/>
                <w:bottom w:val="none" w:sz="0" w:space="0" w:color="auto"/>
                <w:right w:val="none" w:sz="0" w:space="0" w:color="auto"/>
              </w:divBdr>
              <w:divsChild>
                <w:div w:id="283315201">
                  <w:marLeft w:val="0"/>
                  <w:marRight w:val="0"/>
                  <w:marTop w:val="0"/>
                  <w:marBottom w:val="0"/>
                  <w:divBdr>
                    <w:top w:val="none" w:sz="0" w:space="0" w:color="auto"/>
                    <w:left w:val="none" w:sz="0" w:space="0" w:color="auto"/>
                    <w:bottom w:val="none" w:sz="0" w:space="0" w:color="auto"/>
                    <w:right w:val="none" w:sz="0" w:space="0" w:color="auto"/>
                  </w:divBdr>
                  <w:divsChild>
                    <w:div w:id="338583616">
                      <w:marLeft w:val="0"/>
                      <w:marRight w:val="0"/>
                      <w:marTop w:val="0"/>
                      <w:marBottom w:val="0"/>
                      <w:divBdr>
                        <w:top w:val="none" w:sz="0" w:space="0" w:color="auto"/>
                        <w:left w:val="none" w:sz="0" w:space="0" w:color="auto"/>
                        <w:bottom w:val="none" w:sz="0" w:space="0" w:color="auto"/>
                        <w:right w:val="none" w:sz="0" w:space="0" w:color="auto"/>
                      </w:divBdr>
                      <w:divsChild>
                        <w:div w:id="6720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0066">
                  <w:marLeft w:val="0"/>
                  <w:marRight w:val="0"/>
                  <w:marTop w:val="0"/>
                  <w:marBottom w:val="0"/>
                  <w:divBdr>
                    <w:top w:val="none" w:sz="0" w:space="0" w:color="auto"/>
                    <w:left w:val="none" w:sz="0" w:space="0" w:color="auto"/>
                    <w:bottom w:val="none" w:sz="0" w:space="0" w:color="auto"/>
                    <w:right w:val="none" w:sz="0" w:space="0" w:color="auto"/>
                  </w:divBdr>
                  <w:divsChild>
                    <w:div w:id="1278677300">
                      <w:marLeft w:val="0"/>
                      <w:marRight w:val="0"/>
                      <w:marTop w:val="0"/>
                      <w:marBottom w:val="0"/>
                      <w:divBdr>
                        <w:top w:val="none" w:sz="0" w:space="0" w:color="auto"/>
                        <w:left w:val="none" w:sz="0" w:space="0" w:color="auto"/>
                        <w:bottom w:val="none" w:sz="0" w:space="0" w:color="auto"/>
                        <w:right w:val="none" w:sz="0" w:space="0" w:color="auto"/>
                      </w:divBdr>
                      <w:divsChild>
                        <w:div w:id="28465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2897">
                  <w:marLeft w:val="0"/>
                  <w:marRight w:val="0"/>
                  <w:marTop w:val="0"/>
                  <w:marBottom w:val="0"/>
                  <w:divBdr>
                    <w:top w:val="none" w:sz="0" w:space="0" w:color="auto"/>
                    <w:left w:val="none" w:sz="0" w:space="0" w:color="auto"/>
                    <w:bottom w:val="none" w:sz="0" w:space="0" w:color="auto"/>
                    <w:right w:val="none" w:sz="0" w:space="0" w:color="auto"/>
                  </w:divBdr>
                  <w:divsChild>
                    <w:div w:id="615068382">
                      <w:marLeft w:val="0"/>
                      <w:marRight w:val="0"/>
                      <w:marTop w:val="0"/>
                      <w:marBottom w:val="0"/>
                      <w:divBdr>
                        <w:top w:val="none" w:sz="0" w:space="0" w:color="auto"/>
                        <w:left w:val="none" w:sz="0" w:space="0" w:color="auto"/>
                        <w:bottom w:val="none" w:sz="0" w:space="0" w:color="auto"/>
                        <w:right w:val="none" w:sz="0" w:space="0" w:color="auto"/>
                      </w:divBdr>
                      <w:divsChild>
                        <w:div w:id="19071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1747">
                  <w:marLeft w:val="0"/>
                  <w:marRight w:val="0"/>
                  <w:marTop w:val="0"/>
                  <w:marBottom w:val="0"/>
                  <w:divBdr>
                    <w:top w:val="none" w:sz="0" w:space="0" w:color="auto"/>
                    <w:left w:val="none" w:sz="0" w:space="0" w:color="auto"/>
                    <w:bottom w:val="none" w:sz="0" w:space="0" w:color="auto"/>
                    <w:right w:val="none" w:sz="0" w:space="0" w:color="auto"/>
                  </w:divBdr>
                  <w:divsChild>
                    <w:div w:id="79521947">
                      <w:marLeft w:val="0"/>
                      <w:marRight w:val="0"/>
                      <w:marTop w:val="0"/>
                      <w:marBottom w:val="0"/>
                      <w:divBdr>
                        <w:top w:val="none" w:sz="0" w:space="0" w:color="auto"/>
                        <w:left w:val="none" w:sz="0" w:space="0" w:color="auto"/>
                        <w:bottom w:val="none" w:sz="0" w:space="0" w:color="auto"/>
                        <w:right w:val="none" w:sz="0" w:space="0" w:color="auto"/>
                      </w:divBdr>
                      <w:divsChild>
                        <w:div w:id="1823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6726">
                  <w:marLeft w:val="0"/>
                  <w:marRight w:val="0"/>
                  <w:marTop w:val="0"/>
                  <w:marBottom w:val="0"/>
                  <w:divBdr>
                    <w:top w:val="none" w:sz="0" w:space="0" w:color="auto"/>
                    <w:left w:val="none" w:sz="0" w:space="0" w:color="auto"/>
                    <w:bottom w:val="none" w:sz="0" w:space="0" w:color="auto"/>
                    <w:right w:val="none" w:sz="0" w:space="0" w:color="auto"/>
                  </w:divBdr>
                  <w:divsChild>
                    <w:div w:id="1405179474">
                      <w:marLeft w:val="0"/>
                      <w:marRight w:val="0"/>
                      <w:marTop w:val="0"/>
                      <w:marBottom w:val="0"/>
                      <w:divBdr>
                        <w:top w:val="none" w:sz="0" w:space="0" w:color="auto"/>
                        <w:left w:val="none" w:sz="0" w:space="0" w:color="auto"/>
                        <w:bottom w:val="none" w:sz="0" w:space="0" w:color="auto"/>
                        <w:right w:val="none" w:sz="0" w:space="0" w:color="auto"/>
                      </w:divBdr>
                      <w:divsChild>
                        <w:div w:id="310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5510">
                  <w:marLeft w:val="0"/>
                  <w:marRight w:val="0"/>
                  <w:marTop w:val="0"/>
                  <w:marBottom w:val="0"/>
                  <w:divBdr>
                    <w:top w:val="none" w:sz="0" w:space="0" w:color="auto"/>
                    <w:left w:val="none" w:sz="0" w:space="0" w:color="auto"/>
                    <w:bottom w:val="none" w:sz="0" w:space="0" w:color="auto"/>
                    <w:right w:val="none" w:sz="0" w:space="0" w:color="auto"/>
                  </w:divBdr>
                  <w:divsChild>
                    <w:div w:id="527252776">
                      <w:marLeft w:val="0"/>
                      <w:marRight w:val="0"/>
                      <w:marTop w:val="0"/>
                      <w:marBottom w:val="0"/>
                      <w:divBdr>
                        <w:top w:val="none" w:sz="0" w:space="0" w:color="auto"/>
                        <w:left w:val="none" w:sz="0" w:space="0" w:color="auto"/>
                        <w:bottom w:val="none" w:sz="0" w:space="0" w:color="auto"/>
                        <w:right w:val="none" w:sz="0" w:space="0" w:color="auto"/>
                      </w:divBdr>
                      <w:divsChild>
                        <w:div w:id="12432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20877">
          <w:marLeft w:val="0"/>
          <w:marRight w:val="0"/>
          <w:marTop w:val="0"/>
          <w:marBottom w:val="0"/>
          <w:divBdr>
            <w:top w:val="none" w:sz="0" w:space="0" w:color="auto"/>
            <w:left w:val="none" w:sz="0" w:space="0" w:color="auto"/>
            <w:bottom w:val="none" w:sz="0" w:space="0" w:color="auto"/>
            <w:right w:val="none" w:sz="0" w:space="0" w:color="auto"/>
          </w:divBdr>
          <w:divsChild>
            <w:div w:id="254175258">
              <w:marLeft w:val="0"/>
              <w:marRight w:val="0"/>
              <w:marTop w:val="0"/>
              <w:marBottom w:val="0"/>
              <w:divBdr>
                <w:top w:val="none" w:sz="0" w:space="0" w:color="auto"/>
                <w:left w:val="none" w:sz="0" w:space="0" w:color="auto"/>
                <w:bottom w:val="none" w:sz="0" w:space="0" w:color="auto"/>
                <w:right w:val="none" w:sz="0" w:space="0" w:color="auto"/>
              </w:divBdr>
              <w:divsChild>
                <w:div w:id="1116370168">
                  <w:marLeft w:val="0"/>
                  <w:marRight w:val="0"/>
                  <w:marTop w:val="0"/>
                  <w:marBottom w:val="0"/>
                  <w:divBdr>
                    <w:top w:val="none" w:sz="0" w:space="0" w:color="auto"/>
                    <w:left w:val="none" w:sz="0" w:space="0" w:color="auto"/>
                    <w:bottom w:val="none" w:sz="0" w:space="0" w:color="auto"/>
                    <w:right w:val="none" w:sz="0" w:space="0" w:color="auto"/>
                  </w:divBdr>
                  <w:divsChild>
                    <w:div w:id="566107763">
                      <w:marLeft w:val="0"/>
                      <w:marRight w:val="0"/>
                      <w:marTop w:val="0"/>
                      <w:marBottom w:val="0"/>
                      <w:divBdr>
                        <w:top w:val="none" w:sz="0" w:space="0" w:color="auto"/>
                        <w:left w:val="none" w:sz="0" w:space="0" w:color="auto"/>
                        <w:bottom w:val="none" w:sz="0" w:space="0" w:color="auto"/>
                        <w:right w:val="none" w:sz="0" w:space="0" w:color="auto"/>
                      </w:divBdr>
                      <w:divsChild>
                        <w:div w:id="8468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5054">
                  <w:marLeft w:val="0"/>
                  <w:marRight w:val="0"/>
                  <w:marTop w:val="0"/>
                  <w:marBottom w:val="0"/>
                  <w:divBdr>
                    <w:top w:val="none" w:sz="0" w:space="0" w:color="auto"/>
                    <w:left w:val="none" w:sz="0" w:space="0" w:color="auto"/>
                    <w:bottom w:val="none" w:sz="0" w:space="0" w:color="auto"/>
                    <w:right w:val="none" w:sz="0" w:space="0" w:color="auto"/>
                  </w:divBdr>
                  <w:divsChild>
                    <w:div w:id="1647591964">
                      <w:marLeft w:val="0"/>
                      <w:marRight w:val="0"/>
                      <w:marTop w:val="0"/>
                      <w:marBottom w:val="0"/>
                      <w:divBdr>
                        <w:top w:val="none" w:sz="0" w:space="0" w:color="auto"/>
                        <w:left w:val="none" w:sz="0" w:space="0" w:color="auto"/>
                        <w:bottom w:val="none" w:sz="0" w:space="0" w:color="auto"/>
                        <w:right w:val="none" w:sz="0" w:space="0" w:color="auto"/>
                      </w:divBdr>
                      <w:divsChild>
                        <w:div w:id="6072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6961">
                  <w:marLeft w:val="0"/>
                  <w:marRight w:val="0"/>
                  <w:marTop w:val="0"/>
                  <w:marBottom w:val="0"/>
                  <w:divBdr>
                    <w:top w:val="none" w:sz="0" w:space="0" w:color="auto"/>
                    <w:left w:val="none" w:sz="0" w:space="0" w:color="auto"/>
                    <w:bottom w:val="none" w:sz="0" w:space="0" w:color="auto"/>
                    <w:right w:val="none" w:sz="0" w:space="0" w:color="auto"/>
                  </w:divBdr>
                  <w:divsChild>
                    <w:div w:id="1641569896">
                      <w:marLeft w:val="0"/>
                      <w:marRight w:val="0"/>
                      <w:marTop w:val="0"/>
                      <w:marBottom w:val="0"/>
                      <w:divBdr>
                        <w:top w:val="none" w:sz="0" w:space="0" w:color="auto"/>
                        <w:left w:val="none" w:sz="0" w:space="0" w:color="auto"/>
                        <w:bottom w:val="none" w:sz="0" w:space="0" w:color="auto"/>
                        <w:right w:val="none" w:sz="0" w:space="0" w:color="auto"/>
                      </w:divBdr>
                      <w:divsChild>
                        <w:div w:id="19845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3076">
              <w:marLeft w:val="0"/>
              <w:marRight w:val="0"/>
              <w:marTop w:val="0"/>
              <w:marBottom w:val="0"/>
              <w:divBdr>
                <w:top w:val="none" w:sz="0" w:space="0" w:color="auto"/>
                <w:left w:val="none" w:sz="0" w:space="0" w:color="auto"/>
                <w:bottom w:val="none" w:sz="0" w:space="0" w:color="auto"/>
                <w:right w:val="none" w:sz="0" w:space="0" w:color="auto"/>
              </w:divBdr>
              <w:divsChild>
                <w:div w:id="11266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583">
          <w:marLeft w:val="0"/>
          <w:marRight w:val="0"/>
          <w:marTop w:val="0"/>
          <w:marBottom w:val="0"/>
          <w:divBdr>
            <w:top w:val="none" w:sz="0" w:space="0" w:color="auto"/>
            <w:left w:val="none" w:sz="0" w:space="0" w:color="auto"/>
            <w:bottom w:val="none" w:sz="0" w:space="0" w:color="auto"/>
            <w:right w:val="none" w:sz="0" w:space="0" w:color="auto"/>
          </w:divBdr>
          <w:divsChild>
            <w:div w:id="401924">
              <w:marLeft w:val="0"/>
              <w:marRight w:val="0"/>
              <w:marTop w:val="0"/>
              <w:marBottom w:val="0"/>
              <w:divBdr>
                <w:top w:val="none" w:sz="0" w:space="0" w:color="auto"/>
                <w:left w:val="none" w:sz="0" w:space="0" w:color="auto"/>
                <w:bottom w:val="none" w:sz="0" w:space="0" w:color="auto"/>
                <w:right w:val="none" w:sz="0" w:space="0" w:color="auto"/>
              </w:divBdr>
              <w:divsChild>
                <w:div w:id="663553011">
                  <w:marLeft w:val="0"/>
                  <w:marRight w:val="0"/>
                  <w:marTop w:val="0"/>
                  <w:marBottom w:val="0"/>
                  <w:divBdr>
                    <w:top w:val="none" w:sz="0" w:space="0" w:color="auto"/>
                    <w:left w:val="none" w:sz="0" w:space="0" w:color="auto"/>
                    <w:bottom w:val="none" w:sz="0" w:space="0" w:color="auto"/>
                    <w:right w:val="none" w:sz="0" w:space="0" w:color="auto"/>
                  </w:divBdr>
                </w:div>
              </w:divsChild>
            </w:div>
            <w:div w:id="42994046">
              <w:marLeft w:val="0"/>
              <w:marRight w:val="0"/>
              <w:marTop w:val="0"/>
              <w:marBottom w:val="0"/>
              <w:divBdr>
                <w:top w:val="none" w:sz="0" w:space="0" w:color="auto"/>
                <w:left w:val="none" w:sz="0" w:space="0" w:color="auto"/>
                <w:bottom w:val="none" w:sz="0" w:space="0" w:color="auto"/>
                <w:right w:val="none" w:sz="0" w:space="0" w:color="auto"/>
              </w:divBdr>
              <w:divsChild>
                <w:div w:id="1562060509">
                  <w:marLeft w:val="0"/>
                  <w:marRight w:val="0"/>
                  <w:marTop w:val="0"/>
                  <w:marBottom w:val="0"/>
                  <w:divBdr>
                    <w:top w:val="none" w:sz="0" w:space="0" w:color="auto"/>
                    <w:left w:val="none" w:sz="0" w:space="0" w:color="auto"/>
                    <w:bottom w:val="none" w:sz="0" w:space="0" w:color="auto"/>
                    <w:right w:val="none" w:sz="0" w:space="0" w:color="auto"/>
                  </w:divBdr>
                </w:div>
              </w:divsChild>
            </w:div>
            <w:div w:id="1414862705">
              <w:marLeft w:val="0"/>
              <w:marRight w:val="0"/>
              <w:marTop w:val="0"/>
              <w:marBottom w:val="0"/>
              <w:divBdr>
                <w:top w:val="none" w:sz="0" w:space="0" w:color="auto"/>
                <w:left w:val="none" w:sz="0" w:space="0" w:color="auto"/>
                <w:bottom w:val="none" w:sz="0" w:space="0" w:color="auto"/>
                <w:right w:val="none" w:sz="0" w:space="0" w:color="auto"/>
              </w:divBdr>
              <w:divsChild>
                <w:div w:id="1306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5878">
          <w:marLeft w:val="0"/>
          <w:marRight w:val="0"/>
          <w:marTop w:val="0"/>
          <w:marBottom w:val="0"/>
          <w:divBdr>
            <w:top w:val="none" w:sz="0" w:space="0" w:color="auto"/>
            <w:left w:val="none" w:sz="0" w:space="0" w:color="auto"/>
            <w:bottom w:val="none" w:sz="0" w:space="0" w:color="auto"/>
            <w:right w:val="none" w:sz="0" w:space="0" w:color="auto"/>
          </w:divBdr>
          <w:divsChild>
            <w:div w:id="885868834">
              <w:marLeft w:val="0"/>
              <w:marRight w:val="0"/>
              <w:marTop w:val="0"/>
              <w:marBottom w:val="0"/>
              <w:divBdr>
                <w:top w:val="none" w:sz="0" w:space="0" w:color="auto"/>
                <w:left w:val="none" w:sz="0" w:space="0" w:color="auto"/>
                <w:bottom w:val="none" w:sz="0" w:space="0" w:color="auto"/>
                <w:right w:val="none" w:sz="0" w:space="0" w:color="auto"/>
              </w:divBdr>
              <w:divsChild>
                <w:div w:id="2071884005">
                  <w:marLeft w:val="0"/>
                  <w:marRight w:val="0"/>
                  <w:marTop w:val="0"/>
                  <w:marBottom w:val="0"/>
                  <w:divBdr>
                    <w:top w:val="none" w:sz="0" w:space="0" w:color="auto"/>
                    <w:left w:val="none" w:sz="0" w:space="0" w:color="auto"/>
                    <w:bottom w:val="none" w:sz="0" w:space="0" w:color="auto"/>
                    <w:right w:val="none" w:sz="0" w:space="0" w:color="auto"/>
                  </w:divBdr>
                </w:div>
              </w:divsChild>
            </w:div>
            <w:div w:id="1733965517">
              <w:marLeft w:val="0"/>
              <w:marRight w:val="0"/>
              <w:marTop w:val="0"/>
              <w:marBottom w:val="0"/>
              <w:divBdr>
                <w:top w:val="none" w:sz="0" w:space="0" w:color="auto"/>
                <w:left w:val="none" w:sz="0" w:space="0" w:color="auto"/>
                <w:bottom w:val="none" w:sz="0" w:space="0" w:color="auto"/>
                <w:right w:val="none" w:sz="0" w:space="0" w:color="auto"/>
              </w:divBdr>
              <w:divsChild>
                <w:div w:id="753551421">
                  <w:marLeft w:val="0"/>
                  <w:marRight w:val="0"/>
                  <w:marTop w:val="0"/>
                  <w:marBottom w:val="0"/>
                  <w:divBdr>
                    <w:top w:val="none" w:sz="0" w:space="0" w:color="auto"/>
                    <w:left w:val="none" w:sz="0" w:space="0" w:color="auto"/>
                    <w:bottom w:val="none" w:sz="0" w:space="0" w:color="auto"/>
                    <w:right w:val="none" w:sz="0" w:space="0" w:color="auto"/>
                  </w:divBdr>
                  <w:divsChild>
                    <w:div w:id="15100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55745">
          <w:marLeft w:val="0"/>
          <w:marRight w:val="0"/>
          <w:marTop w:val="0"/>
          <w:marBottom w:val="0"/>
          <w:divBdr>
            <w:top w:val="none" w:sz="0" w:space="0" w:color="auto"/>
            <w:left w:val="none" w:sz="0" w:space="0" w:color="auto"/>
            <w:bottom w:val="none" w:sz="0" w:space="0" w:color="auto"/>
            <w:right w:val="none" w:sz="0" w:space="0" w:color="auto"/>
          </w:divBdr>
          <w:divsChild>
            <w:div w:id="62678755">
              <w:marLeft w:val="0"/>
              <w:marRight w:val="0"/>
              <w:marTop w:val="0"/>
              <w:marBottom w:val="0"/>
              <w:divBdr>
                <w:top w:val="none" w:sz="0" w:space="0" w:color="auto"/>
                <w:left w:val="none" w:sz="0" w:space="0" w:color="auto"/>
                <w:bottom w:val="none" w:sz="0" w:space="0" w:color="auto"/>
                <w:right w:val="none" w:sz="0" w:space="0" w:color="auto"/>
              </w:divBdr>
              <w:divsChild>
                <w:div w:id="110590696">
                  <w:marLeft w:val="0"/>
                  <w:marRight w:val="0"/>
                  <w:marTop w:val="0"/>
                  <w:marBottom w:val="0"/>
                  <w:divBdr>
                    <w:top w:val="none" w:sz="0" w:space="0" w:color="auto"/>
                    <w:left w:val="none" w:sz="0" w:space="0" w:color="auto"/>
                    <w:bottom w:val="none" w:sz="0" w:space="0" w:color="auto"/>
                    <w:right w:val="none" w:sz="0" w:space="0" w:color="auto"/>
                  </w:divBdr>
                  <w:divsChild>
                    <w:div w:id="1553343671">
                      <w:marLeft w:val="0"/>
                      <w:marRight w:val="0"/>
                      <w:marTop w:val="0"/>
                      <w:marBottom w:val="0"/>
                      <w:divBdr>
                        <w:top w:val="none" w:sz="0" w:space="0" w:color="auto"/>
                        <w:left w:val="none" w:sz="0" w:space="0" w:color="auto"/>
                        <w:bottom w:val="none" w:sz="0" w:space="0" w:color="auto"/>
                        <w:right w:val="none" w:sz="0" w:space="0" w:color="auto"/>
                      </w:divBdr>
                    </w:div>
                  </w:divsChild>
                </w:div>
                <w:div w:id="365448991">
                  <w:marLeft w:val="0"/>
                  <w:marRight w:val="0"/>
                  <w:marTop w:val="0"/>
                  <w:marBottom w:val="0"/>
                  <w:divBdr>
                    <w:top w:val="none" w:sz="0" w:space="0" w:color="auto"/>
                    <w:left w:val="none" w:sz="0" w:space="0" w:color="auto"/>
                    <w:bottom w:val="none" w:sz="0" w:space="0" w:color="auto"/>
                    <w:right w:val="none" w:sz="0" w:space="0" w:color="auto"/>
                  </w:divBdr>
                  <w:divsChild>
                    <w:div w:id="1732656043">
                      <w:marLeft w:val="0"/>
                      <w:marRight w:val="0"/>
                      <w:marTop w:val="0"/>
                      <w:marBottom w:val="0"/>
                      <w:divBdr>
                        <w:top w:val="none" w:sz="0" w:space="0" w:color="auto"/>
                        <w:left w:val="none" w:sz="0" w:space="0" w:color="auto"/>
                        <w:bottom w:val="none" w:sz="0" w:space="0" w:color="auto"/>
                        <w:right w:val="none" w:sz="0" w:space="0" w:color="auto"/>
                      </w:divBdr>
                    </w:div>
                  </w:divsChild>
                </w:div>
                <w:div w:id="412318367">
                  <w:marLeft w:val="0"/>
                  <w:marRight w:val="0"/>
                  <w:marTop w:val="0"/>
                  <w:marBottom w:val="0"/>
                  <w:divBdr>
                    <w:top w:val="none" w:sz="0" w:space="0" w:color="auto"/>
                    <w:left w:val="none" w:sz="0" w:space="0" w:color="auto"/>
                    <w:bottom w:val="none" w:sz="0" w:space="0" w:color="auto"/>
                    <w:right w:val="none" w:sz="0" w:space="0" w:color="auto"/>
                  </w:divBdr>
                  <w:divsChild>
                    <w:div w:id="2079083923">
                      <w:marLeft w:val="0"/>
                      <w:marRight w:val="0"/>
                      <w:marTop w:val="0"/>
                      <w:marBottom w:val="0"/>
                      <w:divBdr>
                        <w:top w:val="none" w:sz="0" w:space="0" w:color="auto"/>
                        <w:left w:val="none" w:sz="0" w:space="0" w:color="auto"/>
                        <w:bottom w:val="none" w:sz="0" w:space="0" w:color="auto"/>
                        <w:right w:val="none" w:sz="0" w:space="0" w:color="auto"/>
                      </w:divBdr>
                    </w:div>
                  </w:divsChild>
                </w:div>
                <w:div w:id="447553591">
                  <w:marLeft w:val="0"/>
                  <w:marRight w:val="0"/>
                  <w:marTop w:val="0"/>
                  <w:marBottom w:val="0"/>
                  <w:divBdr>
                    <w:top w:val="none" w:sz="0" w:space="0" w:color="auto"/>
                    <w:left w:val="none" w:sz="0" w:space="0" w:color="auto"/>
                    <w:bottom w:val="none" w:sz="0" w:space="0" w:color="auto"/>
                    <w:right w:val="none" w:sz="0" w:space="0" w:color="auto"/>
                  </w:divBdr>
                  <w:divsChild>
                    <w:div w:id="1608927841">
                      <w:marLeft w:val="0"/>
                      <w:marRight w:val="0"/>
                      <w:marTop w:val="0"/>
                      <w:marBottom w:val="0"/>
                      <w:divBdr>
                        <w:top w:val="none" w:sz="0" w:space="0" w:color="auto"/>
                        <w:left w:val="none" w:sz="0" w:space="0" w:color="auto"/>
                        <w:bottom w:val="none" w:sz="0" w:space="0" w:color="auto"/>
                        <w:right w:val="none" w:sz="0" w:space="0" w:color="auto"/>
                      </w:divBdr>
                    </w:div>
                  </w:divsChild>
                </w:div>
                <w:div w:id="589971233">
                  <w:marLeft w:val="0"/>
                  <w:marRight w:val="0"/>
                  <w:marTop w:val="0"/>
                  <w:marBottom w:val="0"/>
                  <w:divBdr>
                    <w:top w:val="none" w:sz="0" w:space="0" w:color="auto"/>
                    <w:left w:val="none" w:sz="0" w:space="0" w:color="auto"/>
                    <w:bottom w:val="none" w:sz="0" w:space="0" w:color="auto"/>
                    <w:right w:val="none" w:sz="0" w:space="0" w:color="auto"/>
                  </w:divBdr>
                  <w:divsChild>
                    <w:div w:id="2059086965">
                      <w:marLeft w:val="0"/>
                      <w:marRight w:val="0"/>
                      <w:marTop w:val="0"/>
                      <w:marBottom w:val="0"/>
                      <w:divBdr>
                        <w:top w:val="none" w:sz="0" w:space="0" w:color="auto"/>
                        <w:left w:val="none" w:sz="0" w:space="0" w:color="auto"/>
                        <w:bottom w:val="none" w:sz="0" w:space="0" w:color="auto"/>
                        <w:right w:val="none" w:sz="0" w:space="0" w:color="auto"/>
                      </w:divBdr>
                    </w:div>
                  </w:divsChild>
                </w:div>
                <w:div w:id="762263135">
                  <w:marLeft w:val="0"/>
                  <w:marRight w:val="0"/>
                  <w:marTop w:val="0"/>
                  <w:marBottom w:val="0"/>
                  <w:divBdr>
                    <w:top w:val="none" w:sz="0" w:space="0" w:color="auto"/>
                    <w:left w:val="none" w:sz="0" w:space="0" w:color="auto"/>
                    <w:bottom w:val="none" w:sz="0" w:space="0" w:color="auto"/>
                    <w:right w:val="none" w:sz="0" w:space="0" w:color="auto"/>
                  </w:divBdr>
                  <w:divsChild>
                    <w:div w:id="1688867482">
                      <w:marLeft w:val="0"/>
                      <w:marRight w:val="0"/>
                      <w:marTop w:val="0"/>
                      <w:marBottom w:val="0"/>
                      <w:divBdr>
                        <w:top w:val="none" w:sz="0" w:space="0" w:color="auto"/>
                        <w:left w:val="none" w:sz="0" w:space="0" w:color="auto"/>
                        <w:bottom w:val="none" w:sz="0" w:space="0" w:color="auto"/>
                        <w:right w:val="none" w:sz="0" w:space="0" w:color="auto"/>
                      </w:divBdr>
                    </w:div>
                  </w:divsChild>
                </w:div>
                <w:div w:id="958995954">
                  <w:marLeft w:val="0"/>
                  <w:marRight w:val="0"/>
                  <w:marTop w:val="0"/>
                  <w:marBottom w:val="0"/>
                  <w:divBdr>
                    <w:top w:val="none" w:sz="0" w:space="0" w:color="auto"/>
                    <w:left w:val="none" w:sz="0" w:space="0" w:color="auto"/>
                    <w:bottom w:val="none" w:sz="0" w:space="0" w:color="auto"/>
                    <w:right w:val="none" w:sz="0" w:space="0" w:color="auto"/>
                  </w:divBdr>
                  <w:divsChild>
                    <w:div w:id="1990087600">
                      <w:marLeft w:val="0"/>
                      <w:marRight w:val="0"/>
                      <w:marTop w:val="0"/>
                      <w:marBottom w:val="0"/>
                      <w:divBdr>
                        <w:top w:val="none" w:sz="0" w:space="0" w:color="auto"/>
                        <w:left w:val="none" w:sz="0" w:space="0" w:color="auto"/>
                        <w:bottom w:val="none" w:sz="0" w:space="0" w:color="auto"/>
                        <w:right w:val="none" w:sz="0" w:space="0" w:color="auto"/>
                      </w:divBdr>
                    </w:div>
                  </w:divsChild>
                </w:div>
                <w:div w:id="1289122590">
                  <w:marLeft w:val="0"/>
                  <w:marRight w:val="0"/>
                  <w:marTop w:val="0"/>
                  <w:marBottom w:val="0"/>
                  <w:divBdr>
                    <w:top w:val="none" w:sz="0" w:space="0" w:color="auto"/>
                    <w:left w:val="none" w:sz="0" w:space="0" w:color="auto"/>
                    <w:bottom w:val="none" w:sz="0" w:space="0" w:color="auto"/>
                    <w:right w:val="none" w:sz="0" w:space="0" w:color="auto"/>
                  </w:divBdr>
                  <w:divsChild>
                    <w:div w:id="954478984">
                      <w:marLeft w:val="0"/>
                      <w:marRight w:val="0"/>
                      <w:marTop w:val="0"/>
                      <w:marBottom w:val="0"/>
                      <w:divBdr>
                        <w:top w:val="none" w:sz="0" w:space="0" w:color="auto"/>
                        <w:left w:val="none" w:sz="0" w:space="0" w:color="auto"/>
                        <w:bottom w:val="none" w:sz="0" w:space="0" w:color="auto"/>
                        <w:right w:val="none" w:sz="0" w:space="0" w:color="auto"/>
                      </w:divBdr>
                    </w:div>
                  </w:divsChild>
                </w:div>
                <w:div w:id="1393577923">
                  <w:marLeft w:val="0"/>
                  <w:marRight w:val="0"/>
                  <w:marTop w:val="0"/>
                  <w:marBottom w:val="0"/>
                  <w:divBdr>
                    <w:top w:val="none" w:sz="0" w:space="0" w:color="auto"/>
                    <w:left w:val="none" w:sz="0" w:space="0" w:color="auto"/>
                    <w:bottom w:val="none" w:sz="0" w:space="0" w:color="auto"/>
                    <w:right w:val="none" w:sz="0" w:space="0" w:color="auto"/>
                  </w:divBdr>
                  <w:divsChild>
                    <w:div w:id="2011760559">
                      <w:marLeft w:val="0"/>
                      <w:marRight w:val="0"/>
                      <w:marTop w:val="0"/>
                      <w:marBottom w:val="0"/>
                      <w:divBdr>
                        <w:top w:val="none" w:sz="0" w:space="0" w:color="auto"/>
                        <w:left w:val="none" w:sz="0" w:space="0" w:color="auto"/>
                        <w:bottom w:val="none" w:sz="0" w:space="0" w:color="auto"/>
                        <w:right w:val="none" w:sz="0" w:space="0" w:color="auto"/>
                      </w:divBdr>
                    </w:div>
                  </w:divsChild>
                </w:div>
                <w:div w:id="1683555193">
                  <w:marLeft w:val="0"/>
                  <w:marRight w:val="0"/>
                  <w:marTop w:val="0"/>
                  <w:marBottom w:val="0"/>
                  <w:divBdr>
                    <w:top w:val="none" w:sz="0" w:space="0" w:color="auto"/>
                    <w:left w:val="none" w:sz="0" w:space="0" w:color="auto"/>
                    <w:bottom w:val="none" w:sz="0" w:space="0" w:color="auto"/>
                    <w:right w:val="none" w:sz="0" w:space="0" w:color="auto"/>
                  </w:divBdr>
                  <w:divsChild>
                    <w:div w:id="2783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1295">
              <w:marLeft w:val="0"/>
              <w:marRight w:val="0"/>
              <w:marTop w:val="0"/>
              <w:marBottom w:val="0"/>
              <w:divBdr>
                <w:top w:val="none" w:sz="0" w:space="0" w:color="auto"/>
                <w:left w:val="none" w:sz="0" w:space="0" w:color="auto"/>
                <w:bottom w:val="none" w:sz="0" w:space="0" w:color="auto"/>
                <w:right w:val="none" w:sz="0" w:space="0" w:color="auto"/>
              </w:divBdr>
              <w:divsChild>
                <w:div w:id="43413219">
                  <w:marLeft w:val="0"/>
                  <w:marRight w:val="0"/>
                  <w:marTop w:val="0"/>
                  <w:marBottom w:val="0"/>
                  <w:divBdr>
                    <w:top w:val="none" w:sz="0" w:space="0" w:color="auto"/>
                    <w:left w:val="none" w:sz="0" w:space="0" w:color="auto"/>
                    <w:bottom w:val="none" w:sz="0" w:space="0" w:color="auto"/>
                    <w:right w:val="none" w:sz="0" w:space="0" w:color="auto"/>
                  </w:divBdr>
                  <w:divsChild>
                    <w:div w:id="19601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3250">
              <w:marLeft w:val="0"/>
              <w:marRight w:val="0"/>
              <w:marTop w:val="0"/>
              <w:marBottom w:val="0"/>
              <w:divBdr>
                <w:top w:val="none" w:sz="0" w:space="0" w:color="auto"/>
                <w:left w:val="none" w:sz="0" w:space="0" w:color="auto"/>
                <w:bottom w:val="none" w:sz="0" w:space="0" w:color="auto"/>
                <w:right w:val="none" w:sz="0" w:space="0" w:color="auto"/>
              </w:divBdr>
              <w:divsChild>
                <w:div w:id="968047756">
                  <w:marLeft w:val="0"/>
                  <w:marRight w:val="0"/>
                  <w:marTop w:val="0"/>
                  <w:marBottom w:val="0"/>
                  <w:divBdr>
                    <w:top w:val="none" w:sz="0" w:space="0" w:color="auto"/>
                    <w:left w:val="none" w:sz="0" w:space="0" w:color="auto"/>
                    <w:bottom w:val="none" w:sz="0" w:space="0" w:color="auto"/>
                    <w:right w:val="none" w:sz="0" w:space="0" w:color="auto"/>
                  </w:divBdr>
                </w:div>
              </w:divsChild>
            </w:div>
            <w:div w:id="1892615632">
              <w:marLeft w:val="0"/>
              <w:marRight w:val="0"/>
              <w:marTop w:val="0"/>
              <w:marBottom w:val="0"/>
              <w:divBdr>
                <w:top w:val="none" w:sz="0" w:space="0" w:color="auto"/>
                <w:left w:val="none" w:sz="0" w:space="0" w:color="auto"/>
                <w:bottom w:val="none" w:sz="0" w:space="0" w:color="auto"/>
                <w:right w:val="none" w:sz="0" w:space="0" w:color="auto"/>
              </w:divBdr>
              <w:divsChild>
                <w:div w:id="15255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8145">
          <w:marLeft w:val="0"/>
          <w:marRight w:val="0"/>
          <w:marTop w:val="0"/>
          <w:marBottom w:val="0"/>
          <w:divBdr>
            <w:top w:val="none" w:sz="0" w:space="0" w:color="auto"/>
            <w:left w:val="none" w:sz="0" w:space="0" w:color="auto"/>
            <w:bottom w:val="none" w:sz="0" w:space="0" w:color="auto"/>
            <w:right w:val="none" w:sz="0" w:space="0" w:color="auto"/>
          </w:divBdr>
          <w:divsChild>
            <w:div w:id="902445318">
              <w:marLeft w:val="0"/>
              <w:marRight w:val="0"/>
              <w:marTop w:val="0"/>
              <w:marBottom w:val="0"/>
              <w:divBdr>
                <w:top w:val="none" w:sz="0" w:space="0" w:color="auto"/>
                <w:left w:val="none" w:sz="0" w:space="0" w:color="auto"/>
                <w:bottom w:val="none" w:sz="0" w:space="0" w:color="auto"/>
                <w:right w:val="none" w:sz="0" w:space="0" w:color="auto"/>
              </w:divBdr>
              <w:divsChild>
                <w:div w:id="19545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7138">
          <w:marLeft w:val="0"/>
          <w:marRight w:val="0"/>
          <w:marTop w:val="0"/>
          <w:marBottom w:val="0"/>
          <w:divBdr>
            <w:top w:val="none" w:sz="0" w:space="0" w:color="auto"/>
            <w:left w:val="none" w:sz="0" w:space="0" w:color="auto"/>
            <w:bottom w:val="none" w:sz="0" w:space="0" w:color="auto"/>
            <w:right w:val="none" w:sz="0" w:space="0" w:color="auto"/>
          </w:divBdr>
          <w:divsChild>
            <w:div w:id="1569145088">
              <w:marLeft w:val="0"/>
              <w:marRight w:val="0"/>
              <w:marTop w:val="0"/>
              <w:marBottom w:val="0"/>
              <w:divBdr>
                <w:top w:val="none" w:sz="0" w:space="0" w:color="auto"/>
                <w:left w:val="none" w:sz="0" w:space="0" w:color="auto"/>
                <w:bottom w:val="none" w:sz="0" w:space="0" w:color="auto"/>
                <w:right w:val="none" w:sz="0" w:space="0" w:color="auto"/>
              </w:divBdr>
              <w:divsChild>
                <w:div w:id="202791117">
                  <w:marLeft w:val="0"/>
                  <w:marRight w:val="0"/>
                  <w:marTop w:val="0"/>
                  <w:marBottom w:val="0"/>
                  <w:divBdr>
                    <w:top w:val="none" w:sz="0" w:space="0" w:color="auto"/>
                    <w:left w:val="none" w:sz="0" w:space="0" w:color="auto"/>
                    <w:bottom w:val="none" w:sz="0" w:space="0" w:color="auto"/>
                    <w:right w:val="none" w:sz="0" w:space="0" w:color="auto"/>
                  </w:divBdr>
                  <w:divsChild>
                    <w:div w:id="16356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5540">
              <w:marLeft w:val="0"/>
              <w:marRight w:val="0"/>
              <w:marTop w:val="0"/>
              <w:marBottom w:val="0"/>
              <w:divBdr>
                <w:top w:val="none" w:sz="0" w:space="0" w:color="auto"/>
                <w:left w:val="none" w:sz="0" w:space="0" w:color="auto"/>
                <w:bottom w:val="none" w:sz="0" w:space="0" w:color="auto"/>
                <w:right w:val="none" w:sz="0" w:space="0" w:color="auto"/>
              </w:divBdr>
              <w:divsChild>
                <w:div w:id="924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542">
          <w:marLeft w:val="0"/>
          <w:marRight w:val="0"/>
          <w:marTop w:val="0"/>
          <w:marBottom w:val="0"/>
          <w:divBdr>
            <w:top w:val="none" w:sz="0" w:space="0" w:color="auto"/>
            <w:left w:val="none" w:sz="0" w:space="0" w:color="auto"/>
            <w:bottom w:val="none" w:sz="0" w:space="0" w:color="auto"/>
            <w:right w:val="none" w:sz="0" w:space="0" w:color="auto"/>
          </w:divBdr>
          <w:divsChild>
            <w:div w:id="458493291">
              <w:marLeft w:val="0"/>
              <w:marRight w:val="0"/>
              <w:marTop w:val="0"/>
              <w:marBottom w:val="0"/>
              <w:divBdr>
                <w:top w:val="none" w:sz="0" w:space="0" w:color="auto"/>
                <w:left w:val="none" w:sz="0" w:space="0" w:color="auto"/>
                <w:bottom w:val="none" w:sz="0" w:space="0" w:color="auto"/>
                <w:right w:val="none" w:sz="0" w:space="0" w:color="auto"/>
              </w:divBdr>
              <w:divsChild>
                <w:div w:id="1326468606">
                  <w:marLeft w:val="0"/>
                  <w:marRight w:val="0"/>
                  <w:marTop w:val="0"/>
                  <w:marBottom w:val="0"/>
                  <w:divBdr>
                    <w:top w:val="none" w:sz="0" w:space="0" w:color="auto"/>
                    <w:left w:val="none" w:sz="0" w:space="0" w:color="auto"/>
                    <w:bottom w:val="none" w:sz="0" w:space="0" w:color="auto"/>
                    <w:right w:val="none" w:sz="0" w:space="0" w:color="auto"/>
                  </w:divBdr>
                </w:div>
              </w:divsChild>
            </w:div>
            <w:div w:id="1018655834">
              <w:marLeft w:val="0"/>
              <w:marRight w:val="0"/>
              <w:marTop w:val="0"/>
              <w:marBottom w:val="0"/>
              <w:divBdr>
                <w:top w:val="none" w:sz="0" w:space="0" w:color="auto"/>
                <w:left w:val="none" w:sz="0" w:space="0" w:color="auto"/>
                <w:bottom w:val="none" w:sz="0" w:space="0" w:color="auto"/>
                <w:right w:val="none" w:sz="0" w:space="0" w:color="auto"/>
              </w:divBdr>
              <w:divsChild>
                <w:div w:id="1587155957">
                  <w:marLeft w:val="0"/>
                  <w:marRight w:val="0"/>
                  <w:marTop w:val="0"/>
                  <w:marBottom w:val="0"/>
                  <w:divBdr>
                    <w:top w:val="none" w:sz="0" w:space="0" w:color="auto"/>
                    <w:left w:val="none" w:sz="0" w:space="0" w:color="auto"/>
                    <w:bottom w:val="none" w:sz="0" w:space="0" w:color="auto"/>
                    <w:right w:val="none" w:sz="0" w:space="0" w:color="auto"/>
                  </w:divBdr>
                  <w:divsChild>
                    <w:div w:id="50275693">
                      <w:marLeft w:val="0"/>
                      <w:marRight w:val="0"/>
                      <w:marTop w:val="0"/>
                      <w:marBottom w:val="0"/>
                      <w:divBdr>
                        <w:top w:val="none" w:sz="0" w:space="0" w:color="auto"/>
                        <w:left w:val="none" w:sz="0" w:space="0" w:color="auto"/>
                        <w:bottom w:val="none" w:sz="0" w:space="0" w:color="auto"/>
                        <w:right w:val="none" w:sz="0" w:space="0" w:color="auto"/>
                      </w:divBdr>
                      <w:divsChild>
                        <w:div w:id="326983853">
                          <w:marLeft w:val="0"/>
                          <w:marRight w:val="0"/>
                          <w:marTop w:val="0"/>
                          <w:marBottom w:val="0"/>
                          <w:divBdr>
                            <w:top w:val="none" w:sz="0" w:space="0" w:color="auto"/>
                            <w:left w:val="none" w:sz="0" w:space="0" w:color="auto"/>
                            <w:bottom w:val="none" w:sz="0" w:space="0" w:color="auto"/>
                            <w:right w:val="none" w:sz="0" w:space="0" w:color="auto"/>
                          </w:divBdr>
                        </w:div>
                        <w:div w:id="653266191">
                          <w:marLeft w:val="0"/>
                          <w:marRight w:val="0"/>
                          <w:marTop w:val="0"/>
                          <w:marBottom w:val="0"/>
                          <w:divBdr>
                            <w:top w:val="none" w:sz="0" w:space="0" w:color="auto"/>
                            <w:left w:val="none" w:sz="0" w:space="0" w:color="auto"/>
                            <w:bottom w:val="none" w:sz="0" w:space="0" w:color="auto"/>
                            <w:right w:val="none" w:sz="0" w:space="0" w:color="auto"/>
                          </w:divBdr>
                        </w:div>
                        <w:div w:id="785852553">
                          <w:marLeft w:val="0"/>
                          <w:marRight w:val="0"/>
                          <w:marTop w:val="0"/>
                          <w:marBottom w:val="0"/>
                          <w:divBdr>
                            <w:top w:val="none" w:sz="0" w:space="0" w:color="auto"/>
                            <w:left w:val="none" w:sz="0" w:space="0" w:color="auto"/>
                            <w:bottom w:val="none" w:sz="0" w:space="0" w:color="auto"/>
                            <w:right w:val="none" w:sz="0" w:space="0" w:color="auto"/>
                          </w:divBdr>
                        </w:div>
                        <w:div w:id="854927907">
                          <w:marLeft w:val="0"/>
                          <w:marRight w:val="0"/>
                          <w:marTop w:val="0"/>
                          <w:marBottom w:val="0"/>
                          <w:divBdr>
                            <w:top w:val="none" w:sz="0" w:space="0" w:color="auto"/>
                            <w:left w:val="none" w:sz="0" w:space="0" w:color="auto"/>
                            <w:bottom w:val="none" w:sz="0" w:space="0" w:color="auto"/>
                            <w:right w:val="none" w:sz="0" w:space="0" w:color="auto"/>
                          </w:divBdr>
                        </w:div>
                      </w:divsChild>
                    </w:div>
                    <w:div w:id="1025206196">
                      <w:marLeft w:val="0"/>
                      <w:marRight w:val="0"/>
                      <w:marTop w:val="0"/>
                      <w:marBottom w:val="0"/>
                      <w:divBdr>
                        <w:top w:val="none" w:sz="0" w:space="0" w:color="auto"/>
                        <w:left w:val="none" w:sz="0" w:space="0" w:color="auto"/>
                        <w:bottom w:val="none" w:sz="0" w:space="0" w:color="auto"/>
                        <w:right w:val="none" w:sz="0" w:space="0" w:color="auto"/>
                      </w:divBdr>
                      <w:divsChild>
                        <w:div w:id="1202742664">
                          <w:marLeft w:val="0"/>
                          <w:marRight w:val="0"/>
                          <w:marTop w:val="0"/>
                          <w:marBottom w:val="0"/>
                          <w:divBdr>
                            <w:top w:val="none" w:sz="0" w:space="0" w:color="auto"/>
                            <w:left w:val="none" w:sz="0" w:space="0" w:color="auto"/>
                            <w:bottom w:val="none" w:sz="0" w:space="0" w:color="auto"/>
                            <w:right w:val="none" w:sz="0" w:space="0" w:color="auto"/>
                          </w:divBdr>
                        </w:div>
                        <w:div w:id="1815485520">
                          <w:marLeft w:val="0"/>
                          <w:marRight w:val="0"/>
                          <w:marTop w:val="0"/>
                          <w:marBottom w:val="0"/>
                          <w:divBdr>
                            <w:top w:val="none" w:sz="0" w:space="0" w:color="auto"/>
                            <w:left w:val="none" w:sz="0" w:space="0" w:color="auto"/>
                            <w:bottom w:val="none" w:sz="0" w:space="0" w:color="auto"/>
                            <w:right w:val="none" w:sz="0" w:space="0" w:color="auto"/>
                          </w:divBdr>
                        </w:div>
                      </w:divsChild>
                    </w:div>
                    <w:div w:id="1384671266">
                      <w:marLeft w:val="0"/>
                      <w:marRight w:val="0"/>
                      <w:marTop w:val="0"/>
                      <w:marBottom w:val="0"/>
                      <w:divBdr>
                        <w:top w:val="none" w:sz="0" w:space="0" w:color="auto"/>
                        <w:left w:val="none" w:sz="0" w:space="0" w:color="auto"/>
                        <w:bottom w:val="none" w:sz="0" w:space="0" w:color="auto"/>
                        <w:right w:val="none" w:sz="0" w:space="0" w:color="auto"/>
                      </w:divBdr>
                      <w:divsChild>
                        <w:div w:id="1309286948">
                          <w:marLeft w:val="0"/>
                          <w:marRight w:val="0"/>
                          <w:marTop w:val="0"/>
                          <w:marBottom w:val="0"/>
                          <w:divBdr>
                            <w:top w:val="none" w:sz="0" w:space="0" w:color="auto"/>
                            <w:left w:val="none" w:sz="0" w:space="0" w:color="auto"/>
                            <w:bottom w:val="none" w:sz="0" w:space="0" w:color="auto"/>
                            <w:right w:val="none" w:sz="0" w:space="0" w:color="auto"/>
                          </w:divBdr>
                        </w:div>
                      </w:divsChild>
                    </w:div>
                    <w:div w:id="1494682252">
                      <w:marLeft w:val="0"/>
                      <w:marRight w:val="0"/>
                      <w:marTop w:val="0"/>
                      <w:marBottom w:val="0"/>
                      <w:divBdr>
                        <w:top w:val="none" w:sz="0" w:space="0" w:color="auto"/>
                        <w:left w:val="none" w:sz="0" w:space="0" w:color="auto"/>
                        <w:bottom w:val="none" w:sz="0" w:space="0" w:color="auto"/>
                        <w:right w:val="none" w:sz="0" w:space="0" w:color="auto"/>
                      </w:divBdr>
                      <w:divsChild>
                        <w:div w:id="282075001">
                          <w:marLeft w:val="0"/>
                          <w:marRight w:val="0"/>
                          <w:marTop w:val="0"/>
                          <w:marBottom w:val="0"/>
                          <w:divBdr>
                            <w:top w:val="none" w:sz="0" w:space="0" w:color="auto"/>
                            <w:left w:val="none" w:sz="0" w:space="0" w:color="auto"/>
                            <w:bottom w:val="none" w:sz="0" w:space="0" w:color="auto"/>
                            <w:right w:val="none" w:sz="0" w:space="0" w:color="auto"/>
                          </w:divBdr>
                        </w:div>
                        <w:div w:id="1962952998">
                          <w:marLeft w:val="0"/>
                          <w:marRight w:val="0"/>
                          <w:marTop w:val="0"/>
                          <w:marBottom w:val="0"/>
                          <w:divBdr>
                            <w:top w:val="none" w:sz="0" w:space="0" w:color="auto"/>
                            <w:left w:val="none" w:sz="0" w:space="0" w:color="auto"/>
                            <w:bottom w:val="none" w:sz="0" w:space="0" w:color="auto"/>
                            <w:right w:val="none" w:sz="0" w:space="0" w:color="auto"/>
                          </w:divBdr>
                        </w:div>
                      </w:divsChild>
                    </w:div>
                    <w:div w:id="1562716215">
                      <w:marLeft w:val="0"/>
                      <w:marRight w:val="0"/>
                      <w:marTop w:val="0"/>
                      <w:marBottom w:val="0"/>
                      <w:divBdr>
                        <w:top w:val="none" w:sz="0" w:space="0" w:color="auto"/>
                        <w:left w:val="none" w:sz="0" w:space="0" w:color="auto"/>
                        <w:bottom w:val="none" w:sz="0" w:space="0" w:color="auto"/>
                        <w:right w:val="none" w:sz="0" w:space="0" w:color="auto"/>
                      </w:divBdr>
                      <w:divsChild>
                        <w:div w:id="1300645839">
                          <w:marLeft w:val="0"/>
                          <w:marRight w:val="0"/>
                          <w:marTop w:val="0"/>
                          <w:marBottom w:val="0"/>
                          <w:divBdr>
                            <w:top w:val="none" w:sz="0" w:space="0" w:color="auto"/>
                            <w:left w:val="none" w:sz="0" w:space="0" w:color="auto"/>
                            <w:bottom w:val="none" w:sz="0" w:space="0" w:color="auto"/>
                            <w:right w:val="none" w:sz="0" w:space="0" w:color="auto"/>
                          </w:divBdr>
                        </w:div>
                      </w:divsChild>
                    </w:div>
                    <w:div w:id="2100788916">
                      <w:marLeft w:val="0"/>
                      <w:marRight w:val="0"/>
                      <w:marTop w:val="0"/>
                      <w:marBottom w:val="0"/>
                      <w:divBdr>
                        <w:top w:val="none" w:sz="0" w:space="0" w:color="auto"/>
                        <w:left w:val="none" w:sz="0" w:space="0" w:color="auto"/>
                        <w:bottom w:val="none" w:sz="0" w:space="0" w:color="auto"/>
                        <w:right w:val="none" w:sz="0" w:space="0" w:color="auto"/>
                      </w:divBdr>
                      <w:divsChild>
                        <w:div w:id="1858037670">
                          <w:marLeft w:val="0"/>
                          <w:marRight w:val="0"/>
                          <w:marTop w:val="0"/>
                          <w:marBottom w:val="0"/>
                          <w:divBdr>
                            <w:top w:val="none" w:sz="0" w:space="0" w:color="auto"/>
                            <w:left w:val="none" w:sz="0" w:space="0" w:color="auto"/>
                            <w:bottom w:val="none" w:sz="0" w:space="0" w:color="auto"/>
                            <w:right w:val="none" w:sz="0" w:space="0" w:color="auto"/>
                          </w:divBdr>
                        </w:div>
                      </w:divsChild>
                    </w:div>
                    <w:div w:id="2124153445">
                      <w:marLeft w:val="0"/>
                      <w:marRight w:val="0"/>
                      <w:marTop w:val="0"/>
                      <w:marBottom w:val="0"/>
                      <w:divBdr>
                        <w:top w:val="none" w:sz="0" w:space="0" w:color="auto"/>
                        <w:left w:val="none" w:sz="0" w:space="0" w:color="auto"/>
                        <w:bottom w:val="none" w:sz="0" w:space="0" w:color="auto"/>
                        <w:right w:val="none" w:sz="0" w:space="0" w:color="auto"/>
                      </w:divBdr>
                      <w:divsChild>
                        <w:div w:id="266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75">
                  <w:marLeft w:val="0"/>
                  <w:marRight w:val="0"/>
                  <w:marTop w:val="0"/>
                  <w:marBottom w:val="0"/>
                  <w:divBdr>
                    <w:top w:val="none" w:sz="0" w:space="0" w:color="auto"/>
                    <w:left w:val="none" w:sz="0" w:space="0" w:color="auto"/>
                    <w:bottom w:val="none" w:sz="0" w:space="0" w:color="auto"/>
                    <w:right w:val="none" w:sz="0" w:space="0" w:color="auto"/>
                  </w:divBdr>
                  <w:divsChild>
                    <w:div w:id="1462921260">
                      <w:marLeft w:val="0"/>
                      <w:marRight w:val="0"/>
                      <w:marTop w:val="0"/>
                      <w:marBottom w:val="0"/>
                      <w:divBdr>
                        <w:top w:val="none" w:sz="0" w:space="0" w:color="auto"/>
                        <w:left w:val="none" w:sz="0" w:space="0" w:color="auto"/>
                        <w:bottom w:val="none" w:sz="0" w:space="0" w:color="auto"/>
                        <w:right w:val="none" w:sz="0" w:space="0" w:color="auto"/>
                      </w:divBdr>
                      <w:divsChild>
                        <w:div w:id="5538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8741">
              <w:marLeft w:val="0"/>
              <w:marRight w:val="0"/>
              <w:marTop w:val="0"/>
              <w:marBottom w:val="0"/>
              <w:divBdr>
                <w:top w:val="none" w:sz="0" w:space="0" w:color="auto"/>
                <w:left w:val="none" w:sz="0" w:space="0" w:color="auto"/>
                <w:bottom w:val="none" w:sz="0" w:space="0" w:color="auto"/>
                <w:right w:val="none" w:sz="0" w:space="0" w:color="auto"/>
              </w:divBdr>
              <w:divsChild>
                <w:div w:id="845099348">
                  <w:marLeft w:val="0"/>
                  <w:marRight w:val="0"/>
                  <w:marTop w:val="0"/>
                  <w:marBottom w:val="0"/>
                  <w:divBdr>
                    <w:top w:val="none" w:sz="0" w:space="0" w:color="auto"/>
                    <w:left w:val="none" w:sz="0" w:space="0" w:color="auto"/>
                    <w:bottom w:val="none" w:sz="0" w:space="0" w:color="auto"/>
                    <w:right w:val="none" w:sz="0" w:space="0" w:color="auto"/>
                  </w:divBdr>
                  <w:divsChild>
                    <w:div w:id="1222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82970">
              <w:marLeft w:val="0"/>
              <w:marRight w:val="0"/>
              <w:marTop w:val="0"/>
              <w:marBottom w:val="0"/>
              <w:divBdr>
                <w:top w:val="none" w:sz="0" w:space="0" w:color="auto"/>
                <w:left w:val="none" w:sz="0" w:space="0" w:color="auto"/>
                <w:bottom w:val="none" w:sz="0" w:space="0" w:color="auto"/>
                <w:right w:val="none" w:sz="0" w:space="0" w:color="auto"/>
              </w:divBdr>
              <w:divsChild>
                <w:div w:id="247810703">
                  <w:marLeft w:val="0"/>
                  <w:marRight w:val="0"/>
                  <w:marTop w:val="0"/>
                  <w:marBottom w:val="0"/>
                  <w:divBdr>
                    <w:top w:val="none" w:sz="0" w:space="0" w:color="auto"/>
                    <w:left w:val="none" w:sz="0" w:space="0" w:color="auto"/>
                    <w:bottom w:val="none" w:sz="0" w:space="0" w:color="auto"/>
                    <w:right w:val="none" w:sz="0" w:space="0" w:color="auto"/>
                  </w:divBdr>
                  <w:divsChild>
                    <w:div w:id="739203">
                      <w:marLeft w:val="0"/>
                      <w:marRight w:val="0"/>
                      <w:marTop w:val="0"/>
                      <w:marBottom w:val="0"/>
                      <w:divBdr>
                        <w:top w:val="none" w:sz="0" w:space="0" w:color="auto"/>
                        <w:left w:val="none" w:sz="0" w:space="0" w:color="auto"/>
                        <w:bottom w:val="none" w:sz="0" w:space="0" w:color="auto"/>
                        <w:right w:val="none" w:sz="0" w:space="0" w:color="auto"/>
                      </w:divBdr>
                      <w:divsChild>
                        <w:div w:id="14893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825">
                  <w:marLeft w:val="0"/>
                  <w:marRight w:val="0"/>
                  <w:marTop w:val="0"/>
                  <w:marBottom w:val="0"/>
                  <w:divBdr>
                    <w:top w:val="none" w:sz="0" w:space="0" w:color="auto"/>
                    <w:left w:val="none" w:sz="0" w:space="0" w:color="auto"/>
                    <w:bottom w:val="none" w:sz="0" w:space="0" w:color="auto"/>
                    <w:right w:val="none" w:sz="0" w:space="0" w:color="auto"/>
                  </w:divBdr>
                  <w:divsChild>
                    <w:div w:id="613823976">
                      <w:marLeft w:val="0"/>
                      <w:marRight w:val="0"/>
                      <w:marTop w:val="0"/>
                      <w:marBottom w:val="0"/>
                      <w:divBdr>
                        <w:top w:val="none" w:sz="0" w:space="0" w:color="auto"/>
                        <w:left w:val="none" w:sz="0" w:space="0" w:color="auto"/>
                        <w:bottom w:val="none" w:sz="0" w:space="0" w:color="auto"/>
                        <w:right w:val="none" w:sz="0" w:space="0" w:color="auto"/>
                      </w:divBdr>
                      <w:divsChild>
                        <w:div w:id="451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6519">
          <w:marLeft w:val="0"/>
          <w:marRight w:val="0"/>
          <w:marTop w:val="0"/>
          <w:marBottom w:val="0"/>
          <w:divBdr>
            <w:top w:val="none" w:sz="0" w:space="0" w:color="auto"/>
            <w:left w:val="none" w:sz="0" w:space="0" w:color="auto"/>
            <w:bottom w:val="none" w:sz="0" w:space="0" w:color="auto"/>
            <w:right w:val="none" w:sz="0" w:space="0" w:color="auto"/>
          </w:divBdr>
          <w:divsChild>
            <w:div w:id="903299709">
              <w:marLeft w:val="0"/>
              <w:marRight w:val="0"/>
              <w:marTop w:val="0"/>
              <w:marBottom w:val="0"/>
              <w:divBdr>
                <w:top w:val="none" w:sz="0" w:space="0" w:color="auto"/>
                <w:left w:val="none" w:sz="0" w:space="0" w:color="auto"/>
                <w:bottom w:val="none" w:sz="0" w:space="0" w:color="auto"/>
                <w:right w:val="none" w:sz="0" w:space="0" w:color="auto"/>
              </w:divBdr>
              <w:divsChild>
                <w:div w:id="39592844">
                  <w:marLeft w:val="0"/>
                  <w:marRight w:val="0"/>
                  <w:marTop w:val="0"/>
                  <w:marBottom w:val="0"/>
                  <w:divBdr>
                    <w:top w:val="none" w:sz="0" w:space="0" w:color="auto"/>
                    <w:left w:val="none" w:sz="0" w:space="0" w:color="auto"/>
                    <w:bottom w:val="none" w:sz="0" w:space="0" w:color="auto"/>
                    <w:right w:val="none" w:sz="0" w:space="0" w:color="auto"/>
                  </w:divBdr>
                  <w:divsChild>
                    <w:div w:id="1007177837">
                      <w:marLeft w:val="0"/>
                      <w:marRight w:val="0"/>
                      <w:marTop w:val="0"/>
                      <w:marBottom w:val="0"/>
                      <w:divBdr>
                        <w:top w:val="none" w:sz="0" w:space="0" w:color="auto"/>
                        <w:left w:val="none" w:sz="0" w:space="0" w:color="auto"/>
                        <w:bottom w:val="none" w:sz="0" w:space="0" w:color="auto"/>
                        <w:right w:val="none" w:sz="0" w:space="0" w:color="auto"/>
                      </w:divBdr>
                      <w:divsChild>
                        <w:div w:id="7950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730">
                  <w:marLeft w:val="0"/>
                  <w:marRight w:val="0"/>
                  <w:marTop w:val="0"/>
                  <w:marBottom w:val="0"/>
                  <w:divBdr>
                    <w:top w:val="none" w:sz="0" w:space="0" w:color="auto"/>
                    <w:left w:val="none" w:sz="0" w:space="0" w:color="auto"/>
                    <w:bottom w:val="none" w:sz="0" w:space="0" w:color="auto"/>
                    <w:right w:val="none" w:sz="0" w:space="0" w:color="auto"/>
                  </w:divBdr>
                  <w:divsChild>
                    <w:div w:id="858813402">
                      <w:marLeft w:val="0"/>
                      <w:marRight w:val="0"/>
                      <w:marTop w:val="0"/>
                      <w:marBottom w:val="0"/>
                      <w:divBdr>
                        <w:top w:val="none" w:sz="0" w:space="0" w:color="auto"/>
                        <w:left w:val="none" w:sz="0" w:space="0" w:color="auto"/>
                        <w:bottom w:val="none" w:sz="0" w:space="0" w:color="auto"/>
                        <w:right w:val="none" w:sz="0" w:space="0" w:color="auto"/>
                      </w:divBdr>
                      <w:divsChild>
                        <w:div w:id="2805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58666">
                  <w:marLeft w:val="0"/>
                  <w:marRight w:val="0"/>
                  <w:marTop w:val="0"/>
                  <w:marBottom w:val="0"/>
                  <w:divBdr>
                    <w:top w:val="none" w:sz="0" w:space="0" w:color="auto"/>
                    <w:left w:val="none" w:sz="0" w:space="0" w:color="auto"/>
                    <w:bottom w:val="none" w:sz="0" w:space="0" w:color="auto"/>
                    <w:right w:val="none" w:sz="0" w:space="0" w:color="auto"/>
                  </w:divBdr>
                  <w:divsChild>
                    <w:div w:id="1855724173">
                      <w:marLeft w:val="0"/>
                      <w:marRight w:val="0"/>
                      <w:marTop w:val="0"/>
                      <w:marBottom w:val="0"/>
                      <w:divBdr>
                        <w:top w:val="none" w:sz="0" w:space="0" w:color="auto"/>
                        <w:left w:val="none" w:sz="0" w:space="0" w:color="auto"/>
                        <w:bottom w:val="none" w:sz="0" w:space="0" w:color="auto"/>
                        <w:right w:val="none" w:sz="0" w:space="0" w:color="auto"/>
                      </w:divBdr>
                      <w:divsChild>
                        <w:div w:id="17771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589">
                  <w:marLeft w:val="0"/>
                  <w:marRight w:val="0"/>
                  <w:marTop w:val="0"/>
                  <w:marBottom w:val="0"/>
                  <w:divBdr>
                    <w:top w:val="none" w:sz="0" w:space="0" w:color="auto"/>
                    <w:left w:val="none" w:sz="0" w:space="0" w:color="auto"/>
                    <w:bottom w:val="none" w:sz="0" w:space="0" w:color="auto"/>
                    <w:right w:val="none" w:sz="0" w:space="0" w:color="auto"/>
                  </w:divBdr>
                  <w:divsChild>
                    <w:div w:id="1279488009">
                      <w:marLeft w:val="0"/>
                      <w:marRight w:val="0"/>
                      <w:marTop w:val="0"/>
                      <w:marBottom w:val="0"/>
                      <w:divBdr>
                        <w:top w:val="none" w:sz="0" w:space="0" w:color="auto"/>
                        <w:left w:val="none" w:sz="0" w:space="0" w:color="auto"/>
                        <w:bottom w:val="none" w:sz="0" w:space="0" w:color="auto"/>
                        <w:right w:val="none" w:sz="0" w:space="0" w:color="auto"/>
                      </w:divBdr>
                      <w:divsChild>
                        <w:div w:id="19805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415">
                  <w:marLeft w:val="0"/>
                  <w:marRight w:val="0"/>
                  <w:marTop w:val="0"/>
                  <w:marBottom w:val="0"/>
                  <w:divBdr>
                    <w:top w:val="none" w:sz="0" w:space="0" w:color="auto"/>
                    <w:left w:val="none" w:sz="0" w:space="0" w:color="auto"/>
                    <w:bottom w:val="none" w:sz="0" w:space="0" w:color="auto"/>
                    <w:right w:val="none" w:sz="0" w:space="0" w:color="auto"/>
                  </w:divBdr>
                  <w:divsChild>
                    <w:div w:id="1145854006">
                      <w:marLeft w:val="0"/>
                      <w:marRight w:val="0"/>
                      <w:marTop w:val="0"/>
                      <w:marBottom w:val="0"/>
                      <w:divBdr>
                        <w:top w:val="none" w:sz="0" w:space="0" w:color="auto"/>
                        <w:left w:val="none" w:sz="0" w:space="0" w:color="auto"/>
                        <w:bottom w:val="none" w:sz="0" w:space="0" w:color="auto"/>
                        <w:right w:val="none" w:sz="0" w:space="0" w:color="auto"/>
                      </w:divBdr>
                      <w:divsChild>
                        <w:div w:id="11115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1666">
                  <w:marLeft w:val="0"/>
                  <w:marRight w:val="0"/>
                  <w:marTop w:val="0"/>
                  <w:marBottom w:val="0"/>
                  <w:divBdr>
                    <w:top w:val="none" w:sz="0" w:space="0" w:color="auto"/>
                    <w:left w:val="none" w:sz="0" w:space="0" w:color="auto"/>
                    <w:bottom w:val="none" w:sz="0" w:space="0" w:color="auto"/>
                    <w:right w:val="none" w:sz="0" w:space="0" w:color="auto"/>
                  </w:divBdr>
                  <w:divsChild>
                    <w:div w:id="177936478">
                      <w:marLeft w:val="0"/>
                      <w:marRight w:val="0"/>
                      <w:marTop w:val="0"/>
                      <w:marBottom w:val="0"/>
                      <w:divBdr>
                        <w:top w:val="none" w:sz="0" w:space="0" w:color="auto"/>
                        <w:left w:val="none" w:sz="0" w:space="0" w:color="auto"/>
                        <w:bottom w:val="none" w:sz="0" w:space="0" w:color="auto"/>
                        <w:right w:val="none" w:sz="0" w:space="0" w:color="auto"/>
                      </w:divBdr>
                      <w:divsChild>
                        <w:div w:id="15484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002">
                  <w:marLeft w:val="0"/>
                  <w:marRight w:val="0"/>
                  <w:marTop w:val="0"/>
                  <w:marBottom w:val="0"/>
                  <w:divBdr>
                    <w:top w:val="none" w:sz="0" w:space="0" w:color="auto"/>
                    <w:left w:val="none" w:sz="0" w:space="0" w:color="auto"/>
                    <w:bottom w:val="none" w:sz="0" w:space="0" w:color="auto"/>
                    <w:right w:val="none" w:sz="0" w:space="0" w:color="auto"/>
                  </w:divBdr>
                  <w:divsChild>
                    <w:div w:id="1994529370">
                      <w:marLeft w:val="0"/>
                      <w:marRight w:val="0"/>
                      <w:marTop w:val="0"/>
                      <w:marBottom w:val="0"/>
                      <w:divBdr>
                        <w:top w:val="none" w:sz="0" w:space="0" w:color="auto"/>
                        <w:left w:val="none" w:sz="0" w:space="0" w:color="auto"/>
                        <w:bottom w:val="none" w:sz="0" w:space="0" w:color="auto"/>
                        <w:right w:val="none" w:sz="0" w:space="0" w:color="auto"/>
                      </w:divBdr>
                      <w:divsChild>
                        <w:div w:id="15861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431149">
              <w:marLeft w:val="0"/>
              <w:marRight w:val="0"/>
              <w:marTop w:val="0"/>
              <w:marBottom w:val="0"/>
              <w:divBdr>
                <w:top w:val="none" w:sz="0" w:space="0" w:color="auto"/>
                <w:left w:val="none" w:sz="0" w:space="0" w:color="auto"/>
                <w:bottom w:val="none" w:sz="0" w:space="0" w:color="auto"/>
                <w:right w:val="none" w:sz="0" w:space="0" w:color="auto"/>
              </w:divBdr>
              <w:divsChild>
                <w:div w:id="14120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2636">
          <w:marLeft w:val="0"/>
          <w:marRight w:val="0"/>
          <w:marTop w:val="0"/>
          <w:marBottom w:val="0"/>
          <w:divBdr>
            <w:top w:val="none" w:sz="0" w:space="0" w:color="auto"/>
            <w:left w:val="none" w:sz="0" w:space="0" w:color="auto"/>
            <w:bottom w:val="none" w:sz="0" w:space="0" w:color="auto"/>
            <w:right w:val="none" w:sz="0" w:space="0" w:color="auto"/>
          </w:divBdr>
          <w:divsChild>
            <w:div w:id="1066680813">
              <w:marLeft w:val="0"/>
              <w:marRight w:val="0"/>
              <w:marTop w:val="0"/>
              <w:marBottom w:val="0"/>
              <w:divBdr>
                <w:top w:val="none" w:sz="0" w:space="0" w:color="auto"/>
                <w:left w:val="none" w:sz="0" w:space="0" w:color="auto"/>
                <w:bottom w:val="none" w:sz="0" w:space="0" w:color="auto"/>
                <w:right w:val="none" w:sz="0" w:space="0" w:color="auto"/>
              </w:divBdr>
              <w:divsChild>
                <w:div w:id="369963073">
                  <w:marLeft w:val="0"/>
                  <w:marRight w:val="0"/>
                  <w:marTop w:val="0"/>
                  <w:marBottom w:val="0"/>
                  <w:divBdr>
                    <w:top w:val="none" w:sz="0" w:space="0" w:color="auto"/>
                    <w:left w:val="none" w:sz="0" w:space="0" w:color="auto"/>
                    <w:bottom w:val="none" w:sz="0" w:space="0" w:color="auto"/>
                    <w:right w:val="none" w:sz="0" w:space="0" w:color="auto"/>
                  </w:divBdr>
                </w:div>
              </w:divsChild>
            </w:div>
            <w:div w:id="1721979927">
              <w:marLeft w:val="0"/>
              <w:marRight w:val="0"/>
              <w:marTop w:val="0"/>
              <w:marBottom w:val="0"/>
              <w:divBdr>
                <w:top w:val="none" w:sz="0" w:space="0" w:color="auto"/>
                <w:left w:val="none" w:sz="0" w:space="0" w:color="auto"/>
                <w:bottom w:val="none" w:sz="0" w:space="0" w:color="auto"/>
                <w:right w:val="none" w:sz="0" w:space="0" w:color="auto"/>
              </w:divBdr>
              <w:divsChild>
                <w:div w:id="1012366">
                  <w:marLeft w:val="0"/>
                  <w:marRight w:val="0"/>
                  <w:marTop w:val="0"/>
                  <w:marBottom w:val="0"/>
                  <w:divBdr>
                    <w:top w:val="none" w:sz="0" w:space="0" w:color="auto"/>
                    <w:left w:val="none" w:sz="0" w:space="0" w:color="auto"/>
                    <w:bottom w:val="none" w:sz="0" w:space="0" w:color="auto"/>
                    <w:right w:val="none" w:sz="0" w:space="0" w:color="auto"/>
                  </w:divBdr>
                  <w:divsChild>
                    <w:div w:id="684408936">
                      <w:marLeft w:val="0"/>
                      <w:marRight w:val="0"/>
                      <w:marTop w:val="0"/>
                      <w:marBottom w:val="0"/>
                      <w:divBdr>
                        <w:top w:val="none" w:sz="0" w:space="0" w:color="auto"/>
                        <w:left w:val="none" w:sz="0" w:space="0" w:color="auto"/>
                        <w:bottom w:val="none" w:sz="0" w:space="0" w:color="auto"/>
                        <w:right w:val="none" w:sz="0" w:space="0" w:color="auto"/>
                      </w:divBdr>
                    </w:div>
                  </w:divsChild>
                </w:div>
                <w:div w:id="83767183">
                  <w:marLeft w:val="0"/>
                  <w:marRight w:val="0"/>
                  <w:marTop w:val="0"/>
                  <w:marBottom w:val="0"/>
                  <w:divBdr>
                    <w:top w:val="none" w:sz="0" w:space="0" w:color="auto"/>
                    <w:left w:val="none" w:sz="0" w:space="0" w:color="auto"/>
                    <w:bottom w:val="none" w:sz="0" w:space="0" w:color="auto"/>
                    <w:right w:val="none" w:sz="0" w:space="0" w:color="auto"/>
                  </w:divBdr>
                  <w:divsChild>
                    <w:div w:id="1122380253">
                      <w:marLeft w:val="0"/>
                      <w:marRight w:val="0"/>
                      <w:marTop w:val="0"/>
                      <w:marBottom w:val="0"/>
                      <w:divBdr>
                        <w:top w:val="none" w:sz="0" w:space="0" w:color="auto"/>
                        <w:left w:val="none" w:sz="0" w:space="0" w:color="auto"/>
                        <w:bottom w:val="none" w:sz="0" w:space="0" w:color="auto"/>
                        <w:right w:val="none" w:sz="0" w:space="0" w:color="auto"/>
                      </w:divBdr>
                    </w:div>
                  </w:divsChild>
                </w:div>
                <w:div w:id="280575087">
                  <w:marLeft w:val="0"/>
                  <w:marRight w:val="0"/>
                  <w:marTop w:val="0"/>
                  <w:marBottom w:val="0"/>
                  <w:divBdr>
                    <w:top w:val="none" w:sz="0" w:space="0" w:color="auto"/>
                    <w:left w:val="none" w:sz="0" w:space="0" w:color="auto"/>
                    <w:bottom w:val="none" w:sz="0" w:space="0" w:color="auto"/>
                    <w:right w:val="none" w:sz="0" w:space="0" w:color="auto"/>
                  </w:divBdr>
                  <w:divsChild>
                    <w:div w:id="582254014">
                      <w:marLeft w:val="0"/>
                      <w:marRight w:val="0"/>
                      <w:marTop w:val="0"/>
                      <w:marBottom w:val="0"/>
                      <w:divBdr>
                        <w:top w:val="none" w:sz="0" w:space="0" w:color="auto"/>
                        <w:left w:val="none" w:sz="0" w:space="0" w:color="auto"/>
                        <w:bottom w:val="none" w:sz="0" w:space="0" w:color="auto"/>
                        <w:right w:val="none" w:sz="0" w:space="0" w:color="auto"/>
                      </w:divBdr>
                    </w:div>
                  </w:divsChild>
                </w:div>
                <w:div w:id="368460496">
                  <w:marLeft w:val="0"/>
                  <w:marRight w:val="0"/>
                  <w:marTop w:val="0"/>
                  <w:marBottom w:val="0"/>
                  <w:divBdr>
                    <w:top w:val="none" w:sz="0" w:space="0" w:color="auto"/>
                    <w:left w:val="none" w:sz="0" w:space="0" w:color="auto"/>
                    <w:bottom w:val="none" w:sz="0" w:space="0" w:color="auto"/>
                    <w:right w:val="none" w:sz="0" w:space="0" w:color="auto"/>
                  </w:divBdr>
                  <w:divsChild>
                    <w:div w:id="1955477291">
                      <w:marLeft w:val="0"/>
                      <w:marRight w:val="0"/>
                      <w:marTop w:val="0"/>
                      <w:marBottom w:val="0"/>
                      <w:divBdr>
                        <w:top w:val="none" w:sz="0" w:space="0" w:color="auto"/>
                        <w:left w:val="none" w:sz="0" w:space="0" w:color="auto"/>
                        <w:bottom w:val="none" w:sz="0" w:space="0" w:color="auto"/>
                        <w:right w:val="none" w:sz="0" w:space="0" w:color="auto"/>
                      </w:divBdr>
                    </w:div>
                  </w:divsChild>
                </w:div>
                <w:div w:id="418328329">
                  <w:marLeft w:val="0"/>
                  <w:marRight w:val="0"/>
                  <w:marTop w:val="0"/>
                  <w:marBottom w:val="0"/>
                  <w:divBdr>
                    <w:top w:val="none" w:sz="0" w:space="0" w:color="auto"/>
                    <w:left w:val="none" w:sz="0" w:space="0" w:color="auto"/>
                    <w:bottom w:val="none" w:sz="0" w:space="0" w:color="auto"/>
                    <w:right w:val="none" w:sz="0" w:space="0" w:color="auto"/>
                  </w:divBdr>
                  <w:divsChild>
                    <w:div w:id="238171113">
                      <w:marLeft w:val="0"/>
                      <w:marRight w:val="0"/>
                      <w:marTop w:val="0"/>
                      <w:marBottom w:val="0"/>
                      <w:divBdr>
                        <w:top w:val="none" w:sz="0" w:space="0" w:color="auto"/>
                        <w:left w:val="none" w:sz="0" w:space="0" w:color="auto"/>
                        <w:bottom w:val="none" w:sz="0" w:space="0" w:color="auto"/>
                        <w:right w:val="none" w:sz="0" w:space="0" w:color="auto"/>
                      </w:divBdr>
                    </w:div>
                  </w:divsChild>
                </w:div>
                <w:div w:id="434398399">
                  <w:marLeft w:val="0"/>
                  <w:marRight w:val="0"/>
                  <w:marTop w:val="0"/>
                  <w:marBottom w:val="0"/>
                  <w:divBdr>
                    <w:top w:val="none" w:sz="0" w:space="0" w:color="auto"/>
                    <w:left w:val="none" w:sz="0" w:space="0" w:color="auto"/>
                    <w:bottom w:val="none" w:sz="0" w:space="0" w:color="auto"/>
                    <w:right w:val="none" w:sz="0" w:space="0" w:color="auto"/>
                  </w:divBdr>
                  <w:divsChild>
                    <w:div w:id="2061317371">
                      <w:marLeft w:val="0"/>
                      <w:marRight w:val="0"/>
                      <w:marTop w:val="0"/>
                      <w:marBottom w:val="0"/>
                      <w:divBdr>
                        <w:top w:val="none" w:sz="0" w:space="0" w:color="auto"/>
                        <w:left w:val="none" w:sz="0" w:space="0" w:color="auto"/>
                        <w:bottom w:val="none" w:sz="0" w:space="0" w:color="auto"/>
                        <w:right w:val="none" w:sz="0" w:space="0" w:color="auto"/>
                      </w:divBdr>
                    </w:div>
                  </w:divsChild>
                </w:div>
                <w:div w:id="507142514">
                  <w:marLeft w:val="0"/>
                  <w:marRight w:val="0"/>
                  <w:marTop w:val="0"/>
                  <w:marBottom w:val="0"/>
                  <w:divBdr>
                    <w:top w:val="none" w:sz="0" w:space="0" w:color="auto"/>
                    <w:left w:val="none" w:sz="0" w:space="0" w:color="auto"/>
                    <w:bottom w:val="none" w:sz="0" w:space="0" w:color="auto"/>
                    <w:right w:val="none" w:sz="0" w:space="0" w:color="auto"/>
                  </w:divBdr>
                  <w:divsChild>
                    <w:div w:id="1995182242">
                      <w:marLeft w:val="0"/>
                      <w:marRight w:val="0"/>
                      <w:marTop w:val="0"/>
                      <w:marBottom w:val="0"/>
                      <w:divBdr>
                        <w:top w:val="none" w:sz="0" w:space="0" w:color="auto"/>
                        <w:left w:val="none" w:sz="0" w:space="0" w:color="auto"/>
                        <w:bottom w:val="none" w:sz="0" w:space="0" w:color="auto"/>
                        <w:right w:val="none" w:sz="0" w:space="0" w:color="auto"/>
                      </w:divBdr>
                    </w:div>
                  </w:divsChild>
                </w:div>
                <w:div w:id="702753231">
                  <w:marLeft w:val="0"/>
                  <w:marRight w:val="0"/>
                  <w:marTop w:val="0"/>
                  <w:marBottom w:val="0"/>
                  <w:divBdr>
                    <w:top w:val="none" w:sz="0" w:space="0" w:color="auto"/>
                    <w:left w:val="none" w:sz="0" w:space="0" w:color="auto"/>
                    <w:bottom w:val="none" w:sz="0" w:space="0" w:color="auto"/>
                    <w:right w:val="none" w:sz="0" w:space="0" w:color="auto"/>
                  </w:divBdr>
                  <w:divsChild>
                    <w:div w:id="944000870">
                      <w:marLeft w:val="0"/>
                      <w:marRight w:val="0"/>
                      <w:marTop w:val="0"/>
                      <w:marBottom w:val="0"/>
                      <w:divBdr>
                        <w:top w:val="none" w:sz="0" w:space="0" w:color="auto"/>
                        <w:left w:val="none" w:sz="0" w:space="0" w:color="auto"/>
                        <w:bottom w:val="none" w:sz="0" w:space="0" w:color="auto"/>
                        <w:right w:val="none" w:sz="0" w:space="0" w:color="auto"/>
                      </w:divBdr>
                    </w:div>
                  </w:divsChild>
                </w:div>
                <w:div w:id="763114324">
                  <w:marLeft w:val="0"/>
                  <w:marRight w:val="0"/>
                  <w:marTop w:val="0"/>
                  <w:marBottom w:val="0"/>
                  <w:divBdr>
                    <w:top w:val="none" w:sz="0" w:space="0" w:color="auto"/>
                    <w:left w:val="none" w:sz="0" w:space="0" w:color="auto"/>
                    <w:bottom w:val="none" w:sz="0" w:space="0" w:color="auto"/>
                    <w:right w:val="none" w:sz="0" w:space="0" w:color="auto"/>
                  </w:divBdr>
                  <w:divsChild>
                    <w:div w:id="511146634">
                      <w:marLeft w:val="0"/>
                      <w:marRight w:val="0"/>
                      <w:marTop w:val="0"/>
                      <w:marBottom w:val="0"/>
                      <w:divBdr>
                        <w:top w:val="none" w:sz="0" w:space="0" w:color="auto"/>
                        <w:left w:val="none" w:sz="0" w:space="0" w:color="auto"/>
                        <w:bottom w:val="none" w:sz="0" w:space="0" w:color="auto"/>
                        <w:right w:val="none" w:sz="0" w:space="0" w:color="auto"/>
                      </w:divBdr>
                    </w:div>
                  </w:divsChild>
                </w:div>
                <w:div w:id="766509874">
                  <w:marLeft w:val="0"/>
                  <w:marRight w:val="0"/>
                  <w:marTop w:val="0"/>
                  <w:marBottom w:val="0"/>
                  <w:divBdr>
                    <w:top w:val="none" w:sz="0" w:space="0" w:color="auto"/>
                    <w:left w:val="none" w:sz="0" w:space="0" w:color="auto"/>
                    <w:bottom w:val="none" w:sz="0" w:space="0" w:color="auto"/>
                    <w:right w:val="none" w:sz="0" w:space="0" w:color="auto"/>
                  </w:divBdr>
                  <w:divsChild>
                    <w:div w:id="28920081">
                      <w:marLeft w:val="0"/>
                      <w:marRight w:val="0"/>
                      <w:marTop w:val="0"/>
                      <w:marBottom w:val="0"/>
                      <w:divBdr>
                        <w:top w:val="none" w:sz="0" w:space="0" w:color="auto"/>
                        <w:left w:val="none" w:sz="0" w:space="0" w:color="auto"/>
                        <w:bottom w:val="none" w:sz="0" w:space="0" w:color="auto"/>
                        <w:right w:val="none" w:sz="0" w:space="0" w:color="auto"/>
                      </w:divBdr>
                    </w:div>
                  </w:divsChild>
                </w:div>
                <w:div w:id="820729953">
                  <w:marLeft w:val="0"/>
                  <w:marRight w:val="0"/>
                  <w:marTop w:val="0"/>
                  <w:marBottom w:val="0"/>
                  <w:divBdr>
                    <w:top w:val="none" w:sz="0" w:space="0" w:color="auto"/>
                    <w:left w:val="none" w:sz="0" w:space="0" w:color="auto"/>
                    <w:bottom w:val="none" w:sz="0" w:space="0" w:color="auto"/>
                    <w:right w:val="none" w:sz="0" w:space="0" w:color="auto"/>
                  </w:divBdr>
                  <w:divsChild>
                    <w:div w:id="304773697">
                      <w:marLeft w:val="0"/>
                      <w:marRight w:val="0"/>
                      <w:marTop w:val="0"/>
                      <w:marBottom w:val="0"/>
                      <w:divBdr>
                        <w:top w:val="none" w:sz="0" w:space="0" w:color="auto"/>
                        <w:left w:val="none" w:sz="0" w:space="0" w:color="auto"/>
                        <w:bottom w:val="none" w:sz="0" w:space="0" w:color="auto"/>
                        <w:right w:val="none" w:sz="0" w:space="0" w:color="auto"/>
                      </w:divBdr>
                    </w:div>
                  </w:divsChild>
                </w:div>
                <w:div w:id="924995479">
                  <w:marLeft w:val="0"/>
                  <w:marRight w:val="0"/>
                  <w:marTop w:val="0"/>
                  <w:marBottom w:val="0"/>
                  <w:divBdr>
                    <w:top w:val="none" w:sz="0" w:space="0" w:color="auto"/>
                    <w:left w:val="none" w:sz="0" w:space="0" w:color="auto"/>
                    <w:bottom w:val="none" w:sz="0" w:space="0" w:color="auto"/>
                    <w:right w:val="none" w:sz="0" w:space="0" w:color="auto"/>
                  </w:divBdr>
                  <w:divsChild>
                    <w:div w:id="1672372132">
                      <w:marLeft w:val="0"/>
                      <w:marRight w:val="0"/>
                      <w:marTop w:val="0"/>
                      <w:marBottom w:val="0"/>
                      <w:divBdr>
                        <w:top w:val="none" w:sz="0" w:space="0" w:color="auto"/>
                        <w:left w:val="none" w:sz="0" w:space="0" w:color="auto"/>
                        <w:bottom w:val="none" w:sz="0" w:space="0" w:color="auto"/>
                        <w:right w:val="none" w:sz="0" w:space="0" w:color="auto"/>
                      </w:divBdr>
                    </w:div>
                  </w:divsChild>
                </w:div>
                <w:div w:id="1353604582">
                  <w:marLeft w:val="0"/>
                  <w:marRight w:val="0"/>
                  <w:marTop w:val="0"/>
                  <w:marBottom w:val="0"/>
                  <w:divBdr>
                    <w:top w:val="none" w:sz="0" w:space="0" w:color="auto"/>
                    <w:left w:val="none" w:sz="0" w:space="0" w:color="auto"/>
                    <w:bottom w:val="none" w:sz="0" w:space="0" w:color="auto"/>
                    <w:right w:val="none" w:sz="0" w:space="0" w:color="auto"/>
                  </w:divBdr>
                  <w:divsChild>
                    <w:div w:id="981427890">
                      <w:marLeft w:val="0"/>
                      <w:marRight w:val="0"/>
                      <w:marTop w:val="0"/>
                      <w:marBottom w:val="0"/>
                      <w:divBdr>
                        <w:top w:val="none" w:sz="0" w:space="0" w:color="auto"/>
                        <w:left w:val="none" w:sz="0" w:space="0" w:color="auto"/>
                        <w:bottom w:val="none" w:sz="0" w:space="0" w:color="auto"/>
                        <w:right w:val="none" w:sz="0" w:space="0" w:color="auto"/>
                      </w:divBdr>
                    </w:div>
                  </w:divsChild>
                </w:div>
                <w:div w:id="1368799124">
                  <w:marLeft w:val="0"/>
                  <w:marRight w:val="0"/>
                  <w:marTop w:val="0"/>
                  <w:marBottom w:val="0"/>
                  <w:divBdr>
                    <w:top w:val="none" w:sz="0" w:space="0" w:color="auto"/>
                    <w:left w:val="none" w:sz="0" w:space="0" w:color="auto"/>
                    <w:bottom w:val="none" w:sz="0" w:space="0" w:color="auto"/>
                    <w:right w:val="none" w:sz="0" w:space="0" w:color="auto"/>
                  </w:divBdr>
                  <w:divsChild>
                    <w:div w:id="2058238522">
                      <w:marLeft w:val="0"/>
                      <w:marRight w:val="0"/>
                      <w:marTop w:val="0"/>
                      <w:marBottom w:val="0"/>
                      <w:divBdr>
                        <w:top w:val="none" w:sz="0" w:space="0" w:color="auto"/>
                        <w:left w:val="none" w:sz="0" w:space="0" w:color="auto"/>
                        <w:bottom w:val="none" w:sz="0" w:space="0" w:color="auto"/>
                        <w:right w:val="none" w:sz="0" w:space="0" w:color="auto"/>
                      </w:divBdr>
                    </w:div>
                  </w:divsChild>
                </w:div>
                <w:div w:id="1409765069">
                  <w:marLeft w:val="0"/>
                  <w:marRight w:val="0"/>
                  <w:marTop w:val="0"/>
                  <w:marBottom w:val="0"/>
                  <w:divBdr>
                    <w:top w:val="none" w:sz="0" w:space="0" w:color="auto"/>
                    <w:left w:val="none" w:sz="0" w:space="0" w:color="auto"/>
                    <w:bottom w:val="none" w:sz="0" w:space="0" w:color="auto"/>
                    <w:right w:val="none" w:sz="0" w:space="0" w:color="auto"/>
                  </w:divBdr>
                  <w:divsChild>
                    <w:div w:id="405498553">
                      <w:marLeft w:val="0"/>
                      <w:marRight w:val="0"/>
                      <w:marTop w:val="0"/>
                      <w:marBottom w:val="0"/>
                      <w:divBdr>
                        <w:top w:val="none" w:sz="0" w:space="0" w:color="auto"/>
                        <w:left w:val="none" w:sz="0" w:space="0" w:color="auto"/>
                        <w:bottom w:val="none" w:sz="0" w:space="0" w:color="auto"/>
                        <w:right w:val="none" w:sz="0" w:space="0" w:color="auto"/>
                      </w:divBdr>
                    </w:div>
                  </w:divsChild>
                </w:div>
                <w:div w:id="1481385990">
                  <w:marLeft w:val="0"/>
                  <w:marRight w:val="0"/>
                  <w:marTop w:val="0"/>
                  <w:marBottom w:val="0"/>
                  <w:divBdr>
                    <w:top w:val="none" w:sz="0" w:space="0" w:color="auto"/>
                    <w:left w:val="none" w:sz="0" w:space="0" w:color="auto"/>
                    <w:bottom w:val="none" w:sz="0" w:space="0" w:color="auto"/>
                    <w:right w:val="none" w:sz="0" w:space="0" w:color="auto"/>
                  </w:divBdr>
                  <w:divsChild>
                    <w:div w:id="1808812433">
                      <w:marLeft w:val="0"/>
                      <w:marRight w:val="0"/>
                      <w:marTop w:val="0"/>
                      <w:marBottom w:val="0"/>
                      <w:divBdr>
                        <w:top w:val="none" w:sz="0" w:space="0" w:color="auto"/>
                        <w:left w:val="none" w:sz="0" w:space="0" w:color="auto"/>
                        <w:bottom w:val="none" w:sz="0" w:space="0" w:color="auto"/>
                        <w:right w:val="none" w:sz="0" w:space="0" w:color="auto"/>
                      </w:divBdr>
                    </w:div>
                  </w:divsChild>
                </w:div>
                <w:div w:id="1718118355">
                  <w:marLeft w:val="0"/>
                  <w:marRight w:val="0"/>
                  <w:marTop w:val="0"/>
                  <w:marBottom w:val="0"/>
                  <w:divBdr>
                    <w:top w:val="none" w:sz="0" w:space="0" w:color="auto"/>
                    <w:left w:val="none" w:sz="0" w:space="0" w:color="auto"/>
                    <w:bottom w:val="none" w:sz="0" w:space="0" w:color="auto"/>
                    <w:right w:val="none" w:sz="0" w:space="0" w:color="auto"/>
                  </w:divBdr>
                  <w:divsChild>
                    <w:div w:id="1991866346">
                      <w:marLeft w:val="0"/>
                      <w:marRight w:val="0"/>
                      <w:marTop w:val="0"/>
                      <w:marBottom w:val="0"/>
                      <w:divBdr>
                        <w:top w:val="none" w:sz="0" w:space="0" w:color="auto"/>
                        <w:left w:val="none" w:sz="0" w:space="0" w:color="auto"/>
                        <w:bottom w:val="none" w:sz="0" w:space="0" w:color="auto"/>
                        <w:right w:val="none" w:sz="0" w:space="0" w:color="auto"/>
                      </w:divBdr>
                    </w:div>
                  </w:divsChild>
                </w:div>
                <w:div w:id="1863007670">
                  <w:marLeft w:val="0"/>
                  <w:marRight w:val="0"/>
                  <w:marTop w:val="0"/>
                  <w:marBottom w:val="0"/>
                  <w:divBdr>
                    <w:top w:val="none" w:sz="0" w:space="0" w:color="auto"/>
                    <w:left w:val="none" w:sz="0" w:space="0" w:color="auto"/>
                    <w:bottom w:val="none" w:sz="0" w:space="0" w:color="auto"/>
                    <w:right w:val="none" w:sz="0" w:space="0" w:color="auto"/>
                  </w:divBdr>
                  <w:divsChild>
                    <w:div w:id="1442610498">
                      <w:marLeft w:val="0"/>
                      <w:marRight w:val="0"/>
                      <w:marTop w:val="0"/>
                      <w:marBottom w:val="0"/>
                      <w:divBdr>
                        <w:top w:val="none" w:sz="0" w:space="0" w:color="auto"/>
                        <w:left w:val="none" w:sz="0" w:space="0" w:color="auto"/>
                        <w:bottom w:val="none" w:sz="0" w:space="0" w:color="auto"/>
                        <w:right w:val="none" w:sz="0" w:space="0" w:color="auto"/>
                      </w:divBdr>
                    </w:div>
                  </w:divsChild>
                </w:div>
                <w:div w:id="1869951412">
                  <w:marLeft w:val="0"/>
                  <w:marRight w:val="0"/>
                  <w:marTop w:val="0"/>
                  <w:marBottom w:val="0"/>
                  <w:divBdr>
                    <w:top w:val="none" w:sz="0" w:space="0" w:color="auto"/>
                    <w:left w:val="none" w:sz="0" w:space="0" w:color="auto"/>
                    <w:bottom w:val="none" w:sz="0" w:space="0" w:color="auto"/>
                    <w:right w:val="none" w:sz="0" w:space="0" w:color="auto"/>
                  </w:divBdr>
                  <w:divsChild>
                    <w:div w:id="1454785897">
                      <w:marLeft w:val="0"/>
                      <w:marRight w:val="0"/>
                      <w:marTop w:val="0"/>
                      <w:marBottom w:val="0"/>
                      <w:divBdr>
                        <w:top w:val="none" w:sz="0" w:space="0" w:color="auto"/>
                        <w:left w:val="none" w:sz="0" w:space="0" w:color="auto"/>
                        <w:bottom w:val="none" w:sz="0" w:space="0" w:color="auto"/>
                        <w:right w:val="none" w:sz="0" w:space="0" w:color="auto"/>
                      </w:divBdr>
                    </w:div>
                  </w:divsChild>
                </w:div>
                <w:div w:id="1908223720">
                  <w:marLeft w:val="0"/>
                  <w:marRight w:val="0"/>
                  <w:marTop w:val="0"/>
                  <w:marBottom w:val="0"/>
                  <w:divBdr>
                    <w:top w:val="none" w:sz="0" w:space="0" w:color="auto"/>
                    <w:left w:val="none" w:sz="0" w:space="0" w:color="auto"/>
                    <w:bottom w:val="none" w:sz="0" w:space="0" w:color="auto"/>
                    <w:right w:val="none" w:sz="0" w:space="0" w:color="auto"/>
                  </w:divBdr>
                  <w:divsChild>
                    <w:div w:id="941955167">
                      <w:marLeft w:val="0"/>
                      <w:marRight w:val="0"/>
                      <w:marTop w:val="0"/>
                      <w:marBottom w:val="0"/>
                      <w:divBdr>
                        <w:top w:val="none" w:sz="0" w:space="0" w:color="auto"/>
                        <w:left w:val="none" w:sz="0" w:space="0" w:color="auto"/>
                        <w:bottom w:val="none" w:sz="0" w:space="0" w:color="auto"/>
                        <w:right w:val="none" w:sz="0" w:space="0" w:color="auto"/>
                      </w:divBdr>
                    </w:div>
                  </w:divsChild>
                </w:div>
                <w:div w:id="1988897936">
                  <w:marLeft w:val="0"/>
                  <w:marRight w:val="0"/>
                  <w:marTop w:val="0"/>
                  <w:marBottom w:val="0"/>
                  <w:divBdr>
                    <w:top w:val="none" w:sz="0" w:space="0" w:color="auto"/>
                    <w:left w:val="none" w:sz="0" w:space="0" w:color="auto"/>
                    <w:bottom w:val="none" w:sz="0" w:space="0" w:color="auto"/>
                    <w:right w:val="none" w:sz="0" w:space="0" w:color="auto"/>
                  </w:divBdr>
                  <w:divsChild>
                    <w:div w:id="413474020">
                      <w:marLeft w:val="0"/>
                      <w:marRight w:val="0"/>
                      <w:marTop w:val="0"/>
                      <w:marBottom w:val="0"/>
                      <w:divBdr>
                        <w:top w:val="none" w:sz="0" w:space="0" w:color="auto"/>
                        <w:left w:val="none" w:sz="0" w:space="0" w:color="auto"/>
                        <w:bottom w:val="none" w:sz="0" w:space="0" w:color="auto"/>
                        <w:right w:val="none" w:sz="0" w:space="0" w:color="auto"/>
                      </w:divBdr>
                    </w:div>
                  </w:divsChild>
                </w:div>
                <w:div w:id="2038457168">
                  <w:marLeft w:val="0"/>
                  <w:marRight w:val="0"/>
                  <w:marTop w:val="0"/>
                  <w:marBottom w:val="0"/>
                  <w:divBdr>
                    <w:top w:val="none" w:sz="0" w:space="0" w:color="auto"/>
                    <w:left w:val="none" w:sz="0" w:space="0" w:color="auto"/>
                    <w:bottom w:val="none" w:sz="0" w:space="0" w:color="auto"/>
                    <w:right w:val="none" w:sz="0" w:space="0" w:color="auto"/>
                  </w:divBdr>
                  <w:divsChild>
                    <w:div w:id="20648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00590">
          <w:marLeft w:val="0"/>
          <w:marRight w:val="0"/>
          <w:marTop w:val="0"/>
          <w:marBottom w:val="0"/>
          <w:divBdr>
            <w:top w:val="none" w:sz="0" w:space="0" w:color="auto"/>
            <w:left w:val="none" w:sz="0" w:space="0" w:color="auto"/>
            <w:bottom w:val="none" w:sz="0" w:space="0" w:color="auto"/>
            <w:right w:val="none" w:sz="0" w:space="0" w:color="auto"/>
          </w:divBdr>
          <w:divsChild>
            <w:div w:id="19548433">
              <w:marLeft w:val="0"/>
              <w:marRight w:val="0"/>
              <w:marTop w:val="0"/>
              <w:marBottom w:val="0"/>
              <w:divBdr>
                <w:top w:val="none" w:sz="0" w:space="0" w:color="auto"/>
                <w:left w:val="none" w:sz="0" w:space="0" w:color="auto"/>
                <w:bottom w:val="none" w:sz="0" w:space="0" w:color="auto"/>
                <w:right w:val="none" w:sz="0" w:space="0" w:color="auto"/>
              </w:divBdr>
              <w:divsChild>
                <w:div w:id="239146029">
                  <w:marLeft w:val="0"/>
                  <w:marRight w:val="0"/>
                  <w:marTop w:val="0"/>
                  <w:marBottom w:val="0"/>
                  <w:divBdr>
                    <w:top w:val="none" w:sz="0" w:space="0" w:color="auto"/>
                    <w:left w:val="none" w:sz="0" w:space="0" w:color="auto"/>
                    <w:bottom w:val="none" w:sz="0" w:space="0" w:color="auto"/>
                    <w:right w:val="none" w:sz="0" w:space="0" w:color="auto"/>
                  </w:divBdr>
                </w:div>
              </w:divsChild>
            </w:div>
            <w:div w:id="813639573">
              <w:marLeft w:val="0"/>
              <w:marRight w:val="0"/>
              <w:marTop w:val="0"/>
              <w:marBottom w:val="0"/>
              <w:divBdr>
                <w:top w:val="none" w:sz="0" w:space="0" w:color="auto"/>
                <w:left w:val="none" w:sz="0" w:space="0" w:color="auto"/>
                <w:bottom w:val="none" w:sz="0" w:space="0" w:color="auto"/>
                <w:right w:val="none" w:sz="0" w:space="0" w:color="auto"/>
              </w:divBdr>
              <w:divsChild>
                <w:div w:id="1070663705">
                  <w:marLeft w:val="0"/>
                  <w:marRight w:val="0"/>
                  <w:marTop w:val="0"/>
                  <w:marBottom w:val="0"/>
                  <w:divBdr>
                    <w:top w:val="none" w:sz="0" w:space="0" w:color="auto"/>
                    <w:left w:val="none" w:sz="0" w:space="0" w:color="auto"/>
                    <w:bottom w:val="none" w:sz="0" w:space="0" w:color="auto"/>
                    <w:right w:val="none" w:sz="0" w:space="0" w:color="auto"/>
                  </w:divBdr>
                  <w:divsChild>
                    <w:div w:id="1962569063">
                      <w:marLeft w:val="0"/>
                      <w:marRight w:val="0"/>
                      <w:marTop w:val="0"/>
                      <w:marBottom w:val="0"/>
                      <w:divBdr>
                        <w:top w:val="none" w:sz="0" w:space="0" w:color="auto"/>
                        <w:left w:val="none" w:sz="0" w:space="0" w:color="auto"/>
                        <w:bottom w:val="none" w:sz="0" w:space="0" w:color="auto"/>
                        <w:right w:val="none" w:sz="0" w:space="0" w:color="auto"/>
                      </w:divBdr>
                      <w:divsChild>
                        <w:div w:id="9743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50275">
                  <w:marLeft w:val="0"/>
                  <w:marRight w:val="0"/>
                  <w:marTop w:val="0"/>
                  <w:marBottom w:val="0"/>
                  <w:divBdr>
                    <w:top w:val="none" w:sz="0" w:space="0" w:color="auto"/>
                    <w:left w:val="none" w:sz="0" w:space="0" w:color="auto"/>
                    <w:bottom w:val="none" w:sz="0" w:space="0" w:color="auto"/>
                    <w:right w:val="none" w:sz="0" w:space="0" w:color="auto"/>
                  </w:divBdr>
                  <w:divsChild>
                    <w:div w:id="1843397969">
                      <w:marLeft w:val="0"/>
                      <w:marRight w:val="0"/>
                      <w:marTop w:val="0"/>
                      <w:marBottom w:val="0"/>
                      <w:divBdr>
                        <w:top w:val="none" w:sz="0" w:space="0" w:color="auto"/>
                        <w:left w:val="none" w:sz="0" w:space="0" w:color="auto"/>
                        <w:bottom w:val="none" w:sz="0" w:space="0" w:color="auto"/>
                        <w:right w:val="none" w:sz="0" w:space="0" w:color="auto"/>
                      </w:divBdr>
                      <w:divsChild>
                        <w:div w:id="7673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81217">
                  <w:marLeft w:val="0"/>
                  <w:marRight w:val="0"/>
                  <w:marTop w:val="0"/>
                  <w:marBottom w:val="0"/>
                  <w:divBdr>
                    <w:top w:val="none" w:sz="0" w:space="0" w:color="auto"/>
                    <w:left w:val="none" w:sz="0" w:space="0" w:color="auto"/>
                    <w:bottom w:val="none" w:sz="0" w:space="0" w:color="auto"/>
                    <w:right w:val="none" w:sz="0" w:space="0" w:color="auto"/>
                  </w:divBdr>
                  <w:divsChild>
                    <w:div w:id="1881625132">
                      <w:marLeft w:val="0"/>
                      <w:marRight w:val="0"/>
                      <w:marTop w:val="0"/>
                      <w:marBottom w:val="0"/>
                      <w:divBdr>
                        <w:top w:val="none" w:sz="0" w:space="0" w:color="auto"/>
                        <w:left w:val="none" w:sz="0" w:space="0" w:color="auto"/>
                        <w:bottom w:val="none" w:sz="0" w:space="0" w:color="auto"/>
                        <w:right w:val="none" w:sz="0" w:space="0" w:color="auto"/>
                      </w:divBdr>
                      <w:divsChild>
                        <w:div w:id="16260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97587">
              <w:marLeft w:val="0"/>
              <w:marRight w:val="0"/>
              <w:marTop w:val="0"/>
              <w:marBottom w:val="0"/>
              <w:divBdr>
                <w:top w:val="none" w:sz="0" w:space="0" w:color="auto"/>
                <w:left w:val="none" w:sz="0" w:space="0" w:color="auto"/>
                <w:bottom w:val="none" w:sz="0" w:space="0" w:color="auto"/>
                <w:right w:val="none" w:sz="0" w:space="0" w:color="auto"/>
              </w:divBdr>
              <w:divsChild>
                <w:div w:id="637540112">
                  <w:marLeft w:val="0"/>
                  <w:marRight w:val="0"/>
                  <w:marTop w:val="0"/>
                  <w:marBottom w:val="0"/>
                  <w:divBdr>
                    <w:top w:val="none" w:sz="0" w:space="0" w:color="auto"/>
                    <w:left w:val="none" w:sz="0" w:space="0" w:color="auto"/>
                    <w:bottom w:val="none" w:sz="0" w:space="0" w:color="auto"/>
                    <w:right w:val="none" w:sz="0" w:space="0" w:color="auto"/>
                  </w:divBdr>
                  <w:divsChild>
                    <w:div w:id="1643120888">
                      <w:marLeft w:val="0"/>
                      <w:marRight w:val="0"/>
                      <w:marTop w:val="0"/>
                      <w:marBottom w:val="0"/>
                      <w:divBdr>
                        <w:top w:val="none" w:sz="0" w:space="0" w:color="auto"/>
                        <w:left w:val="none" w:sz="0" w:space="0" w:color="auto"/>
                        <w:bottom w:val="none" w:sz="0" w:space="0" w:color="auto"/>
                        <w:right w:val="none" w:sz="0" w:space="0" w:color="auto"/>
                      </w:divBdr>
                      <w:divsChild>
                        <w:div w:id="11484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9770">
                  <w:marLeft w:val="0"/>
                  <w:marRight w:val="0"/>
                  <w:marTop w:val="0"/>
                  <w:marBottom w:val="0"/>
                  <w:divBdr>
                    <w:top w:val="none" w:sz="0" w:space="0" w:color="auto"/>
                    <w:left w:val="none" w:sz="0" w:space="0" w:color="auto"/>
                    <w:bottom w:val="none" w:sz="0" w:space="0" w:color="auto"/>
                    <w:right w:val="none" w:sz="0" w:space="0" w:color="auto"/>
                  </w:divBdr>
                  <w:divsChild>
                    <w:div w:id="1623800403">
                      <w:marLeft w:val="0"/>
                      <w:marRight w:val="0"/>
                      <w:marTop w:val="0"/>
                      <w:marBottom w:val="0"/>
                      <w:divBdr>
                        <w:top w:val="none" w:sz="0" w:space="0" w:color="auto"/>
                        <w:left w:val="none" w:sz="0" w:space="0" w:color="auto"/>
                        <w:bottom w:val="none" w:sz="0" w:space="0" w:color="auto"/>
                        <w:right w:val="none" w:sz="0" w:space="0" w:color="auto"/>
                      </w:divBdr>
                      <w:divsChild>
                        <w:div w:id="6465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280639">
          <w:marLeft w:val="0"/>
          <w:marRight w:val="0"/>
          <w:marTop w:val="0"/>
          <w:marBottom w:val="0"/>
          <w:divBdr>
            <w:top w:val="none" w:sz="0" w:space="0" w:color="auto"/>
            <w:left w:val="none" w:sz="0" w:space="0" w:color="auto"/>
            <w:bottom w:val="none" w:sz="0" w:space="0" w:color="auto"/>
            <w:right w:val="none" w:sz="0" w:space="0" w:color="auto"/>
          </w:divBdr>
          <w:divsChild>
            <w:div w:id="93284618">
              <w:marLeft w:val="0"/>
              <w:marRight w:val="0"/>
              <w:marTop w:val="0"/>
              <w:marBottom w:val="0"/>
              <w:divBdr>
                <w:top w:val="none" w:sz="0" w:space="0" w:color="auto"/>
                <w:left w:val="none" w:sz="0" w:space="0" w:color="auto"/>
                <w:bottom w:val="none" w:sz="0" w:space="0" w:color="auto"/>
                <w:right w:val="none" w:sz="0" w:space="0" w:color="auto"/>
              </w:divBdr>
              <w:divsChild>
                <w:div w:id="1495874598">
                  <w:marLeft w:val="0"/>
                  <w:marRight w:val="0"/>
                  <w:marTop w:val="0"/>
                  <w:marBottom w:val="0"/>
                  <w:divBdr>
                    <w:top w:val="none" w:sz="0" w:space="0" w:color="auto"/>
                    <w:left w:val="none" w:sz="0" w:space="0" w:color="auto"/>
                    <w:bottom w:val="none" w:sz="0" w:space="0" w:color="auto"/>
                    <w:right w:val="none" w:sz="0" w:space="0" w:color="auto"/>
                  </w:divBdr>
                </w:div>
              </w:divsChild>
            </w:div>
            <w:div w:id="219942722">
              <w:marLeft w:val="0"/>
              <w:marRight w:val="0"/>
              <w:marTop w:val="0"/>
              <w:marBottom w:val="0"/>
              <w:divBdr>
                <w:top w:val="none" w:sz="0" w:space="0" w:color="auto"/>
                <w:left w:val="none" w:sz="0" w:space="0" w:color="auto"/>
                <w:bottom w:val="none" w:sz="0" w:space="0" w:color="auto"/>
                <w:right w:val="none" w:sz="0" w:space="0" w:color="auto"/>
              </w:divBdr>
              <w:divsChild>
                <w:div w:id="63991155">
                  <w:marLeft w:val="0"/>
                  <w:marRight w:val="0"/>
                  <w:marTop w:val="0"/>
                  <w:marBottom w:val="0"/>
                  <w:divBdr>
                    <w:top w:val="none" w:sz="0" w:space="0" w:color="auto"/>
                    <w:left w:val="none" w:sz="0" w:space="0" w:color="auto"/>
                    <w:bottom w:val="none" w:sz="0" w:space="0" w:color="auto"/>
                    <w:right w:val="none" w:sz="0" w:space="0" w:color="auto"/>
                  </w:divBdr>
                </w:div>
              </w:divsChild>
            </w:div>
            <w:div w:id="840388099">
              <w:marLeft w:val="0"/>
              <w:marRight w:val="0"/>
              <w:marTop w:val="0"/>
              <w:marBottom w:val="0"/>
              <w:divBdr>
                <w:top w:val="none" w:sz="0" w:space="0" w:color="auto"/>
                <w:left w:val="none" w:sz="0" w:space="0" w:color="auto"/>
                <w:bottom w:val="none" w:sz="0" w:space="0" w:color="auto"/>
                <w:right w:val="none" w:sz="0" w:space="0" w:color="auto"/>
              </w:divBdr>
              <w:divsChild>
                <w:div w:id="80107418">
                  <w:marLeft w:val="0"/>
                  <w:marRight w:val="0"/>
                  <w:marTop w:val="0"/>
                  <w:marBottom w:val="0"/>
                  <w:divBdr>
                    <w:top w:val="none" w:sz="0" w:space="0" w:color="auto"/>
                    <w:left w:val="none" w:sz="0" w:space="0" w:color="auto"/>
                    <w:bottom w:val="none" w:sz="0" w:space="0" w:color="auto"/>
                    <w:right w:val="none" w:sz="0" w:space="0" w:color="auto"/>
                  </w:divBdr>
                  <w:divsChild>
                    <w:div w:id="1051147231">
                      <w:marLeft w:val="0"/>
                      <w:marRight w:val="0"/>
                      <w:marTop w:val="0"/>
                      <w:marBottom w:val="0"/>
                      <w:divBdr>
                        <w:top w:val="none" w:sz="0" w:space="0" w:color="auto"/>
                        <w:left w:val="none" w:sz="0" w:space="0" w:color="auto"/>
                        <w:bottom w:val="none" w:sz="0" w:space="0" w:color="auto"/>
                        <w:right w:val="none" w:sz="0" w:space="0" w:color="auto"/>
                      </w:divBdr>
                      <w:divsChild>
                        <w:div w:id="1051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8233">
                  <w:marLeft w:val="0"/>
                  <w:marRight w:val="0"/>
                  <w:marTop w:val="0"/>
                  <w:marBottom w:val="0"/>
                  <w:divBdr>
                    <w:top w:val="none" w:sz="0" w:space="0" w:color="auto"/>
                    <w:left w:val="none" w:sz="0" w:space="0" w:color="auto"/>
                    <w:bottom w:val="none" w:sz="0" w:space="0" w:color="auto"/>
                    <w:right w:val="none" w:sz="0" w:space="0" w:color="auto"/>
                  </w:divBdr>
                  <w:divsChild>
                    <w:div w:id="562260409">
                      <w:marLeft w:val="0"/>
                      <w:marRight w:val="0"/>
                      <w:marTop w:val="0"/>
                      <w:marBottom w:val="0"/>
                      <w:divBdr>
                        <w:top w:val="none" w:sz="0" w:space="0" w:color="auto"/>
                        <w:left w:val="none" w:sz="0" w:space="0" w:color="auto"/>
                        <w:bottom w:val="none" w:sz="0" w:space="0" w:color="auto"/>
                        <w:right w:val="none" w:sz="0" w:space="0" w:color="auto"/>
                      </w:divBdr>
                      <w:divsChild>
                        <w:div w:id="15908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77116">
                  <w:marLeft w:val="0"/>
                  <w:marRight w:val="0"/>
                  <w:marTop w:val="0"/>
                  <w:marBottom w:val="0"/>
                  <w:divBdr>
                    <w:top w:val="none" w:sz="0" w:space="0" w:color="auto"/>
                    <w:left w:val="none" w:sz="0" w:space="0" w:color="auto"/>
                    <w:bottom w:val="none" w:sz="0" w:space="0" w:color="auto"/>
                    <w:right w:val="none" w:sz="0" w:space="0" w:color="auto"/>
                  </w:divBdr>
                  <w:divsChild>
                    <w:div w:id="779564597">
                      <w:marLeft w:val="0"/>
                      <w:marRight w:val="0"/>
                      <w:marTop w:val="0"/>
                      <w:marBottom w:val="0"/>
                      <w:divBdr>
                        <w:top w:val="none" w:sz="0" w:space="0" w:color="auto"/>
                        <w:left w:val="none" w:sz="0" w:space="0" w:color="auto"/>
                        <w:bottom w:val="none" w:sz="0" w:space="0" w:color="auto"/>
                        <w:right w:val="none" w:sz="0" w:space="0" w:color="auto"/>
                      </w:divBdr>
                      <w:divsChild>
                        <w:div w:id="14003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395">
                  <w:marLeft w:val="0"/>
                  <w:marRight w:val="0"/>
                  <w:marTop w:val="0"/>
                  <w:marBottom w:val="0"/>
                  <w:divBdr>
                    <w:top w:val="none" w:sz="0" w:space="0" w:color="auto"/>
                    <w:left w:val="none" w:sz="0" w:space="0" w:color="auto"/>
                    <w:bottom w:val="none" w:sz="0" w:space="0" w:color="auto"/>
                    <w:right w:val="none" w:sz="0" w:space="0" w:color="auto"/>
                  </w:divBdr>
                  <w:divsChild>
                    <w:div w:id="818619129">
                      <w:marLeft w:val="0"/>
                      <w:marRight w:val="0"/>
                      <w:marTop w:val="0"/>
                      <w:marBottom w:val="0"/>
                      <w:divBdr>
                        <w:top w:val="none" w:sz="0" w:space="0" w:color="auto"/>
                        <w:left w:val="none" w:sz="0" w:space="0" w:color="auto"/>
                        <w:bottom w:val="none" w:sz="0" w:space="0" w:color="auto"/>
                        <w:right w:val="none" w:sz="0" w:space="0" w:color="auto"/>
                      </w:divBdr>
                      <w:divsChild>
                        <w:div w:id="15242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16986">
          <w:marLeft w:val="0"/>
          <w:marRight w:val="0"/>
          <w:marTop w:val="0"/>
          <w:marBottom w:val="0"/>
          <w:divBdr>
            <w:top w:val="none" w:sz="0" w:space="0" w:color="auto"/>
            <w:left w:val="none" w:sz="0" w:space="0" w:color="auto"/>
            <w:bottom w:val="none" w:sz="0" w:space="0" w:color="auto"/>
            <w:right w:val="none" w:sz="0" w:space="0" w:color="auto"/>
          </w:divBdr>
          <w:divsChild>
            <w:div w:id="943224280">
              <w:marLeft w:val="0"/>
              <w:marRight w:val="0"/>
              <w:marTop w:val="0"/>
              <w:marBottom w:val="0"/>
              <w:divBdr>
                <w:top w:val="none" w:sz="0" w:space="0" w:color="auto"/>
                <w:left w:val="none" w:sz="0" w:space="0" w:color="auto"/>
                <w:bottom w:val="none" w:sz="0" w:space="0" w:color="auto"/>
                <w:right w:val="none" w:sz="0" w:space="0" w:color="auto"/>
              </w:divBdr>
              <w:divsChild>
                <w:div w:id="1168640662">
                  <w:marLeft w:val="0"/>
                  <w:marRight w:val="0"/>
                  <w:marTop w:val="0"/>
                  <w:marBottom w:val="0"/>
                  <w:divBdr>
                    <w:top w:val="none" w:sz="0" w:space="0" w:color="auto"/>
                    <w:left w:val="none" w:sz="0" w:space="0" w:color="auto"/>
                    <w:bottom w:val="none" w:sz="0" w:space="0" w:color="auto"/>
                    <w:right w:val="none" w:sz="0" w:space="0" w:color="auto"/>
                  </w:divBdr>
                  <w:divsChild>
                    <w:div w:id="8893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9993">
              <w:marLeft w:val="0"/>
              <w:marRight w:val="0"/>
              <w:marTop w:val="0"/>
              <w:marBottom w:val="0"/>
              <w:divBdr>
                <w:top w:val="none" w:sz="0" w:space="0" w:color="auto"/>
                <w:left w:val="none" w:sz="0" w:space="0" w:color="auto"/>
                <w:bottom w:val="none" w:sz="0" w:space="0" w:color="auto"/>
                <w:right w:val="none" w:sz="0" w:space="0" w:color="auto"/>
              </w:divBdr>
              <w:divsChild>
                <w:div w:id="206880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6879">
          <w:marLeft w:val="0"/>
          <w:marRight w:val="0"/>
          <w:marTop w:val="0"/>
          <w:marBottom w:val="0"/>
          <w:divBdr>
            <w:top w:val="none" w:sz="0" w:space="0" w:color="auto"/>
            <w:left w:val="none" w:sz="0" w:space="0" w:color="auto"/>
            <w:bottom w:val="none" w:sz="0" w:space="0" w:color="auto"/>
            <w:right w:val="none" w:sz="0" w:space="0" w:color="auto"/>
          </w:divBdr>
          <w:divsChild>
            <w:div w:id="233590744">
              <w:marLeft w:val="0"/>
              <w:marRight w:val="0"/>
              <w:marTop w:val="0"/>
              <w:marBottom w:val="0"/>
              <w:divBdr>
                <w:top w:val="none" w:sz="0" w:space="0" w:color="auto"/>
                <w:left w:val="none" w:sz="0" w:space="0" w:color="auto"/>
                <w:bottom w:val="none" w:sz="0" w:space="0" w:color="auto"/>
                <w:right w:val="none" w:sz="0" w:space="0" w:color="auto"/>
              </w:divBdr>
              <w:divsChild>
                <w:div w:id="1777290042">
                  <w:marLeft w:val="0"/>
                  <w:marRight w:val="0"/>
                  <w:marTop w:val="0"/>
                  <w:marBottom w:val="0"/>
                  <w:divBdr>
                    <w:top w:val="none" w:sz="0" w:space="0" w:color="auto"/>
                    <w:left w:val="none" w:sz="0" w:space="0" w:color="auto"/>
                    <w:bottom w:val="none" w:sz="0" w:space="0" w:color="auto"/>
                    <w:right w:val="none" w:sz="0" w:space="0" w:color="auto"/>
                  </w:divBdr>
                </w:div>
              </w:divsChild>
            </w:div>
            <w:div w:id="1708524043">
              <w:marLeft w:val="0"/>
              <w:marRight w:val="0"/>
              <w:marTop w:val="0"/>
              <w:marBottom w:val="0"/>
              <w:divBdr>
                <w:top w:val="none" w:sz="0" w:space="0" w:color="auto"/>
                <w:left w:val="none" w:sz="0" w:space="0" w:color="auto"/>
                <w:bottom w:val="none" w:sz="0" w:space="0" w:color="auto"/>
                <w:right w:val="none" w:sz="0" w:space="0" w:color="auto"/>
              </w:divBdr>
              <w:divsChild>
                <w:div w:id="219831322">
                  <w:marLeft w:val="0"/>
                  <w:marRight w:val="0"/>
                  <w:marTop w:val="0"/>
                  <w:marBottom w:val="0"/>
                  <w:divBdr>
                    <w:top w:val="none" w:sz="0" w:space="0" w:color="auto"/>
                    <w:left w:val="none" w:sz="0" w:space="0" w:color="auto"/>
                    <w:bottom w:val="none" w:sz="0" w:space="0" w:color="auto"/>
                    <w:right w:val="none" w:sz="0" w:space="0" w:color="auto"/>
                  </w:divBdr>
                  <w:divsChild>
                    <w:div w:id="159006641">
                      <w:marLeft w:val="0"/>
                      <w:marRight w:val="0"/>
                      <w:marTop w:val="0"/>
                      <w:marBottom w:val="0"/>
                      <w:divBdr>
                        <w:top w:val="none" w:sz="0" w:space="0" w:color="auto"/>
                        <w:left w:val="none" w:sz="0" w:space="0" w:color="auto"/>
                        <w:bottom w:val="none" w:sz="0" w:space="0" w:color="auto"/>
                        <w:right w:val="none" w:sz="0" w:space="0" w:color="auto"/>
                      </w:divBdr>
                    </w:div>
                  </w:divsChild>
                </w:div>
                <w:div w:id="610279460">
                  <w:marLeft w:val="0"/>
                  <w:marRight w:val="0"/>
                  <w:marTop w:val="0"/>
                  <w:marBottom w:val="0"/>
                  <w:divBdr>
                    <w:top w:val="none" w:sz="0" w:space="0" w:color="auto"/>
                    <w:left w:val="none" w:sz="0" w:space="0" w:color="auto"/>
                    <w:bottom w:val="none" w:sz="0" w:space="0" w:color="auto"/>
                    <w:right w:val="none" w:sz="0" w:space="0" w:color="auto"/>
                  </w:divBdr>
                  <w:divsChild>
                    <w:div w:id="1421835330">
                      <w:marLeft w:val="0"/>
                      <w:marRight w:val="0"/>
                      <w:marTop w:val="0"/>
                      <w:marBottom w:val="0"/>
                      <w:divBdr>
                        <w:top w:val="none" w:sz="0" w:space="0" w:color="auto"/>
                        <w:left w:val="none" w:sz="0" w:space="0" w:color="auto"/>
                        <w:bottom w:val="none" w:sz="0" w:space="0" w:color="auto"/>
                        <w:right w:val="none" w:sz="0" w:space="0" w:color="auto"/>
                      </w:divBdr>
                    </w:div>
                  </w:divsChild>
                </w:div>
                <w:div w:id="979074378">
                  <w:marLeft w:val="0"/>
                  <w:marRight w:val="0"/>
                  <w:marTop w:val="0"/>
                  <w:marBottom w:val="0"/>
                  <w:divBdr>
                    <w:top w:val="none" w:sz="0" w:space="0" w:color="auto"/>
                    <w:left w:val="none" w:sz="0" w:space="0" w:color="auto"/>
                    <w:bottom w:val="none" w:sz="0" w:space="0" w:color="auto"/>
                    <w:right w:val="none" w:sz="0" w:space="0" w:color="auto"/>
                  </w:divBdr>
                  <w:divsChild>
                    <w:div w:id="248544046">
                      <w:marLeft w:val="0"/>
                      <w:marRight w:val="0"/>
                      <w:marTop w:val="0"/>
                      <w:marBottom w:val="0"/>
                      <w:divBdr>
                        <w:top w:val="none" w:sz="0" w:space="0" w:color="auto"/>
                        <w:left w:val="none" w:sz="0" w:space="0" w:color="auto"/>
                        <w:bottom w:val="none" w:sz="0" w:space="0" w:color="auto"/>
                        <w:right w:val="none" w:sz="0" w:space="0" w:color="auto"/>
                      </w:divBdr>
                    </w:div>
                  </w:divsChild>
                </w:div>
                <w:div w:id="1263536871">
                  <w:marLeft w:val="0"/>
                  <w:marRight w:val="0"/>
                  <w:marTop w:val="0"/>
                  <w:marBottom w:val="0"/>
                  <w:divBdr>
                    <w:top w:val="none" w:sz="0" w:space="0" w:color="auto"/>
                    <w:left w:val="none" w:sz="0" w:space="0" w:color="auto"/>
                    <w:bottom w:val="none" w:sz="0" w:space="0" w:color="auto"/>
                    <w:right w:val="none" w:sz="0" w:space="0" w:color="auto"/>
                  </w:divBdr>
                  <w:divsChild>
                    <w:div w:id="1122310761">
                      <w:marLeft w:val="0"/>
                      <w:marRight w:val="0"/>
                      <w:marTop w:val="0"/>
                      <w:marBottom w:val="0"/>
                      <w:divBdr>
                        <w:top w:val="none" w:sz="0" w:space="0" w:color="auto"/>
                        <w:left w:val="none" w:sz="0" w:space="0" w:color="auto"/>
                        <w:bottom w:val="none" w:sz="0" w:space="0" w:color="auto"/>
                        <w:right w:val="none" w:sz="0" w:space="0" w:color="auto"/>
                      </w:divBdr>
                    </w:div>
                  </w:divsChild>
                </w:div>
                <w:div w:id="1418945313">
                  <w:marLeft w:val="0"/>
                  <w:marRight w:val="0"/>
                  <w:marTop w:val="0"/>
                  <w:marBottom w:val="0"/>
                  <w:divBdr>
                    <w:top w:val="none" w:sz="0" w:space="0" w:color="auto"/>
                    <w:left w:val="none" w:sz="0" w:space="0" w:color="auto"/>
                    <w:bottom w:val="none" w:sz="0" w:space="0" w:color="auto"/>
                    <w:right w:val="none" w:sz="0" w:space="0" w:color="auto"/>
                  </w:divBdr>
                  <w:divsChild>
                    <w:div w:id="611208967">
                      <w:marLeft w:val="0"/>
                      <w:marRight w:val="0"/>
                      <w:marTop w:val="0"/>
                      <w:marBottom w:val="0"/>
                      <w:divBdr>
                        <w:top w:val="none" w:sz="0" w:space="0" w:color="auto"/>
                        <w:left w:val="none" w:sz="0" w:space="0" w:color="auto"/>
                        <w:bottom w:val="none" w:sz="0" w:space="0" w:color="auto"/>
                        <w:right w:val="none" w:sz="0" w:space="0" w:color="auto"/>
                      </w:divBdr>
                    </w:div>
                  </w:divsChild>
                </w:div>
                <w:div w:id="1478689650">
                  <w:marLeft w:val="0"/>
                  <w:marRight w:val="0"/>
                  <w:marTop w:val="0"/>
                  <w:marBottom w:val="0"/>
                  <w:divBdr>
                    <w:top w:val="none" w:sz="0" w:space="0" w:color="auto"/>
                    <w:left w:val="none" w:sz="0" w:space="0" w:color="auto"/>
                    <w:bottom w:val="none" w:sz="0" w:space="0" w:color="auto"/>
                    <w:right w:val="none" w:sz="0" w:space="0" w:color="auto"/>
                  </w:divBdr>
                  <w:divsChild>
                    <w:div w:id="742526239">
                      <w:marLeft w:val="0"/>
                      <w:marRight w:val="0"/>
                      <w:marTop w:val="0"/>
                      <w:marBottom w:val="0"/>
                      <w:divBdr>
                        <w:top w:val="none" w:sz="0" w:space="0" w:color="auto"/>
                        <w:left w:val="none" w:sz="0" w:space="0" w:color="auto"/>
                        <w:bottom w:val="none" w:sz="0" w:space="0" w:color="auto"/>
                        <w:right w:val="none" w:sz="0" w:space="0" w:color="auto"/>
                      </w:divBdr>
                    </w:div>
                  </w:divsChild>
                </w:div>
                <w:div w:id="1556038701">
                  <w:marLeft w:val="0"/>
                  <w:marRight w:val="0"/>
                  <w:marTop w:val="0"/>
                  <w:marBottom w:val="0"/>
                  <w:divBdr>
                    <w:top w:val="none" w:sz="0" w:space="0" w:color="auto"/>
                    <w:left w:val="none" w:sz="0" w:space="0" w:color="auto"/>
                    <w:bottom w:val="none" w:sz="0" w:space="0" w:color="auto"/>
                    <w:right w:val="none" w:sz="0" w:space="0" w:color="auto"/>
                  </w:divBdr>
                  <w:divsChild>
                    <w:div w:id="1449618452">
                      <w:marLeft w:val="0"/>
                      <w:marRight w:val="0"/>
                      <w:marTop w:val="0"/>
                      <w:marBottom w:val="0"/>
                      <w:divBdr>
                        <w:top w:val="none" w:sz="0" w:space="0" w:color="auto"/>
                        <w:left w:val="none" w:sz="0" w:space="0" w:color="auto"/>
                        <w:bottom w:val="none" w:sz="0" w:space="0" w:color="auto"/>
                        <w:right w:val="none" w:sz="0" w:space="0" w:color="auto"/>
                      </w:divBdr>
                    </w:div>
                  </w:divsChild>
                </w:div>
                <w:div w:id="1751581930">
                  <w:marLeft w:val="0"/>
                  <w:marRight w:val="0"/>
                  <w:marTop w:val="0"/>
                  <w:marBottom w:val="0"/>
                  <w:divBdr>
                    <w:top w:val="none" w:sz="0" w:space="0" w:color="auto"/>
                    <w:left w:val="none" w:sz="0" w:space="0" w:color="auto"/>
                    <w:bottom w:val="none" w:sz="0" w:space="0" w:color="auto"/>
                    <w:right w:val="none" w:sz="0" w:space="0" w:color="auto"/>
                  </w:divBdr>
                  <w:divsChild>
                    <w:div w:id="613245978">
                      <w:marLeft w:val="0"/>
                      <w:marRight w:val="0"/>
                      <w:marTop w:val="0"/>
                      <w:marBottom w:val="0"/>
                      <w:divBdr>
                        <w:top w:val="none" w:sz="0" w:space="0" w:color="auto"/>
                        <w:left w:val="none" w:sz="0" w:space="0" w:color="auto"/>
                        <w:bottom w:val="none" w:sz="0" w:space="0" w:color="auto"/>
                        <w:right w:val="none" w:sz="0" w:space="0" w:color="auto"/>
                      </w:divBdr>
                    </w:div>
                  </w:divsChild>
                </w:div>
                <w:div w:id="2041853032">
                  <w:marLeft w:val="0"/>
                  <w:marRight w:val="0"/>
                  <w:marTop w:val="0"/>
                  <w:marBottom w:val="0"/>
                  <w:divBdr>
                    <w:top w:val="none" w:sz="0" w:space="0" w:color="auto"/>
                    <w:left w:val="none" w:sz="0" w:space="0" w:color="auto"/>
                    <w:bottom w:val="none" w:sz="0" w:space="0" w:color="auto"/>
                    <w:right w:val="none" w:sz="0" w:space="0" w:color="auto"/>
                  </w:divBdr>
                  <w:divsChild>
                    <w:div w:id="20714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9889">
          <w:marLeft w:val="0"/>
          <w:marRight w:val="0"/>
          <w:marTop w:val="0"/>
          <w:marBottom w:val="0"/>
          <w:divBdr>
            <w:top w:val="none" w:sz="0" w:space="0" w:color="auto"/>
            <w:left w:val="none" w:sz="0" w:space="0" w:color="auto"/>
            <w:bottom w:val="none" w:sz="0" w:space="0" w:color="auto"/>
            <w:right w:val="none" w:sz="0" w:space="0" w:color="auto"/>
          </w:divBdr>
          <w:divsChild>
            <w:div w:id="943807837">
              <w:marLeft w:val="0"/>
              <w:marRight w:val="0"/>
              <w:marTop w:val="0"/>
              <w:marBottom w:val="0"/>
              <w:divBdr>
                <w:top w:val="none" w:sz="0" w:space="0" w:color="auto"/>
                <w:left w:val="none" w:sz="0" w:space="0" w:color="auto"/>
                <w:bottom w:val="none" w:sz="0" w:space="0" w:color="auto"/>
                <w:right w:val="none" w:sz="0" w:space="0" w:color="auto"/>
              </w:divBdr>
              <w:divsChild>
                <w:div w:id="13197120">
                  <w:marLeft w:val="0"/>
                  <w:marRight w:val="0"/>
                  <w:marTop w:val="0"/>
                  <w:marBottom w:val="0"/>
                  <w:divBdr>
                    <w:top w:val="none" w:sz="0" w:space="0" w:color="auto"/>
                    <w:left w:val="none" w:sz="0" w:space="0" w:color="auto"/>
                    <w:bottom w:val="none" w:sz="0" w:space="0" w:color="auto"/>
                    <w:right w:val="none" w:sz="0" w:space="0" w:color="auto"/>
                  </w:divBdr>
                  <w:divsChild>
                    <w:div w:id="1335572447">
                      <w:marLeft w:val="0"/>
                      <w:marRight w:val="0"/>
                      <w:marTop w:val="0"/>
                      <w:marBottom w:val="0"/>
                      <w:divBdr>
                        <w:top w:val="none" w:sz="0" w:space="0" w:color="auto"/>
                        <w:left w:val="none" w:sz="0" w:space="0" w:color="auto"/>
                        <w:bottom w:val="none" w:sz="0" w:space="0" w:color="auto"/>
                        <w:right w:val="none" w:sz="0" w:space="0" w:color="auto"/>
                      </w:divBdr>
                    </w:div>
                  </w:divsChild>
                </w:div>
                <w:div w:id="30692133">
                  <w:marLeft w:val="0"/>
                  <w:marRight w:val="0"/>
                  <w:marTop w:val="0"/>
                  <w:marBottom w:val="0"/>
                  <w:divBdr>
                    <w:top w:val="none" w:sz="0" w:space="0" w:color="auto"/>
                    <w:left w:val="none" w:sz="0" w:space="0" w:color="auto"/>
                    <w:bottom w:val="none" w:sz="0" w:space="0" w:color="auto"/>
                    <w:right w:val="none" w:sz="0" w:space="0" w:color="auto"/>
                  </w:divBdr>
                  <w:divsChild>
                    <w:div w:id="1168598880">
                      <w:marLeft w:val="0"/>
                      <w:marRight w:val="0"/>
                      <w:marTop w:val="0"/>
                      <w:marBottom w:val="0"/>
                      <w:divBdr>
                        <w:top w:val="none" w:sz="0" w:space="0" w:color="auto"/>
                        <w:left w:val="none" w:sz="0" w:space="0" w:color="auto"/>
                        <w:bottom w:val="none" w:sz="0" w:space="0" w:color="auto"/>
                        <w:right w:val="none" w:sz="0" w:space="0" w:color="auto"/>
                      </w:divBdr>
                    </w:div>
                  </w:divsChild>
                </w:div>
                <w:div w:id="99691243">
                  <w:marLeft w:val="0"/>
                  <w:marRight w:val="0"/>
                  <w:marTop w:val="0"/>
                  <w:marBottom w:val="0"/>
                  <w:divBdr>
                    <w:top w:val="none" w:sz="0" w:space="0" w:color="auto"/>
                    <w:left w:val="none" w:sz="0" w:space="0" w:color="auto"/>
                    <w:bottom w:val="none" w:sz="0" w:space="0" w:color="auto"/>
                    <w:right w:val="none" w:sz="0" w:space="0" w:color="auto"/>
                  </w:divBdr>
                  <w:divsChild>
                    <w:div w:id="1400328838">
                      <w:marLeft w:val="0"/>
                      <w:marRight w:val="0"/>
                      <w:marTop w:val="0"/>
                      <w:marBottom w:val="0"/>
                      <w:divBdr>
                        <w:top w:val="none" w:sz="0" w:space="0" w:color="auto"/>
                        <w:left w:val="none" w:sz="0" w:space="0" w:color="auto"/>
                        <w:bottom w:val="none" w:sz="0" w:space="0" w:color="auto"/>
                        <w:right w:val="none" w:sz="0" w:space="0" w:color="auto"/>
                      </w:divBdr>
                    </w:div>
                  </w:divsChild>
                </w:div>
                <w:div w:id="106698003">
                  <w:marLeft w:val="0"/>
                  <w:marRight w:val="0"/>
                  <w:marTop w:val="0"/>
                  <w:marBottom w:val="0"/>
                  <w:divBdr>
                    <w:top w:val="none" w:sz="0" w:space="0" w:color="auto"/>
                    <w:left w:val="none" w:sz="0" w:space="0" w:color="auto"/>
                    <w:bottom w:val="none" w:sz="0" w:space="0" w:color="auto"/>
                    <w:right w:val="none" w:sz="0" w:space="0" w:color="auto"/>
                  </w:divBdr>
                  <w:divsChild>
                    <w:div w:id="1375037941">
                      <w:marLeft w:val="0"/>
                      <w:marRight w:val="0"/>
                      <w:marTop w:val="0"/>
                      <w:marBottom w:val="0"/>
                      <w:divBdr>
                        <w:top w:val="none" w:sz="0" w:space="0" w:color="auto"/>
                        <w:left w:val="none" w:sz="0" w:space="0" w:color="auto"/>
                        <w:bottom w:val="none" w:sz="0" w:space="0" w:color="auto"/>
                        <w:right w:val="none" w:sz="0" w:space="0" w:color="auto"/>
                      </w:divBdr>
                    </w:div>
                  </w:divsChild>
                </w:div>
                <w:div w:id="129246545">
                  <w:marLeft w:val="0"/>
                  <w:marRight w:val="0"/>
                  <w:marTop w:val="0"/>
                  <w:marBottom w:val="0"/>
                  <w:divBdr>
                    <w:top w:val="none" w:sz="0" w:space="0" w:color="auto"/>
                    <w:left w:val="none" w:sz="0" w:space="0" w:color="auto"/>
                    <w:bottom w:val="none" w:sz="0" w:space="0" w:color="auto"/>
                    <w:right w:val="none" w:sz="0" w:space="0" w:color="auto"/>
                  </w:divBdr>
                  <w:divsChild>
                    <w:div w:id="460076973">
                      <w:marLeft w:val="0"/>
                      <w:marRight w:val="0"/>
                      <w:marTop w:val="0"/>
                      <w:marBottom w:val="0"/>
                      <w:divBdr>
                        <w:top w:val="none" w:sz="0" w:space="0" w:color="auto"/>
                        <w:left w:val="none" w:sz="0" w:space="0" w:color="auto"/>
                        <w:bottom w:val="none" w:sz="0" w:space="0" w:color="auto"/>
                        <w:right w:val="none" w:sz="0" w:space="0" w:color="auto"/>
                      </w:divBdr>
                    </w:div>
                  </w:divsChild>
                </w:div>
                <w:div w:id="147600461">
                  <w:marLeft w:val="0"/>
                  <w:marRight w:val="0"/>
                  <w:marTop w:val="0"/>
                  <w:marBottom w:val="0"/>
                  <w:divBdr>
                    <w:top w:val="none" w:sz="0" w:space="0" w:color="auto"/>
                    <w:left w:val="none" w:sz="0" w:space="0" w:color="auto"/>
                    <w:bottom w:val="none" w:sz="0" w:space="0" w:color="auto"/>
                    <w:right w:val="none" w:sz="0" w:space="0" w:color="auto"/>
                  </w:divBdr>
                  <w:divsChild>
                    <w:div w:id="1538934122">
                      <w:marLeft w:val="0"/>
                      <w:marRight w:val="0"/>
                      <w:marTop w:val="0"/>
                      <w:marBottom w:val="0"/>
                      <w:divBdr>
                        <w:top w:val="none" w:sz="0" w:space="0" w:color="auto"/>
                        <w:left w:val="none" w:sz="0" w:space="0" w:color="auto"/>
                        <w:bottom w:val="none" w:sz="0" w:space="0" w:color="auto"/>
                        <w:right w:val="none" w:sz="0" w:space="0" w:color="auto"/>
                      </w:divBdr>
                    </w:div>
                  </w:divsChild>
                </w:div>
                <w:div w:id="197552704">
                  <w:marLeft w:val="0"/>
                  <w:marRight w:val="0"/>
                  <w:marTop w:val="0"/>
                  <w:marBottom w:val="0"/>
                  <w:divBdr>
                    <w:top w:val="none" w:sz="0" w:space="0" w:color="auto"/>
                    <w:left w:val="none" w:sz="0" w:space="0" w:color="auto"/>
                    <w:bottom w:val="none" w:sz="0" w:space="0" w:color="auto"/>
                    <w:right w:val="none" w:sz="0" w:space="0" w:color="auto"/>
                  </w:divBdr>
                  <w:divsChild>
                    <w:div w:id="1392851308">
                      <w:marLeft w:val="0"/>
                      <w:marRight w:val="0"/>
                      <w:marTop w:val="0"/>
                      <w:marBottom w:val="0"/>
                      <w:divBdr>
                        <w:top w:val="none" w:sz="0" w:space="0" w:color="auto"/>
                        <w:left w:val="none" w:sz="0" w:space="0" w:color="auto"/>
                        <w:bottom w:val="none" w:sz="0" w:space="0" w:color="auto"/>
                        <w:right w:val="none" w:sz="0" w:space="0" w:color="auto"/>
                      </w:divBdr>
                    </w:div>
                  </w:divsChild>
                </w:div>
                <w:div w:id="197591659">
                  <w:marLeft w:val="0"/>
                  <w:marRight w:val="0"/>
                  <w:marTop w:val="0"/>
                  <w:marBottom w:val="0"/>
                  <w:divBdr>
                    <w:top w:val="none" w:sz="0" w:space="0" w:color="auto"/>
                    <w:left w:val="none" w:sz="0" w:space="0" w:color="auto"/>
                    <w:bottom w:val="none" w:sz="0" w:space="0" w:color="auto"/>
                    <w:right w:val="none" w:sz="0" w:space="0" w:color="auto"/>
                  </w:divBdr>
                  <w:divsChild>
                    <w:div w:id="1094975612">
                      <w:marLeft w:val="0"/>
                      <w:marRight w:val="0"/>
                      <w:marTop w:val="0"/>
                      <w:marBottom w:val="0"/>
                      <w:divBdr>
                        <w:top w:val="none" w:sz="0" w:space="0" w:color="auto"/>
                        <w:left w:val="none" w:sz="0" w:space="0" w:color="auto"/>
                        <w:bottom w:val="none" w:sz="0" w:space="0" w:color="auto"/>
                        <w:right w:val="none" w:sz="0" w:space="0" w:color="auto"/>
                      </w:divBdr>
                    </w:div>
                  </w:divsChild>
                </w:div>
                <w:div w:id="291518823">
                  <w:marLeft w:val="0"/>
                  <w:marRight w:val="0"/>
                  <w:marTop w:val="0"/>
                  <w:marBottom w:val="0"/>
                  <w:divBdr>
                    <w:top w:val="none" w:sz="0" w:space="0" w:color="auto"/>
                    <w:left w:val="none" w:sz="0" w:space="0" w:color="auto"/>
                    <w:bottom w:val="none" w:sz="0" w:space="0" w:color="auto"/>
                    <w:right w:val="none" w:sz="0" w:space="0" w:color="auto"/>
                  </w:divBdr>
                  <w:divsChild>
                    <w:div w:id="1856646601">
                      <w:marLeft w:val="0"/>
                      <w:marRight w:val="0"/>
                      <w:marTop w:val="0"/>
                      <w:marBottom w:val="0"/>
                      <w:divBdr>
                        <w:top w:val="none" w:sz="0" w:space="0" w:color="auto"/>
                        <w:left w:val="none" w:sz="0" w:space="0" w:color="auto"/>
                        <w:bottom w:val="none" w:sz="0" w:space="0" w:color="auto"/>
                        <w:right w:val="none" w:sz="0" w:space="0" w:color="auto"/>
                      </w:divBdr>
                    </w:div>
                  </w:divsChild>
                </w:div>
                <w:div w:id="391848395">
                  <w:marLeft w:val="0"/>
                  <w:marRight w:val="0"/>
                  <w:marTop w:val="0"/>
                  <w:marBottom w:val="0"/>
                  <w:divBdr>
                    <w:top w:val="none" w:sz="0" w:space="0" w:color="auto"/>
                    <w:left w:val="none" w:sz="0" w:space="0" w:color="auto"/>
                    <w:bottom w:val="none" w:sz="0" w:space="0" w:color="auto"/>
                    <w:right w:val="none" w:sz="0" w:space="0" w:color="auto"/>
                  </w:divBdr>
                  <w:divsChild>
                    <w:div w:id="1637493407">
                      <w:marLeft w:val="0"/>
                      <w:marRight w:val="0"/>
                      <w:marTop w:val="0"/>
                      <w:marBottom w:val="0"/>
                      <w:divBdr>
                        <w:top w:val="none" w:sz="0" w:space="0" w:color="auto"/>
                        <w:left w:val="none" w:sz="0" w:space="0" w:color="auto"/>
                        <w:bottom w:val="none" w:sz="0" w:space="0" w:color="auto"/>
                        <w:right w:val="none" w:sz="0" w:space="0" w:color="auto"/>
                      </w:divBdr>
                    </w:div>
                  </w:divsChild>
                </w:div>
                <w:div w:id="456872577">
                  <w:marLeft w:val="0"/>
                  <w:marRight w:val="0"/>
                  <w:marTop w:val="0"/>
                  <w:marBottom w:val="0"/>
                  <w:divBdr>
                    <w:top w:val="none" w:sz="0" w:space="0" w:color="auto"/>
                    <w:left w:val="none" w:sz="0" w:space="0" w:color="auto"/>
                    <w:bottom w:val="none" w:sz="0" w:space="0" w:color="auto"/>
                    <w:right w:val="none" w:sz="0" w:space="0" w:color="auto"/>
                  </w:divBdr>
                  <w:divsChild>
                    <w:div w:id="38408104">
                      <w:marLeft w:val="0"/>
                      <w:marRight w:val="0"/>
                      <w:marTop w:val="0"/>
                      <w:marBottom w:val="0"/>
                      <w:divBdr>
                        <w:top w:val="none" w:sz="0" w:space="0" w:color="auto"/>
                        <w:left w:val="none" w:sz="0" w:space="0" w:color="auto"/>
                        <w:bottom w:val="none" w:sz="0" w:space="0" w:color="auto"/>
                        <w:right w:val="none" w:sz="0" w:space="0" w:color="auto"/>
                      </w:divBdr>
                    </w:div>
                  </w:divsChild>
                </w:div>
                <w:div w:id="488327328">
                  <w:marLeft w:val="0"/>
                  <w:marRight w:val="0"/>
                  <w:marTop w:val="0"/>
                  <w:marBottom w:val="0"/>
                  <w:divBdr>
                    <w:top w:val="none" w:sz="0" w:space="0" w:color="auto"/>
                    <w:left w:val="none" w:sz="0" w:space="0" w:color="auto"/>
                    <w:bottom w:val="none" w:sz="0" w:space="0" w:color="auto"/>
                    <w:right w:val="none" w:sz="0" w:space="0" w:color="auto"/>
                  </w:divBdr>
                  <w:divsChild>
                    <w:div w:id="442963430">
                      <w:marLeft w:val="0"/>
                      <w:marRight w:val="0"/>
                      <w:marTop w:val="0"/>
                      <w:marBottom w:val="0"/>
                      <w:divBdr>
                        <w:top w:val="none" w:sz="0" w:space="0" w:color="auto"/>
                        <w:left w:val="none" w:sz="0" w:space="0" w:color="auto"/>
                        <w:bottom w:val="none" w:sz="0" w:space="0" w:color="auto"/>
                        <w:right w:val="none" w:sz="0" w:space="0" w:color="auto"/>
                      </w:divBdr>
                    </w:div>
                  </w:divsChild>
                </w:div>
                <w:div w:id="507645883">
                  <w:marLeft w:val="0"/>
                  <w:marRight w:val="0"/>
                  <w:marTop w:val="0"/>
                  <w:marBottom w:val="0"/>
                  <w:divBdr>
                    <w:top w:val="none" w:sz="0" w:space="0" w:color="auto"/>
                    <w:left w:val="none" w:sz="0" w:space="0" w:color="auto"/>
                    <w:bottom w:val="none" w:sz="0" w:space="0" w:color="auto"/>
                    <w:right w:val="none" w:sz="0" w:space="0" w:color="auto"/>
                  </w:divBdr>
                  <w:divsChild>
                    <w:div w:id="551581632">
                      <w:marLeft w:val="0"/>
                      <w:marRight w:val="0"/>
                      <w:marTop w:val="0"/>
                      <w:marBottom w:val="0"/>
                      <w:divBdr>
                        <w:top w:val="none" w:sz="0" w:space="0" w:color="auto"/>
                        <w:left w:val="none" w:sz="0" w:space="0" w:color="auto"/>
                        <w:bottom w:val="none" w:sz="0" w:space="0" w:color="auto"/>
                        <w:right w:val="none" w:sz="0" w:space="0" w:color="auto"/>
                      </w:divBdr>
                    </w:div>
                  </w:divsChild>
                </w:div>
                <w:div w:id="510729580">
                  <w:marLeft w:val="0"/>
                  <w:marRight w:val="0"/>
                  <w:marTop w:val="0"/>
                  <w:marBottom w:val="0"/>
                  <w:divBdr>
                    <w:top w:val="none" w:sz="0" w:space="0" w:color="auto"/>
                    <w:left w:val="none" w:sz="0" w:space="0" w:color="auto"/>
                    <w:bottom w:val="none" w:sz="0" w:space="0" w:color="auto"/>
                    <w:right w:val="none" w:sz="0" w:space="0" w:color="auto"/>
                  </w:divBdr>
                  <w:divsChild>
                    <w:div w:id="424033438">
                      <w:marLeft w:val="0"/>
                      <w:marRight w:val="0"/>
                      <w:marTop w:val="0"/>
                      <w:marBottom w:val="0"/>
                      <w:divBdr>
                        <w:top w:val="none" w:sz="0" w:space="0" w:color="auto"/>
                        <w:left w:val="none" w:sz="0" w:space="0" w:color="auto"/>
                        <w:bottom w:val="none" w:sz="0" w:space="0" w:color="auto"/>
                        <w:right w:val="none" w:sz="0" w:space="0" w:color="auto"/>
                      </w:divBdr>
                    </w:div>
                  </w:divsChild>
                </w:div>
                <w:div w:id="632029942">
                  <w:marLeft w:val="0"/>
                  <w:marRight w:val="0"/>
                  <w:marTop w:val="0"/>
                  <w:marBottom w:val="0"/>
                  <w:divBdr>
                    <w:top w:val="none" w:sz="0" w:space="0" w:color="auto"/>
                    <w:left w:val="none" w:sz="0" w:space="0" w:color="auto"/>
                    <w:bottom w:val="none" w:sz="0" w:space="0" w:color="auto"/>
                    <w:right w:val="none" w:sz="0" w:space="0" w:color="auto"/>
                  </w:divBdr>
                  <w:divsChild>
                    <w:div w:id="997075832">
                      <w:marLeft w:val="0"/>
                      <w:marRight w:val="0"/>
                      <w:marTop w:val="0"/>
                      <w:marBottom w:val="0"/>
                      <w:divBdr>
                        <w:top w:val="none" w:sz="0" w:space="0" w:color="auto"/>
                        <w:left w:val="none" w:sz="0" w:space="0" w:color="auto"/>
                        <w:bottom w:val="none" w:sz="0" w:space="0" w:color="auto"/>
                        <w:right w:val="none" w:sz="0" w:space="0" w:color="auto"/>
                      </w:divBdr>
                    </w:div>
                  </w:divsChild>
                </w:div>
                <w:div w:id="647128737">
                  <w:marLeft w:val="0"/>
                  <w:marRight w:val="0"/>
                  <w:marTop w:val="0"/>
                  <w:marBottom w:val="0"/>
                  <w:divBdr>
                    <w:top w:val="none" w:sz="0" w:space="0" w:color="auto"/>
                    <w:left w:val="none" w:sz="0" w:space="0" w:color="auto"/>
                    <w:bottom w:val="none" w:sz="0" w:space="0" w:color="auto"/>
                    <w:right w:val="none" w:sz="0" w:space="0" w:color="auto"/>
                  </w:divBdr>
                  <w:divsChild>
                    <w:div w:id="980842495">
                      <w:marLeft w:val="0"/>
                      <w:marRight w:val="0"/>
                      <w:marTop w:val="0"/>
                      <w:marBottom w:val="0"/>
                      <w:divBdr>
                        <w:top w:val="none" w:sz="0" w:space="0" w:color="auto"/>
                        <w:left w:val="none" w:sz="0" w:space="0" w:color="auto"/>
                        <w:bottom w:val="none" w:sz="0" w:space="0" w:color="auto"/>
                        <w:right w:val="none" w:sz="0" w:space="0" w:color="auto"/>
                      </w:divBdr>
                    </w:div>
                  </w:divsChild>
                </w:div>
                <w:div w:id="648288029">
                  <w:marLeft w:val="0"/>
                  <w:marRight w:val="0"/>
                  <w:marTop w:val="0"/>
                  <w:marBottom w:val="0"/>
                  <w:divBdr>
                    <w:top w:val="none" w:sz="0" w:space="0" w:color="auto"/>
                    <w:left w:val="none" w:sz="0" w:space="0" w:color="auto"/>
                    <w:bottom w:val="none" w:sz="0" w:space="0" w:color="auto"/>
                    <w:right w:val="none" w:sz="0" w:space="0" w:color="auto"/>
                  </w:divBdr>
                  <w:divsChild>
                    <w:div w:id="200675350">
                      <w:marLeft w:val="0"/>
                      <w:marRight w:val="0"/>
                      <w:marTop w:val="0"/>
                      <w:marBottom w:val="0"/>
                      <w:divBdr>
                        <w:top w:val="none" w:sz="0" w:space="0" w:color="auto"/>
                        <w:left w:val="none" w:sz="0" w:space="0" w:color="auto"/>
                        <w:bottom w:val="none" w:sz="0" w:space="0" w:color="auto"/>
                        <w:right w:val="none" w:sz="0" w:space="0" w:color="auto"/>
                      </w:divBdr>
                    </w:div>
                  </w:divsChild>
                </w:div>
                <w:div w:id="653414209">
                  <w:marLeft w:val="0"/>
                  <w:marRight w:val="0"/>
                  <w:marTop w:val="0"/>
                  <w:marBottom w:val="0"/>
                  <w:divBdr>
                    <w:top w:val="none" w:sz="0" w:space="0" w:color="auto"/>
                    <w:left w:val="none" w:sz="0" w:space="0" w:color="auto"/>
                    <w:bottom w:val="none" w:sz="0" w:space="0" w:color="auto"/>
                    <w:right w:val="none" w:sz="0" w:space="0" w:color="auto"/>
                  </w:divBdr>
                  <w:divsChild>
                    <w:div w:id="971860690">
                      <w:marLeft w:val="0"/>
                      <w:marRight w:val="0"/>
                      <w:marTop w:val="0"/>
                      <w:marBottom w:val="0"/>
                      <w:divBdr>
                        <w:top w:val="none" w:sz="0" w:space="0" w:color="auto"/>
                        <w:left w:val="none" w:sz="0" w:space="0" w:color="auto"/>
                        <w:bottom w:val="none" w:sz="0" w:space="0" w:color="auto"/>
                        <w:right w:val="none" w:sz="0" w:space="0" w:color="auto"/>
                      </w:divBdr>
                    </w:div>
                  </w:divsChild>
                </w:div>
                <w:div w:id="660502216">
                  <w:marLeft w:val="0"/>
                  <w:marRight w:val="0"/>
                  <w:marTop w:val="0"/>
                  <w:marBottom w:val="0"/>
                  <w:divBdr>
                    <w:top w:val="none" w:sz="0" w:space="0" w:color="auto"/>
                    <w:left w:val="none" w:sz="0" w:space="0" w:color="auto"/>
                    <w:bottom w:val="none" w:sz="0" w:space="0" w:color="auto"/>
                    <w:right w:val="none" w:sz="0" w:space="0" w:color="auto"/>
                  </w:divBdr>
                  <w:divsChild>
                    <w:div w:id="1124732706">
                      <w:marLeft w:val="0"/>
                      <w:marRight w:val="0"/>
                      <w:marTop w:val="0"/>
                      <w:marBottom w:val="0"/>
                      <w:divBdr>
                        <w:top w:val="none" w:sz="0" w:space="0" w:color="auto"/>
                        <w:left w:val="none" w:sz="0" w:space="0" w:color="auto"/>
                        <w:bottom w:val="none" w:sz="0" w:space="0" w:color="auto"/>
                        <w:right w:val="none" w:sz="0" w:space="0" w:color="auto"/>
                      </w:divBdr>
                    </w:div>
                  </w:divsChild>
                </w:div>
                <w:div w:id="712927637">
                  <w:marLeft w:val="0"/>
                  <w:marRight w:val="0"/>
                  <w:marTop w:val="0"/>
                  <w:marBottom w:val="0"/>
                  <w:divBdr>
                    <w:top w:val="none" w:sz="0" w:space="0" w:color="auto"/>
                    <w:left w:val="none" w:sz="0" w:space="0" w:color="auto"/>
                    <w:bottom w:val="none" w:sz="0" w:space="0" w:color="auto"/>
                    <w:right w:val="none" w:sz="0" w:space="0" w:color="auto"/>
                  </w:divBdr>
                  <w:divsChild>
                    <w:div w:id="1262882711">
                      <w:marLeft w:val="0"/>
                      <w:marRight w:val="0"/>
                      <w:marTop w:val="0"/>
                      <w:marBottom w:val="0"/>
                      <w:divBdr>
                        <w:top w:val="none" w:sz="0" w:space="0" w:color="auto"/>
                        <w:left w:val="none" w:sz="0" w:space="0" w:color="auto"/>
                        <w:bottom w:val="none" w:sz="0" w:space="0" w:color="auto"/>
                        <w:right w:val="none" w:sz="0" w:space="0" w:color="auto"/>
                      </w:divBdr>
                    </w:div>
                  </w:divsChild>
                </w:div>
                <w:div w:id="800465262">
                  <w:marLeft w:val="0"/>
                  <w:marRight w:val="0"/>
                  <w:marTop w:val="0"/>
                  <w:marBottom w:val="0"/>
                  <w:divBdr>
                    <w:top w:val="none" w:sz="0" w:space="0" w:color="auto"/>
                    <w:left w:val="none" w:sz="0" w:space="0" w:color="auto"/>
                    <w:bottom w:val="none" w:sz="0" w:space="0" w:color="auto"/>
                    <w:right w:val="none" w:sz="0" w:space="0" w:color="auto"/>
                  </w:divBdr>
                  <w:divsChild>
                    <w:div w:id="716465000">
                      <w:marLeft w:val="0"/>
                      <w:marRight w:val="0"/>
                      <w:marTop w:val="0"/>
                      <w:marBottom w:val="0"/>
                      <w:divBdr>
                        <w:top w:val="none" w:sz="0" w:space="0" w:color="auto"/>
                        <w:left w:val="none" w:sz="0" w:space="0" w:color="auto"/>
                        <w:bottom w:val="none" w:sz="0" w:space="0" w:color="auto"/>
                        <w:right w:val="none" w:sz="0" w:space="0" w:color="auto"/>
                      </w:divBdr>
                    </w:div>
                  </w:divsChild>
                </w:div>
                <w:div w:id="850610801">
                  <w:marLeft w:val="0"/>
                  <w:marRight w:val="0"/>
                  <w:marTop w:val="0"/>
                  <w:marBottom w:val="0"/>
                  <w:divBdr>
                    <w:top w:val="none" w:sz="0" w:space="0" w:color="auto"/>
                    <w:left w:val="none" w:sz="0" w:space="0" w:color="auto"/>
                    <w:bottom w:val="none" w:sz="0" w:space="0" w:color="auto"/>
                    <w:right w:val="none" w:sz="0" w:space="0" w:color="auto"/>
                  </w:divBdr>
                  <w:divsChild>
                    <w:div w:id="1889026761">
                      <w:marLeft w:val="0"/>
                      <w:marRight w:val="0"/>
                      <w:marTop w:val="0"/>
                      <w:marBottom w:val="0"/>
                      <w:divBdr>
                        <w:top w:val="none" w:sz="0" w:space="0" w:color="auto"/>
                        <w:left w:val="none" w:sz="0" w:space="0" w:color="auto"/>
                        <w:bottom w:val="none" w:sz="0" w:space="0" w:color="auto"/>
                        <w:right w:val="none" w:sz="0" w:space="0" w:color="auto"/>
                      </w:divBdr>
                    </w:div>
                  </w:divsChild>
                </w:div>
                <w:div w:id="855310942">
                  <w:marLeft w:val="0"/>
                  <w:marRight w:val="0"/>
                  <w:marTop w:val="0"/>
                  <w:marBottom w:val="0"/>
                  <w:divBdr>
                    <w:top w:val="none" w:sz="0" w:space="0" w:color="auto"/>
                    <w:left w:val="none" w:sz="0" w:space="0" w:color="auto"/>
                    <w:bottom w:val="none" w:sz="0" w:space="0" w:color="auto"/>
                    <w:right w:val="none" w:sz="0" w:space="0" w:color="auto"/>
                  </w:divBdr>
                  <w:divsChild>
                    <w:div w:id="826748756">
                      <w:marLeft w:val="0"/>
                      <w:marRight w:val="0"/>
                      <w:marTop w:val="0"/>
                      <w:marBottom w:val="0"/>
                      <w:divBdr>
                        <w:top w:val="none" w:sz="0" w:space="0" w:color="auto"/>
                        <w:left w:val="none" w:sz="0" w:space="0" w:color="auto"/>
                        <w:bottom w:val="none" w:sz="0" w:space="0" w:color="auto"/>
                        <w:right w:val="none" w:sz="0" w:space="0" w:color="auto"/>
                      </w:divBdr>
                    </w:div>
                  </w:divsChild>
                </w:div>
                <w:div w:id="895773996">
                  <w:marLeft w:val="0"/>
                  <w:marRight w:val="0"/>
                  <w:marTop w:val="0"/>
                  <w:marBottom w:val="0"/>
                  <w:divBdr>
                    <w:top w:val="none" w:sz="0" w:space="0" w:color="auto"/>
                    <w:left w:val="none" w:sz="0" w:space="0" w:color="auto"/>
                    <w:bottom w:val="none" w:sz="0" w:space="0" w:color="auto"/>
                    <w:right w:val="none" w:sz="0" w:space="0" w:color="auto"/>
                  </w:divBdr>
                  <w:divsChild>
                    <w:div w:id="565533901">
                      <w:marLeft w:val="0"/>
                      <w:marRight w:val="0"/>
                      <w:marTop w:val="0"/>
                      <w:marBottom w:val="0"/>
                      <w:divBdr>
                        <w:top w:val="none" w:sz="0" w:space="0" w:color="auto"/>
                        <w:left w:val="none" w:sz="0" w:space="0" w:color="auto"/>
                        <w:bottom w:val="none" w:sz="0" w:space="0" w:color="auto"/>
                        <w:right w:val="none" w:sz="0" w:space="0" w:color="auto"/>
                      </w:divBdr>
                    </w:div>
                  </w:divsChild>
                </w:div>
                <w:div w:id="927885582">
                  <w:marLeft w:val="0"/>
                  <w:marRight w:val="0"/>
                  <w:marTop w:val="0"/>
                  <w:marBottom w:val="0"/>
                  <w:divBdr>
                    <w:top w:val="none" w:sz="0" w:space="0" w:color="auto"/>
                    <w:left w:val="none" w:sz="0" w:space="0" w:color="auto"/>
                    <w:bottom w:val="none" w:sz="0" w:space="0" w:color="auto"/>
                    <w:right w:val="none" w:sz="0" w:space="0" w:color="auto"/>
                  </w:divBdr>
                  <w:divsChild>
                    <w:div w:id="1218053942">
                      <w:marLeft w:val="0"/>
                      <w:marRight w:val="0"/>
                      <w:marTop w:val="0"/>
                      <w:marBottom w:val="0"/>
                      <w:divBdr>
                        <w:top w:val="none" w:sz="0" w:space="0" w:color="auto"/>
                        <w:left w:val="none" w:sz="0" w:space="0" w:color="auto"/>
                        <w:bottom w:val="none" w:sz="0" w:space="0" w:color="auto"/>
                        <w:right w:val="none" w:sz="0" w:space="0" w:color="auto"/>
                      </w:divBdr>
                    </w:div>
                  </w:divsChild>
                </w:div>
                <w:div w:id="935748884">
                  <w:marLeft w:val="0"/>
                  <w:marRight w:val="0"/>
                  <w:marTop w:val="0"/>
                  <w:marBottom w:val="0"/>
                  <w:divBdr>
                    <w:top w:val="none" w:sz="0" w:space="0" w:color="auto"/>
                    <w:left w:val="none" w:sz="0" w:space="0" w:color="auto"/>
                    <w:bottom w:val="none" w:sz="0" w:space="0" w:color="auto"/>
                    <w:right w:val="none" w:sz="0" w:space="0" w:color="auto"/>
                  </w:divBdr>
                  <w:divsChild>
                    <w:div w:id="1931965006">
                      <w:marLeft w:val="0"/>
                      <w:marRight w:val="0"/>
                      <w:marTop w:val="0"/>
                      <w:marBottom w:val="0"/>
                      <w:divBdr>
                        <w:top w:val="none" w:sz="0" w:space="0" w:color="auto"/>
                        <w:left w:val="none" w:sz="0" w:space="0" w:color="auto"/>
                        <w:bottom w:val="none" w:sz="0" w:space="0" w:color="auto"/>
                        <w:right w:val="none" w:sz="0" w:space="0" w:color="auto"/>
                      </w:divBdr>
                    </w:div>
                  </w:divsChild>
                </w:div>
                <w:div w:id="1069885199">
                  <w:marLeft w:val="0"/>
                  <w:marRight w:val="0"/>
                  <w:marTop w:val="0"/>
                  <w:marBottom w:val="0"/>
                  <w:divBdr>
                    <w:top w:val="none" w:sz="0" w:space="0" w:color="auto"/>
                    <w:left w:val="none" w:sz="0" w:space="0" w:color="auto"/>
                    <w:bottom w:val="none" w:sz="0" w:space="0" w:color="auto"/>
                    <w:right w:val="none" w:sz="0" w:space="0" w:color="auto"/>
                  </w:divBdr>
                  <w:divsChild>
                    <w:div w:id="1731222533">
                      <w:marLeft w:val="0"/>
                      <w:marRight w:val="0"/>
                      <w:marTop w:val="0"/>
                      <w:marBottom w:val="0"/>
                      <w:divBdr>
                        <w:top w:val="none" w:sz="0" w:space="0" w:color="auto"/>
                        <w:left w:val="none" w:sz="0" w:space="0" w:color="auto"/>
                        <w:bottom w:val="none" w:sz="0" w:space="0" w:color="auto"/>
                        <w:right w:val="none" w:sz="0" w:space="0" w:color="auto"/>
                      </w:divBdr>
                    </w:div>
                  </w:divsChild>
                </w:div>
                <w:div w:id="1308978421">
                  <w:marLeft w:val="0"/>
                  <w:marRight w:val="0"/>
                  <w:marTop w:val="0"/>
                  <w:marBottom w:val="0"/>
                  <w:divBdr>
                    <w:top w:val="none" w:sz="0" w:space="0" w:color="auto"/>
                    <w:left w:val="none" w:sz="0" w:space="0" w:color="auto"/>
                    <w:bottom w:val="none" w:sz="0" w:space="0" w:color="auto"/>
                    <w:right w:val="none" w:sz="0" w:space="0" w:color="auto"/>
                  </w:divBdr>
                  <w:divsChild>
                    <w:div w:id="526870067">
                      <w:marLeft w:val="0"/>
                      <w:marRight w:val="0"/>
                      <w:marTop w:val="0"/>
                      <w:marBottom w:val="0"/>
                      <w:divBdr>
                        <w:top w:val="none" w:sz="0" w:space="0" w:color="auto"/>
                        <w:left w:val="none" w:sz="0" w:space="0" w:color="auto"/>
                        <w:bottom w:val="none" w:sz="0" w:space="0" w:color="auto"/>
                        <w:right w:val="none" w:sz="0" w:space="0" w:color="auto"/>
                      </w:divBdr>
                    </w:div>
                  </w:divsChild>
                </w:div>
                <w:div w:id="1386368598">
                  <w:marLeft w:val="0"/>
                  <w:marRight w:val="0"/>
                  <w:marTop w:val="0"/>
                  <w:marBottom w:val="0"/>
                  <w:divBdr>
                    <w:top w:val="none" w:sz="0" w:space="0" w:color="auto"/>
                    <w:left w:val="none" w:sz="0" w:space="0" w:color="auto"/>
                    <w:bottom w:val="none" w:sz="0" w:space="0" w:color="auto"/>
                    <w:right w:val="none" w:sz="0" w:space="0" w:color="auto"/>
                  </w:divBdr>
                  <w:divsChild>
                    <w:div w:id="1045980776">
                      <w:marLeft w:val="0"/>
                      <w:marRight w:val="0"/>
                      <w:marTop w:val="0"/>
                      <w:marBottom w:val="0"/>
                      <w:divBdr>
                        <w:top w:val="none" w:sz="0" w:space="0" w:color="auto"/>
                        <w:left w:val="none" w:sz="0" w:space="0" w:color="auto"/>
                        <w:bottom w:val="none" w:sz="0" w:space="0" w:color="auto"/>
                        <w:right w:val="none" w:sz="0" w:space="0" w:color="auto"/>
                      </w:divBdr>
                    </w:div>
                  </w:divsChild>
                </w:div>
                <w:div w:id="1499688543">
                  <w:marLeft w:val="0"/>
                  <w:marRight w:val="0"/>
                  <w:marTop w:val="0"/>
                  <w:marBottom w:val="0"/>
                  <w:divBdr>
                    <w:top w:val="none" w:sz="0" w:space="0" w:color="auto"/>
                    <w:left w:val="none" w:sz="0" w:space="0" w:color="auto"/>
                    <w:bottom w:val="none" w:sz="0" w:space="0" w:color="auto"/>
                    <w:right w:val="none" w:sz="0" w:space="0" w:color="auto"/>
                  </w:divBdr>
                  <w:divsChild>
                    <w:div w:id="301496381">
                      <w:marLeft w:val="0"/>
                      <w:marRight w:val="0"/>
                      <w:marTop w:val="0"/>
                      <w:marBottom w:val="0"/>
                      <w:divBdr>
                        <w:top w:val="none" w:sz="0" w:space="0" w:color="auto"/>
                        <w:left w:val="none" w:sz="0" w:space="0" w:color="auto"/>
                        <w:bottom w:val="none" w:sz="0" w:space="0" w:color="auto"/>
                        <w:right w:val="none" w:sz="0" w:space="0" w:color="auto"/>
                      </w:divBdr>
                    </w:div>
                  </w:divsChild>
                </w:div>
                <w:div w:id="1529833392">
                  <w:marLeft w:val="0"/>
                  <w:marRight w:val="0"/>
                  <w:marTop w:val="0"/>
                  <w:marBottom w:val="0"/>
                  <w:divBdr>
                    <w:top w:val="none" w:sz="0" w:space="0" w:color="auto"/>
                    <w:left w:val="none" w:sz="0" w:space="0" w:color="auto"/>
                    <w:bottom w:val="none" w:sz="0" w:space="0" w:color="auto"/>
                    <w:right w:val="none" w:sz="0" w:space="0" w:color="auto"/>
                  </w:divBdr>
                  <w:divsChild>
                    <w:div w:id="931934160">
                      <w:marLeft w:val="0"/>
                      <w:marRight w:val="0"/>
                      <w:marTop w:val="0"/>
                      <w:marBottom w:val="0"/>
                      <w:divBdr>
                        <w:top w:val="none" w:sz="0" w:space="0" w:color="auto"/>
                        <w:left w:val="none" w:sz="0" w:space="0" w:color="auto"/>
                        <w:bottom w:val="none" w:sz="0" w:space="0" w:color="auto"/>
                        <w:right w:val="none" w:sz="0" w:space="0" w:color="auto"/>
                      </w:divBdr>
                    </w:div>
                  </w:divsChild>
                </w:div>
                <w:div w:id="1549343667">
                  <w:marLeft w:val="0"/>
                  <w:marRight w:val="0"/>
                  <w:marTop w:val="0"/>
                  <w:marBottom w:val="0"/>
                  <w:divBdr>
                    <w:top w:val="none" w:sz="0" w:space="0" w:color="auto"/>
                    <w:left w:val="none" w:sz="0" w:space="0" w:color="auto"/>
                    <w:bottom w:val="none" w:sz="0" w:space="0" w:color="auto"/>
                    <w:right w:val="none" w:sz="0" w:space="0" w:color="auto"/>
                  </w:divBdr>
                  <w:divsChild>
                    <w:div w:id="2118938687">
                      <w:marLeft w:val="0"/>
                      <w:marRight w:val="0"/>
                      <w:marTop w:val="0"/>
                      <w:marBottom w:val="0"/>
                      <w:divBdr>
                        <w:top w:val="none" w:sz="0" w:space="0" w:color="auto"/>
                        <w:left w:val="none" w:sz="0" w:space="0" w:color="auto"/>
                        <w:bottom w:val="none" w:sz="0" w:space="0" w:color="auto"/>
                        <w:right w:val="none" w:sz="0" w:space="0" w:color="auto"/>
                      </w:divBdr>
                    </w:div>
                  </w:divsChild>
                </w:div>
                <w:div w:id="1616518906">
                  <w:marLeft w:val="0"/>
                  <w:marRight w:val="0"/>
                  <w:marTop w:val="0"/>
                  <w:marBottom w:val="0"/>
                  <w:divBdr>
                    <w:top w:val="none" w:sz="0" w:space="0" w:color="auto"/>
                    <w:left w:val="none" w:sz="0" w:space="0" w:color="auto"/>
                    <w:bottom w:val="none" w:sz="0" w:space="0" w:color="auto"/>
                    <w:right w:val="none" w:sz="0" w:space="0" w:color="auto"/>
                  </w:divBdr>
                  <w:divsChild>
                    <w:div w:id="1923835340">
                      <w:marLeft w:val="0"/>
                      <w:marRight w:val="0"/>
                      <w:marTop w:val="0"/>
                      <w:marBottom w:val="0"/>
                      <w:divBdr>
                        <w:top w:val="none" w:sz="0" w:space="0" w:color="auto"/>
                        <w:left w:val="none" w:sz="0" w:space="0" w:color="auto"/>
                        <w:bottom w:val="none" w:sz="0" w:space="0" w:color="auto"/>
                        <w:right w:val="none" w:sz="0" w:space="0" w:color="auto"/>
                      </w:divBdr>
                    </w:div>
                  </w:divsChild>
                </w:div>
                <w:div w:id="1698971608">
                  <w:marLeft w:val="0"/>
                  <w:marRight w:val="0"/>
                  <w:marTop w:val="0"/>
                  <w:marBottom w:val="0"/>
                  <w:divBdr>
                    <w:top w:val="none" w:sz="0" w:space="0" w:color="auto"/>
                    <w:left w:val="none" w:sz="0" w:space="0" w:color="auto"/>
                    <w:bottom w:val="none" w:sz="0" w:space="0" w:color="auto"/>
                    <w:right w:val="none" w:sz="0" w:space="0" w:color="auto"/>
                  </w:divBdr>
                  <w:divsChild>
                    <w:div w:id="38629096">
                      <w:marLeft w:val="0"/>
                      <w:marRight w:val="0"/>
                      <w:marTop w:val="0"/>
                      <w:marBottom w:val="0"/>
                      <w:divBdr>
                        <w:top w:val="none" w:sz="0" w:space="0" w:color="auto"/>
                        <w:left w:val="none" w:sz="0" w:space="0" w:color="auto"/>
                        <w:bottom w:val="none" w:sz="0" w:space="0" w:color="auto"/>
                        <w:right w:val="none" w:sz="0" w:space="0" w:color="auto"/>
                      </w:divBdr>
                    </w:div>
                  </w:divsChild>
                </w:div>
                <w:div w:id="1732801188">
                  <w:marLeft w:val="0"/>
                  <w:marRight w:val="0"/>
                  <w:marTop w:val="0"/>
                  <w:marBottom w:val="0"/>
                  <w:divBdr>
                    <w:top w:val="none" w:sz="0" w:space="0" w:color="auto"/>
                    <w:left w:val="none" w:sz="0" w:space="0" w:color="auto"/>
                    <w:bottom w:val="none" w:sz="0" w:space="0" w:color="auto"/>
                    <w:right w:val="none" w:sz="0" w:space="0" w:color="auto"/>
                  </w:divBdr>
                  <w:divsChild>
                    <w:div w:id="1989630381">
                      <w:marLeft w:val="0"/>
                      <w:marRight w:val="0"/>
                      <w:marTop w:val="0"/>
                      <w:marBottom w:val="0"/>
                      <w:divBdr>
                        <w:top w:val="none" w:sz="0" w:space="0" w:color="auto"/>
                        <w:left w:val="none" w:sz="0" w:space="0" w:color="auto"/>
                        <w:bottom w:val="none" w:sz="0" w:space="0" w:color="auto"/>
                        <w:right w:val="none" w:sz="0" w:space="0" w:color="auto"/>
                      </w:divBdr>
                    </w:div>
                  </w:divsChild>
                </w:div>
                <w:div w:id="1762216362">
                  <w:marLeft w:val="0"/>
                  <w:marRight w:val="0"/>
                  <w:marTop w:val="0"/>
                  <w:marBottom w:val="0"/>
                  <w:divBdr>
                    <w:top w:val="none" w:sz="0" w:space="0" w:color="auto"/>
                    <w:left w:val="none" w:sz="0" w:space="0" w:color="auto"/>
                    <w:bottom w:val="none" w:sz="0" w:space="0" w:color="auto"/>
                    <w:right w:val="none" w:sz="0" w:space="0" w:color="auto"/>
                  </w:divBdr>
                  <w:divsChild>
                    <w:div w:id="2015378806">
                      <w:marLeft w:val="0"/>
                      <w:marRight w:val="0"/>
                      <w:marTop w:val="0"/>
                      <w:marBottom w:val="0"/>
                      <w:divBdr>
                        <w:top w:val="none" w:sz="0" w:space="0" w:color="auto"/>
                        <w:left w:val="none" w:sz="0" w:space="0" w:color="auto"/>
                        <w:bottom w:val="none" w:sz="0" w:space="0" w:color="auto"/>
                        <w:right w:val="none" w:sz="0" w:space="0" w:color="auto"/>
                      </w:divBdr>
                    </w:div>
                  </w:divsChild>
                </w:div>
                <w:div w:id="1831096178">
                  <w:marLeft w:val="0"/>
                  <w:marRight w:val="0"/>
                  <w:marTop w:val="0"/>
                  <w:marBottom w:val="0"/>
                  <w:divBdr>
                    <w:top w:val="none" w:sz="0" w:space="0" w:color="auto"/>
                    <w:left w:val="none" w:sz="0" w:space="0" w:color="auto"/>
                    <w:bottom w:val="none" w:sz="0" w:space="0" w:color="auto"/>
                    <w:right w:val="none" w:sz="0" w:space="0" w:color="auto"/>
                  </w:divBdr>
                  <w:divsChild>
                    <w:div w:id="671765172">
                      <w:marLeft w:val="0"/>
                      <w:marRight w:val="0"/>
                      <w:marTop w:val="0"/>
                      <w:marBottom w:val="0"/>
                      <w:divBdr>
                        <w:top w:val="none" w:sz="0" w:space="0" w:color="auto"/>
                        <w:left w:val="none" w:sz="0" w:space="0" w:color="auto"/>
                        <w:bottom w:val="none" w:sz="0" w:space="0" w:color="auto"/>
                        <w:right w:val="none" w:sz="0" w:space="0" w:color="auto"/>
                      </w:divBdr>
                    </w:div>
                  </w:divsChild>
                </w:div>
                <w:div w:id="1831870067">
                  <w:marLeft w:val="0"/>
                  <w:marRight w:val="0"/>
                  <w:marTop w:val="0"/>
                  <w:marBottom w:val="0"/>
                  <w:divBdr>
                    <w:top w:val="none" w:sz="0" w:space="0" w:color="auto"/>
                    <w:left w:val="none" w:sz="0" w:space="0" w:color="auto"/>
                    <w:bottom w:val="none" w:sz="0" w:space="0" w:color="auto"/>
                    <w:right w:val="none" w:sz="0" w:space="0" w:color="auto"/>
                  </w:divBdr>
                  <w:divsChild>
                    <w:div w:id="2052533888">
                      <w:marLeft w:val="0"/>
                      <w:marRight w:val="0"/>
                      <w:marTop w:val="0"/>
                      <w:marBottom w:val="0"/>
                      <w:divBdr>
                        <w:top w:val="none" w:sz="0" w:space="0" w:color="auto"/>
                        <w:left w:val="none" w:sz="0" w:space="0" w:color="auto"/>
                        <w:bottom w:val="none" w:sz="0" w:space="0" w:color="auto"/>
                        <w:right w:val="none" w:sz="0" w:space="0" w:color="auto"/>
                      </w:divBdr>
                    </w:div>
                  </w:divsChild>
                </w:div>
                <w:div w:id="1840923407">
                  <w:marLeft w:val="0"/>
                  <w:marRight w:val="0"/>
                  <w:marTop w:val="0"/>
                  <w:marBottom w:val="0"/>
                  <w:divBdr>
                    <w:top w:val="none" w:sz="0" w:space="0" w:color="auto"/>
                    <w:left w:val="none" w:sz="0" w:space="0" w:color="auto"/>
                    <w:bottom w:val="none" w:sz="0" w:space="0" w:color="auto"/>
                    <w:right w:val="none" w:sz="0" w:space="0" w:color="auto"/>
                  </w:divBdr>
                  <w:divsChild>
                    <w:div w:id="1263025639">
                      <w:marLeft w:val="0"/>
                      <w:marRight w:val="0"/>
                      <w:marTop w:val="0"/>
                      <w:marBottom w:val="0"/>
                      <w:divBdr>
                        <w:top w:val="none" w:sz="0" w:space="0" w:color="auto"/>
                        <w:left w:val="none" w:sz="0" w:space="0" w:color="auto"/>
                        <w:bottom w:val="none" w:sz="0" w:space="0" w:color="auto"/>
                        <w:right w:val="none" w:sz="0" w:space="0" w:color="auto"/>
                      </w:divBdr>
                    </w:div>
                  </w:divsChild>
                </w:div>
                <w:div w:id="1892156981">
                  <w:marLeft w:val="0"/>
                  <w:marRight w:val="0"/>
                  <w:marTop w:val="0"/>
                  <w:marBottom w:val="0"/>
                  <w:divBdr>
                    <w:top w:val="none" w:sz="0" w:space="0" w:color="auto"/>
                    <w:left w:val="none" w:sz="0" w:space="0" w:color="auto"/>
                    <w:bottom w:val="none" w:sz="0" w:space="0" w:color="auto"/>
                    <w:right w:val="none" w:sz="0" w:space="0" w:color="auto"/>
                  </w:divBdr>
                  <w:divsChild>
                    <w:div w:id="272250049">
                      <w:marLeft w:val="0"/>
                      <w:marRight w:val="0"/>
                      <w:marTop w:val="0"/>
                      <w:marBottom w:val="0"/>
                      <w:divBdr>
                        <w:top w:val="none" w:sz="0" w:space="0" w:color="auto"/>
                        <w:left w:val="none" w:sz="0" w:space="0" w:color="auto"/>
                        <w:bottom w:val="none" w:sz="0" w:space="0" w:color="auto"/>
                        <w:right w:val="none" w:sz="0" w:space="0" w:color="auto"/>
                      </w:divBdr>
                    </w:div>
                  </w:divsChild>
                </w:div>
                <w:div w:id="1938560799">
                  <w:marLeft w:val="0"/>
                  <w:marRight w:val="0"/>
                  <w:marTop w:val="0"/>
                  <w:marBottom w:val="0"/>
                  <w:divBdr>
                    <w:top w:val="none" w:sz="0" w:space="0" w:color="auto"/>
                    <w:left w:val="none" w:sz="0" w:space="0" w:color="auto"/>
                    <w:bottom w:val="none" w:sz="0" w:space="0" w:color="auto"/>
                    <w:right w:val="none" w:sz="0" w:space="0" w:color="auto"/>
                  </w:divBdr>
                  <w:divsChild>
                    <w:div w:id="796097471">
                      <w:marLeft w:val="0"/>
                      <w:marRight w:val="0"/>
                      <w:marTop w:val="0"/>
                      <w:marBottom w:val="0"/>
                      <w:divBdr>
                        <w:top w:val="none" w:sz="0" w:space="0" w:color="auto"/>
                        <w:left w:val="none" w:sz="0" w:space="0" w:color="auto"/>
                        <w:bottom w:val="none" w:sz="0" w:space="0" w:color="auto"/>
                        <w:right w:val="none" w:sz="0" w:space="0" w:color="auto"/>
                      </w:divBdr>
                    </w:div>
                  </w:divsChild>
                </w:div>
                <w:div w:id="1950160834">
                  <w:marLeft w:val="0"/>
                  <w:marRight w:val="0"/>
                  <w:marTop w:val="0"/>
                  <w:marBottom w:val="0"/>
                  <w:divBdr>
                    <w:top w:val="none" w:sz="0" w:space="0" w:color="auto"/>
                    <w:left w:val="none" w:sz="0" w:space="0" w:color="auto"/>
                    <w:bottom w:val="none" w:sz="0" w:space="0" w:color="auto"/>
                    <w:right w:val="none" w:sz="0" w:space="0" w:color="auto"/>
                  </w:divBdr>
                  <w:divsChild>
                    <w:div w:id="1330331972">
                      <w:marLeft w:val="0"/>
                      <w:marRight w:val="0"/>
                      <w:marTop w:val="0"/>
                      <w:marBottom w:val="0"/>
                      <w:divBdr>
                        <w:top w:val="none" w:sz="0" w:space="0" w:color="auto"/>
                        <w:left w:val="none" w:sz="0" w:space="0" w:color="auto"/>
                        <w:bottom w:val="none" w:sz="0" w:space="0" w:color="auto"/>
                        <w:right w:val="none" w:sz="0" w:space="0" w:color="auto"/>
                      </w:divBdr>
                    </w:div>
                  </w:divsChild>
                </w:div>
                <w:div w:id="1987471975">
                  <w:marLeft w:val="0"/>
                  <w:marRight w:val="0"/>
                  <w:marTop w:val="0"/>
                  <w:marBottom w:val="0"/>
                  <w:divBdr>
                    <w:top w:val="none" w:sz="0" w:space="0" w:color="auto"/>
                    <w:left w:val="none" w:sz="0" w:space="0" w:color="auto"/>
                    <w:bottom w:val="none" w:sz="0" w:space="0" w:color="auto"/>
                    <w:right w:val="none" w:sz="0" w:space="0" w:color="auto"/>
                  </w:divBdr>
                  <w:divsChild>
                    <w:div w:id="1750153663">
                      <w:marLeft w:val="0"/>
                      <w:marRight w:val="0"/>
                      <w:marTop w:val="0"/>
                      <w:marBottom w:val="0"/>
                      <w:divBdr>
                        <w:top w:val="none" w:sz="0" w:space="0" w:color="auto"/>
                        <w:left w:val="none" w:sz="0" w:space="0" w:color="auto"/>
                        <w:bottom w:val="none" w:sz="0" w:space="0" w:color="auto"/>
                        <w:right w:val="none" w:sz="0" w:space="0" w:color="auto"/>
                      </w:divBdr>
                    </w:div>
                  </w:divsChild>
                </w:div>
                <w:div w:id="2013794057">
                  <w:marLeft w:val="0"/>
                  <w:marRight w:val="0"/>
                  <w:marTop w:val="0"/>
                  <w:marBottom w:val="0"/>
                  <w:divBdr>
                    <w:top w:val="none" w:sz="0" w:space="0" w:color="auto"/>
                    <w:left w:val="none" w:sz="0" w:space="0" w:color="auto"/>
                    <w:bottom w:val="none" w:sz="0" w:space="0" w:color="auto"/>
                    <w:right w:val="none" w:sz="0" w:space="0" w:color="auto"/>
                  </w:divBdr>
                  <w:divsChild>
                    <w:div w:id="2077051205">
                      <w:marLeft w:val="0"/>
                      <w:marRight w:val="0"/>
                      <w:marTop w:val="0"/>
                      <w:marBottom w:val="0"/>
                      <w:divBdr>
                        <w:top w:val="none" w:sz="0" w:space="0" w:color="auto"/>
                        <w:left w:val="none" w:sz="0" w:space="0" w:color="auto"/>
                        <w:bottom w:val="none" w:sz="0" w:space="0" w:color="auto"/>
                        <w:right w:val="none" w:sz="0" w:space="0" w:color="auto"/>
                      </w:divBdr>
                    </w:div>
                  </w:divsChild>
                </w:div>
                <w:div w:id="2022390369">
                  <w:marLeft w:val="0"/>
                  <w:marRight w:val="0"/>
                  <w:marTop w:val="0"/>
                  <w:marBottom w:val="0"/>
                  <w:divBdr>
                    <w:top w:val="none" w:sz="0" w:space="0" w:color="auto"/>
                    <w:left w:val="none" w:sz="0" w:space="0" w:color="auto"/>
                    <w:bottom w:val="none" w:sz="0" w:space="0" w:color="auto"/>
                    <w:right w:val="none" w:sz="0" w:space="0" w:color="auto"/>
                  </w:divBdr>
                  <w:divsChild>
                    <w:div w:id="578052816">
                      <w:marLeft w:val="0"/>
                      <w:marRight w:val="0"/>
                      <w:marTop w:val="0"/>
                      <w:marBottom w:val="0"/>
                      <w:divBdr>
                        <w:top w:val="none" w:sz="0" w:space="0" w:color="auto"/>
                        <w:left w:val="none" w:sz="0" w:space="0" w:color="auto"/>
                        <w:bottom w:val="none" w:sz="0" w:space="0" w:color="auto"/>
                        <w:right w:val="none" w:sz="0" w:space="0" w:color="auto"/>
                      </w:divBdr>
                    </w:div>
                  </w:divsChild>
                </w:div>
                <w:div w:id="2047026807">
                  <w:marLeft w:val="0"/>
                  <w:marRight w:val="0"/>
                  <w:marTop w:val="0"/>
                  <w:marBottom w:val="0"/>
                  <w:divBdr>
                    <w:top w:val="none" w:sz="0" w:space="0" w:color="auto"/>
                    <w:left w:val="none" w:sz="0" w:space="0" w:color="auto"/>
                    <w:bottom w:val="none" w:sz="0" w:space="0" w:color="auto"/>
                    <w:right w:val="none" w:sz="0" w:space="0" w:color="auto"/>
                  </w:divBdr>
                  <w:divsChild>
                    <w:div w:id="2126462406">
                      <w:marLeft w:val="0"/>
                      <w:marRight w:val="0"/>
                      <w:marTop w:val="0"/>
                      <w:marBottom w:val="0"/>
                      <w:divBdr>
                        <w:top w:val="none" w:sz="0" w:space="0" w:color="auto"/>
                        <w:left w:val="none" w:sz="0" w:space="0" w:color="auto"/>
                        <w:bottom w:val="none" w:sz="0" w:space="0" w:color="auto"/>
                        <w:right w:val="none" w:sz="0" w:space="0" w:color="auto"/>
                      </w:divBdr>
                    </w:div>
                  </w:divsChild>
                </w:div>
                <w:div w:id="2052226554">
                  <w:marLeft w:val="0"/>
                  <w:marRight w:val="0"/>
                  <w:marTop w:val="0"/>
                  <w:marBottom w:val="0"/>
                  <w:divBdr>
                    <w:top w:val="none" w:sz="0" w:space="0" w:color="auto"/>
                    <w:left w:val="none" w:sz="0" w:space="0" w:color="auto"/>
                    <w:bottom w:val="none" w:sz="0" w:space="0" w:color="auto"/>
                    <w:right w:val="none" w:sz="0" w:space="0" w:color="auto"/>
                  </w:divBdr>
                  <w:divsChild>
                    <w:div w:id="1704212220">
                      <w:marLeft w:val="0"/>
                      <w:marRight w:val="0"/>
                      <w:marTop w:val="0"/>
                      <w:marBottom w:val="0"/>
                      <w:divBdr>
                        <w:top w:val="none" w:sz="0" w:space="0" w:color="auto"/>
                        <w:left w:val="none" w:sz="0" w:space="0" w:color="auto"/>
                        <w:bottom w:val="none" w:sz="0" w:space="0" w:color="auto"/>
                        <w:right w:val="none" w:sz="0" w:space="0" w:color="auto"/>
                      </w:divBdr>
                    </w:div>
                  </w:divsChild>
                </w:div>
                <w:div w:id="2077781307">
                  <w:marLeft w:val="0"/>
                  <w:marRight w:val="0"/>
                  <w:marTop w:val="0"/>
                  <w:marBottom w:val="0"/>
                  <w:divBdr>
                    <w:top w:val="none" w:sz="0" w:space="0" w:color="auto"/>
                    <w:left w:val="none" w:sz="0" w:space="0" w:color="auto"/>
                    <w:bottom w:val="none" w:sz="0" w:space="0" w:color="auto"/>
                    <w:right w:val="none" w:sz="0" w:space="0" w:color="auto"/>
                  </w:divBdr>
                  <w:divsChild>
                    <w:div w:id="270432878">
                      <w:marLeft w:val="0"/>
                      <w:marRight w:val="0"/>
                      <w:marTop w:val="0"/>
                      <w:marBottom w:val="0"/>
                      <w:divBdr>
                        <w:top w:val="none" w:sz="0" w:space="0" w:color="auto"/>
                        <w:left w:val="none" w:sz="0" w:space="0" w:color="auto"/>
                        <w:bottom w:val="none" w:sz="0" w:space="0" w:color="auto"/>
                        <w:right w:val="none" w:sz="0" w:space="0" w:color="auto"/>
                      </w:divBdr>
                    </w:div>
                  </w:divsChild>
                </w:div>
                <w:div w:id="2130854331">
                  <w:marLeft w:val="0"/>
                  <w:marRight w:val="0"/>
                  <w:marTop w:val="0"/>
                  <w:marBottom w:val="0"/>
                  <w:divBdr>
                    <w:top w:val="none" w:sz="0" w:space="0" w:color="auto"/>
                    <w:left w:val="none" w:sz="0" w:space="0" w:color="auto"/>
                    <w:bottom w:val="none" w:sz="0" w:space="0" w:color="auto"/>
                    <w:right w:val="none" w:sz="0" w:space="0" w:color="auto"/>
                  </w:divBdr>
                  <w:divsChild>
                    <w:div w:id="9909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23">
              <w:marLeft w:val="0"/>
              <w:marRight w:val="0"/>
              <w:marTop w:val="0"/>
              <w:marBottom w:val="0"/>
              <w:divBdr>
                <w:top w:val="none" w:sz="0" w:space="0" w:color="auto"/>
                <w:left w:val="none" w:sz="0" w:space="0" w:color="auto"/>
                <w:bottom w:val="none" w:sz="0" w:space="0" w:color="auto"/>
                <w:right w:val="none" w:sz="0" w:space="0" w:color="auto"/>
              </w:divBdr>
              <w:divsChild>
                <w:div w:id="1607619847">
                  <w:marLeft w:val="0"/>
                  <w:marRight w:val="0"/>
                  <w:marTop w:val="0"/>
                  <w:marBottom w:val="0"/>
                  <w:divBdr>
                    <w:top w:val="none" w:sz="0" w:space="0" w:color="auto"/>
                    <w:left w:val="none" w:sz="0" w:space="0" w:color="auto"/>
                    <w:bottom w:val="none" w:sz="0" w:space="0" w:color="auto"/>
                    <w:right w:val="none" w:sz="0" w:space="0" w:color="auto"/>
                  </w:divBdr>
                </w:div>
                <w:div w:id="2091385885">
                  <w:marLeft w:val="0"/>
                  <w:marRight w:val="0"/>
                  <w:marTop w:val="0"/>
                  <w:marBottom w:val="0"/>
                  <w:divBdr>
                    <w:top w:val="none" w:sz="0" w:space="0" w:color="auto"/>
                    <w:left w:val="none" w:sz="0" w:space="0" w:color="auto"/>
                    <w:bottom w:val="none" w:sz="0" w:space="0" w:color="auto"/>
                    <w:right w:val="none" w:sz="0" w:space="0" w:color="auto"/>
                  </w:divBdr>
                </w:div>
              </w:divsChild>
            </w:div>
            <w:div w:id="1803451660">
              <w:marLeft w:val="0"/>
              <w:marRight w:val="0"/>
              <w:marTop w:val="0"/>
              <w:marBottom w:val="0"/>
              <w:divBdr>
                <w:top w:val="none" w:sz="0" w:space="0" w:color="auto"/>
                <w:left w:val="none" w:sz="0" w:space="0" w:color="auto"/>
                <w:bottom w:val="none" w:sz="0" w:space="0" w:color="auto"/>
                <w:right w:val="none" w:sz="0" w:space="0" w:color="auto"/>
              </w:divBdr>
              <w:divsChild>
                <w:div w:id="15306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7186">
          <w:marLeft w:val="0"/>
          <w:marRight w:val="0"/>
          <w:marTop w:val="0"/>
          <w:marBottom w:val="0"/>
          <w:divBdr>
            <w:top w:val="none" w:sz="0" w:space="0" w:color="auto"/>
            <w:left w:val="none" w:sz="0" w:space="0" w:color="auto"/>
            <w:bottom w:val="none" w:sz="0" w:space="0" w:color="auto"/>
            <w:right w:val="none" w:sz="0" w:space="0" w:color="auto"/>
          </w:divBdr>
          <w:divsChild>
            <w:div w:id="1807505282">
              <w:marLeft w:val="0"/>
              <w:marRight w:val="0"/>
              <w:marTop w:val="0"/>
              <w:marBottom w:val="0"/>
              <w:divBdr>
                <w:top w:val="none" w:sz="0" w:space="0" w:color="auto"/>
                <w:left w:val="none" w:sz="0" w:space="0" w:color="auto"/>
                <w:bottom w:val="none" w:sz="0" w:space="0" w:color="auto"/>
                <w:right w:val="none" w:sz="0" w:space="0" w:color="auto"/>
              </w:divBdr>
              <w:divsChild>
                <w:div w:id="4350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3002">
          <w:marLeft w:val="0"/>
          <w:marRight w:val="0"/>
          <w:marTop w:val="0"/>
          <w:marBottom w:val="0"/>
          <w:divBdr>
            <w:top w:val="none" w:sz="0" w:space="0" w:color="auto"/>
            <w:left w:val="none" w:sz="0" w:space="0" w:color="auto"/>
            <w:bottom w:val="none" w:sz="0" w:space="0" w:color="auto"/>
            <w:right w:val="none" w:sz="0" w:space="0" w:color="auto"/>
          </w:divBdr>
          <w:divsChild>
            <w:div w:id="988629683">
              <w:marLeft w:val="0"/>
              <w:marRight w:val="0"/>
              <w:marTop w:val="0"/>
              <w:marBottom w:val="0"/>
              <w:divBdr>
                <w:top w:val="none" w:sz="0" w:space="0" w:color="auto"/>
                <w:left w:val="none" w:sz="0" w:space="0" w:color="auto"/>
                <w:bottom w:val="none" w:sz="0" w:space="0" w:color="auto"/>
                <w:right w:val="none" w:sz="0" w:space="0" w:color="auto"/>
              </w:divBdr>
              <w:divsChild>
                <w:div w:id="16793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7539">
          <w:marLeft w:val="0"/>
          <w:marRight w:val="0"/>
          <w:marTop w:val="0"/>
          <w:marBottom w:val="0"/>
          <w:divBdr>
            <w:top w:val="none" w:sz="0" w:space="0" w:color="auto"/>
            <w:left w:val="none" w:sz="0" w:space="0" w:color="auto"/>
            <w:bottom w:val="none" w:sz="0" w:space="0" w:color="auto"/>
            <w:right w:val="none" w:sz="0" w:space="0" w:color="auto"/>
          </w:divBdr>
          <w:divsChild>
            <w:div w:id="224147448">
              <w:marLeft w:val="0"/>
              <w:marRight w:val="0"/>
              <w:marTop w:val="0"/>
              <w:marBottom w:val="0"/>
              <w:divBdr>
                <w:top w:val="none" w:sz="0" w:space="0" w:color="auto"/>
                <w:left w:val="none" w:sz="0" w:space="0" w:color="auto"/>
                <w:bottom w:val="none" w:sz="0" w:space="0" w:color="auto"/>
                <w:right w:val="none" w:sz="0" w:space="0" w:color="auto"/>
              </w:divBdr>
              <w:divsChild>
                <w:div w:id="1177309463">
                  <w:marLeft w:val="0"/>
                  <w:marRight w:val="0"/>
                  <w:marTop w:val="0"/>
                  <w:marBottom w:val="0"/>
                  <w:divBdr>
                    <w:top w:val="none" w:sz="0" w:space="0" w:color="auto"/>
                    <w:left w:val="none" w:sz="0" w:space="0" w:color="auto"/>
                    <w:bottom w:val="none" w:sz="0" w:space="0" w:color="auto"/>
                    <w:right w:val="none" w:sz="0" w:space="0" w:color="auto"/>
                  </w:divBdr>
                </w:div>
              </w:divsChild>
            </w:div>
            <w:div w:id="395779763">
              <w:marLeft w:val="0"/>
              <w:marRight w:val="0"/>
              <w:marTop w:val="0"/>
              <w:marBottom w:val="0"/>
              <w:divBdr>
                <w:top w:val="none" w:sz="0" w:space="0" w:color="auto"/>
                <w:left w:val="none" w:sz="0" w:space="0" w:color="auto"/>
                <w:bottom w:val="none" w:sz="0" w:space="0" w:color="auto"/>
                <w:right w:val="none" w:sz="0" w:space="0" w:color="auto"/>
              </w:divBdr>
              <w:divsChild>
                <w:div w:id="1384865529">
                  <w:marLeft w:val="0"/>
                  <w:marRight w:val="0"/>
                  <w:marTop w:val="0"/>
                  <w:marBottom w:val="0"/>
                  <w:divBdr>
                    <w:top w:val="none" w:sz="0" w:space="0" w:color="auto"/>
                    <w:left w:val="none" w:sz="0" w:space="0" w:color="auto"/>
                    <w:bottom w:val="none" w:sz="0" w:space="0" w:color="auto"/>
                    <w:right w:val="none" w:sz="0" w:space="0" w:color="auto"/>
                  </w:divBdr>
                  <w:divsChild>
                    <w:div w:id="1085222480">
                      <w:marLeft w:val="0"/>
                      <w:marRight w:val="0"/>
                      <w:marTop w:val="0"/>
                      <w:marBottom w:val="0"/>
                      <w:divBdr>
                        <w:top w:val="none" w:sz="0" w:space="0" w:color="auto"/>
                        <w:left w:val="none" w:sz="0" w:space="0" w:color="auto"/>
                        <w:bottom w:val="none" w:sz="0" w:space="0" w:color="auto"/>
                        <w:right w:val="none" w:sz="0" w:space="0" w:color="auto"/>
                      </w:divBdr>
                      <w:divsChild>
                        <w:div w:id="469716749">
                          <w:marLeft w:val="0"/>
                          <w:marRight w:val="0"/>
                          <w:marTop w:val="0"/>
                          <w:marBottom w:val="0"/>
                          <w:divBdr>
                            <w:top w:val="none" w:sz="0" w:space="0" w:color="auto"/>
                            <w:left w:val="none" w:sz="0" w:space="0" w:color="auto"/>
                            <w:bottom w:val="none" w:sz="0" w:space="0" w:color="auto"/>
                            <w:right w:val="none" w:sz="0" w:space="0" w:color="auto"/>
                          </w:divBdr>
                        </w:div>
                        <w:div w:id="1401320868">
                          <w:marLeft w:val="0"/>
                          <w:marRight w:val="0"/>
                          <w:marTop w:val="0"/>
                          <w:marBottom w:val="0"/>
                          <w:divBdr>
                            <w:top w:val="none" w:sz="0" w:space="0" w:color="auto"/>
                            <w:left w:val="none" w:sz="0" w:space="0" w:color="auto"/>
                            <w:bottom w:val="none" w:sz="0" w:space="0" w:color="auto"/>
                            <w:right w:val="none" w:sz="0" w:space="0" w:color="auto"/>
                          </w:divBdr>
                        </w:div>
                        <w:div w:id="1841502130">
                          <w:marLeft w:val="0"/>
                          <w:marRight w:val="0"/>
                          <w:marTop w:val="0"/>
                          <w:marBottom w:val="0"/>
                          <w:divBdr>
                            <w:top w:val="none" w:sz="0" w:space="0" w:color="auto"/>
                            <w:left w:val="none" w:sz="0" w:space="0" w:color="auto"/>
                            <w:bottom w:val="none" w:sz="0" w:space="0" w:color="auto"/>
                            <w:right w:val="none" w:sz="0" w:space="0" w:color="auto"/>
                          </w:divBdr>
                        </w:div>
                      </w:divsChild>
                    </w:div>
                    <w:div w:id="1800148889">
                      <w:marLeft w:val="0"/>
                      <w:marRight w:val="0"/>
                      <w:marTop w:val="0"/>
                      <w:marBottom w:val="0"/>
                      <w:divBdr>
                        <w:top w:val="none" w:sz="0" w:space="0" w:color="auto"/>
                        <w:left w:val="none" w:sz="0" w:space="0" w:color="auto"/>
                        <w:bottom w:val="none" w:sz="0" w:space="0" w:color="auto"/>
                        <w:right w:val="none" w:sz="0" w:space="0" w:color="auto"/>
                      </w:divBdr>
                      <w:divsChild>
                        <w:div w:id="996416476">
                          <w:marLeft w:val="0"/>
                          <w:marRight w:val="0"/>
                          <w:marTop w:val="0"/>
                          <w:marBottom w:val="0"/>
                          <w:divBdr>
                            <w:top w:val="none" w:sz="0" w:space="0" w:color="auto"/>
                            <w:left w:val="none" w:sz="0" w:space="0" w:color="auto"/>
                            <w:bottom w:val="none" w:sz="0" w:space="0" w:color="auto"/>
                            <w:right w:val="none" w:sz="0" w:space="0" w:color="auto"/>
                          </w:divBdr>
                        </w:div>
                        <w:div w:id="17833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42004">
              <w:marLeft w:val="0"/>
              <w:marRight w:val="0"/>
              <w:marTop w:val="0"/>
              <w:marBottom w:val="0"/>
              <w:divBdr>
                <w:top w:val="none" w:sz="0" w:space="0" w:color="auto"/>
                <w:left w:val="none" w:sz="0" w:space="0" w:color="auto"/>
                <w:bottom w:val="none" w:sz="0" w:space="0" w:color="auto"/>
                <w:right w:val="none" w:sz="0" w:space="0" w:color="auto"/>
              </w:divBdr>
              <w:divsChild>
                <w:div w:id="1168256285">
                  <w:marLeft w:val="0"/>
                  <w:marRight w:val="0"/>
                  <w:marTop w:val="0"/>
                  <w:marBottom w:val="0"/>
                  <w:divBdr>
                    <w:top w:val="none" w:sz="0" w:space="0" w:color="auto"/>
                    <w:left w:val="none" w:sz="0" w:space="0" w:color="auto"/>
                    <w:bottom w:val="none" w:sz="0" w:space="0" w:color="auto"/>
                    <w:right w:val="none" w:sz="0" w:space="0" w:color="auto"/>
                  </w:divBdr>
                </w:div>
              </w:divsChild>
            </w:div>
            <w:div w:id="1227642598">
              <w:marLeft w:val="0"/>
              <w:marRight w:val="0"/>
              <w:marTop w:val="0"/>
              <w:marBottom w:val="0"/>
              <w:divBdr>
                <w:top w:val="none" w:sz="0" w:space="0" w:color="auto"/>
                <w:left w:val="none" w:sz="0" w:space="0" w:color="auto"/>
                <w:bottom w:val="none" w:sz="0" w:space="0" w:color="auto"/>
                <w:right w:val="none" w:sz="0" w:space="0" w:color="auto"/>
              </w:divBdr>
              <w:divsChild>
                <w:div w:id="87968261">
                  <w:marLeft w:val="0"/>
                  <w:marRight w:val="0"/>
                  <w:marTop w:val="0"/>
                  <w:marBottom w:val="0"/>
                  <w:divBdr>
                    <w:top w:val="none" w:sz="0" w:space="0" w:color="auto"/>
                    <w:left w:val="none" w:sz="0" w:space="0" w:color="auto"/>
                    <w:bottom w:val="none" w:sz="0" w:space="0" w:color="auto"/>
                    <w:right w:val="none" w:sz="0" w:space="0" w:color="auto"/>
                  </w:divBdr>
                  <w:divsChild>
                    <w:div w:id="15795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601">
              <w:marLeft w:val="0"/>
              <w:marRight w:val="0"/>
              <w:marTop w:val="0"/>
              <w:marBottom w:val="0"/>
              <w:divBdr>
                <w:top w:val="none" w:sz="0" w:space="0" w:color="auto"/>
                <w:left w:val="none" w:sz="0" w:space="0" w:color="auto"/>
                <w:bottom w:val="none" w:sz="0" w:space="0" w:color="auto"/>
                <w:right w:val="none" w:sz="0" w:space="0" w:color="auto"/>
              </w:divBdr>
              <w:divsChild>
                <w:div w:id="698165063">
                  <w:marLeft w:val="0"/>
                  <w:marRight w:val="0"/>
                  <w:marTop w:val="0"/>
                  <w:marBottom w:val="0"/>
                  <w:divBdr>
                    <w:top w:val="none" w:sz="0" w:space="0" w:color="auto"/>
                    <w:left w:val="none" w:sz="0" w:space="0" w:color="auto"/>
                    <w:bottom w:val="none" w:sz="0" w:space="0" w:color="auto"/>
                    <w:right w:val="none" w:sz="0" w:space="0" w:color="auto"/>
                  </w:divBdr>
                  <w:divsChild>
                    <w:div w:id="3609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8314">
              <w:marLeft w:val="0"/>
              <w:marRight w:val="0"/>
              <w:marTop w:val="0"/>
              <w:marBottom w:val="0"/>
              <w:divBdr>
                <w:top w:val="none" w:sz="0" w:space="0" w:color="auto"/>
                <w:left w:val="none" w:sz="0" w:space="0" w:color="auto"/>
                <w:bottom w:val="none" w:sz="0" w:space="0" w:color="auto"/>
                <w:right w:val="none" w:sz="0" w:space="0" w:color="auto"/>
              </w:divBdr>
              <w:divsChild>
                <w:div w:id="3694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6477">
          <w:marLeft w:val="0"/>
          <w:marRight w:val="0"/>
          <w:marTop w:val="0"/>
          <w:marBottom w:val="0"/>
          <w:divBdr>
            <w:top w:val="none" w:sz="0" w:space="0" w:color="auto"/>
            <w:left w:val="none" w:sz="0" w:space="0" w:color="auto"/>
            <w:bottom w:val="none" w:sz="0" w:space="0" w:color="auto"/>
            <w:right w:val="none" w:sz="0" w:space="0" w:color="auto"/>
          </w:divBdr>
          <w:divsChild>
            <w:div w:id="154226872">
              <w:marLeft w:val="0"/>
              <w:marRight w:val="0"/>
              <w:marTop w:val="0"/>
              <w:marBottom w:val="0"/>
              <w:divBdr>
                <w:top w:val="none" w:sz="0" w:space="0" w:color="auto"/>
                <w:left w:val="none" w:sz="0" w:space="0" w:color="auto"/>
                <w:bottom w:val="none" w:sz="0" w:space="0" w:color="auto"/>
                <w:right w:val="none" w:sz="0" w:space="0" w:color="auto"/>
              </w:divBdr>
              <w:divsChild>
                <w:div w:id="1849053917">
                  <w:marLeft w:val="0"/>
                  <w:marRight w:val="0"/>
                  <w:marTop w:val="0"/>
                  <w:marBottom w:val="0"/>
                  <w:divBdr>
                    <w:top w:val="none" w:sz="0" w:space="0" w:color="auto"/>
                    <w:left w:val="none" w:sz="0" w:space="0" w:color="auto"/>
                    <w:bottom w:val="none" w:sz="0" w:space="0" w:color="auto"/>
                    <w:right w:val="none" w:sz="0" w:space="0" w:color="auto"/>
                  </w:divBdr>
                </w:div>
                <w:div w:id="1975282995">
                  <w:marLeft w:val="0"/>
                  <w:marRight w:val="0"/>
                  <w:marTop w:val="0"/>
                  <w:marBottom w:val="0"/>
                  <w:divBdr>
                    <w:top w:val="none" w:sz="0" w:space="0" w:color="auto"/>
                    <w:left w:val="none" w:sz="0" w:space="0" w:color="auto"/>
                    <w:bottom w:val="none" w:sz="0" w:space="0" w:color="auto"/>
                    <w:right w:val="none" w:sz="0" w:space="0" w:color="auto"/>
                  </w:divBdr>
                </w:div>
              </w:divsChild>
            </w:div>
            <w:div w:id="1089619229">
              <w:marLeft w:val="0"/>
              <w:marRight w:val="0"/>
              <w:marTop w:val="0"/>
              <w:marBottom w:val="0"/>
              <w:divBdr>
                <w:top w:val="none" w:sz="0" w:space="0" w:color="auto"/>
                <w:left w:val="none" w:sz="0" w:space="0" w:color="auto"/>
                <w:bottom w:val="none" w:sz="0" w:space="0" w:color="auto"/>
                <w:right w:val="none" w:sz="0" w:space="0" w:color="auto"/>
              </w:divBdr>
              <w:divsChild>
                <w:div w:id="10643528">
                  <w:marLeft w:val="0"/>
                  <w:marRight w:val="0"/>
                  <w:marTop w:val="0"/>
                  <w:marBottom w:val="0"/>
                  <w:divBdr>
                    <w:top w:val="none" w:sz="0" w:space="0" w:color="auto"/>
                    <w:left w:val="none" w:sz="0" w:space="0" w:color="auto"/>
                    <w:bottom w:val="none" w:sz="0" w:space="0" w:color="auto"/>
                    <w:right w:val="none" w:sz="0" w:space="0" w:color="auto"/>
                  </w:divBdr>
                  <w:divsChild>
                    <w:div w:id="86704223">
                      <w:marLeft w:val="0"/>
                      <w:marRight w:val="0"/>
                      <w:marTop w:val="0"/>
                      <w:marBottom w:val="0"/>
                      <w:divBdr>
                        <w:top w:val="none" w:sz="0" w:space="0" w:color="auto"/>
                        <w:left w:val="none" w:sz="0" w:space="0" w:color="auto"/>
                        <w:bottom w:val="none" w:sz="0" w:space="0" w:color="auto"/>
                        <w:right w:val="none" w:sz="0" w:space="0" w:color="auto"/>
                      </w:divBdr>
                    </w:div>
                    <w:div w:id="959989274">
                      <w:marLeft w:val="0"/>
                      <w:marRight w:val="0"/>
                      <w:marTop w:val="0"/>
                      <w:marBottom w:val="0"/>
                      <w:divBdr>
                        <w:top w:val="none" w:sz="0" w:space="0" w:color="auto"/>
                        <w:left w:val="none" w:sz="0" w:space="0" w:color="auto"/>
                        <w:bottom w:val="none" w:sz="0" w:space="0" w:color="auto"/>
                        <w:right w:val="none" w:sz="0" w:space="0" w:color="auto"/>
                      </w:divBdr>
                    </w:div>
                  </w:divsChild>
                </w:div>
                <w:div w:id="234946612">
                  <w:marLeft w:val="0"/>
                  <w:marRight w:val="0"/>
                  <w:marTop w:val="0"/>
                  <w:marBottom w:val="0"/>
                  <w:divBdr>
                    <w:top w:val="none" w:sz="0" w:space="0" w:color="auto"/>
                    <w:left w:val="none" w:sz="0" w:space="0" w:color="auto"/>
                    <w:bottom w:val="none" w:sz="0" w:space="0" w:color="auto"/>
                    <w:right w:val="none" w:sz="0" w:space="0" w:color="auto"/>
                  </w:divBdr>
                  <w:divsChild>
                    <w:div w:id="118956595">
                      <w:marLeft w:val="0"/>
                      <w:marRight w:val="0"/>
                      <w:marTop w:val="0"/>
                      <w:marBottom w:val="0"/>
                      <w:divBdr>
                        <w:top w:val="none" w:sz="0" w:space="0" w:color="auto"/>
                        <w:left w:val="none" w:sz="0" w:space="0" w:color="auto"/>
                        <w:bottom w:val="none" w:sz="0" w:space="0" w:color="auto"/>
                        <w:right w:val="none" w:sz="0" w:space="0" w:color="auto"/>
                      </w:divBdr>
                    </w:div>
                  </w:divsChild>
                </w:div>
                <w:div w:id="825511181">
                  <w:marLeft w:val="0"/>
                  <w:marRight w:val="0"/>
                  <w:marTop w:val="0"/>
                  <w:marBottom w:val="0"/>
                  <w:divBdr>
                    <w:top w:val="none" w:sz="0" w:space="0" w:color="auto"/>
                    <w:left w:val="none" w:sz="0" w:space="0" w:color="auto"/>
                    <w:bottom w:val="none" w:sz="0" w:space="0" w:color="auto"/>
                    <w:right w:val="none" w:sz="0" w:space="0" w:color="auto"/>
                  </w:divBdr>
                  <w:divsChild>
                    <w:div w:id="716201191">
                      <w:marLeft w:val="0"/>
                      <w:marRight w:val="0"/>
                      <w:marTop w:val="0"/>
                      <w:marBottom w:val="0"/>
                      <w:divBdr>
                        <w:top w:val="none" w:sz="0" w:space="0" w:color="auto"/>
                        <w:left w:val="none" w:sz="0" w:space="0" w:color="auto"/>
                        <w:bottom w:val="none" w:sz="0" w:space="0" w:color="auto"/>
                        <w:right w:val="none" w:sz="0" w:space="0" w:color="auto"/>
                      </w:divBdr>
                    </w:div>
                  </w:divsChild>
                </w:div>
                <w:div w:id="856311925">
                  <w:marLeft w:val="0"/>
                  <w:marRight w:val="0"/>
                  <w:marTop w:val="0"/>
                  <w:marBottom w:val="0"/>
                  <w:divBdr>
                    <w:top w:val="none" w:sz="0" w:space="0" w:color="auto"/>
                    <w:left w:val="none" w:sz="0" w:space="0" w:color="auto"/>
                    <w:bottom w:val="none" w:sz="0" w:space="0" w:color="auto"/>
                    <w:right w:val="none" w:sz="0" w:space="0" w:color="auto"/>
                  </w:divBdr>
                  <w:divsChild>
                    <w:div w:id="1991012071">
                      <w:marLeft w:val="0"/>
                      <w:marRight w:val="0"/>
                      <w:marTop w:val="0"/>
                      <w:marBottom w:val="0"/>
                      <w:divBdr>
                        <w:top w:val="none" w:sz="0" w:space="0" w:color="auto"/>
                        <w:left w:val="none" w:sz="0" w:space="0" w:color="auto"/>
                        <w:bottom w:val="none" w:sz="0" w:space="0" w:color="auto"/>
                        <w:right w:val="none" w:sz="0" w:space="0" w:color="auto"/>
                      </w:divBdr>
                    </w:div>
                  </w:divsChild>
                </w:div>
                <w:div w:id="1022703692">
                  <w:marLeft w:val="0"/>
                  <w:marRight w:val="0"/>
                  <w:marTop w:val="0"/>
                  <w:marBottom w:val="0"/>
                  <w:divBdr>
                    <w:top w:val="none" w:sz="0" w:space="0" w:color="auto"/>
                    <w:left w:val="none" w:sz="0" w:space="0" w:color="auto"/>
                    <w:bottom w:val="none" w:sz="0" w:space="0" w:color="auto"/>
                    <w:right w:val="none" w:sz="0" w:space="0" w:color="auto"/>
                  </w:divBdr>
                  <w:divsChild>
                    <w:div w:id="1191407535">
                      <w:marLeft w:val="0"/>
                      <w:marRight w:val="0"/>
                      <w:marTop w:val="0"/>
                      <w:marBottom w:val="0"/>
                      <w:divBdr>
                        <w:top w:val="none" w:sz="0" w:space="0" w:color="auto"/>
                        <w:left w:val="none" w:sz="0" w:space="0" w:color="auto"/>
                        <w:bottom w:val="none" w:sz="0" w:space="0" w:color="auto"/>
                        <w:right w:val="none" w:sz="0" w:space="0" w:color="auto"/>
                      </w:divBdr>
                    </w:div>
                  </w:divsChild>
                </w:div>
                <w:div w:id="1237981344">
                  <w:marLeft w:val="0"/>
                  <w:marRight w:val="0"/>
                  <w:marTop w:val="0"/>
                  <w:marBottom w:val="0"/>
                  <w:divBdr>
                    <w:top w:val="none" w:sz="0" w:space="0" w:color="auto"/>
                    <w:left w:val="none" w:sz="0" w:space="0" w:color="auto"/>
                    <w:bottom w:val="none" w:sz="0" w:space="0" w:color="auto"/>
                    <w:right w:val="none" w:sz="0" w:space="0" w:color="auto"/>
                  </w:divBdr>
                  <w:divsChild>
                    <w:div w:id="1708871324">
                      <w:marLeft w:val="0"/>
                      <w:marRight w:val="0"/>
                      <w:marTop w:val="0"/>
                      <w:marBottom w:val="0"/>
                      <w:divBdr>
                        <w:top w:val="none" w:sz="0" w:space="0" w:color="auto"/>
                        <w:left w:val="none" w:sz="0" w:space="0" w:color="auto"/>
                        <w:bottom w:val="none" w:sz="0" w:space="0" w:color="auto"/>
                        <w:right w:val="none" w:sz="0" w:space="0" w:color="auto"/>
                      </w:divBdr>
                    </w:div>
                  </w:divsChild>
                </w:div>
                <w:div w:id="1284535521">
                  <w:marLeft w:val="0"/>
                  <w:marRight w:val="0"/>
                  <w:marTop w:val="0"/>
                  <w:marBottom w:val="0"/>
                  <w:divBdr>
                    <w:top w:val="none" w:sz="0" w:space="0" w:color="auto"/>
                    <w:left w:val="none" w:sz="0" w:space="0" w:color="auto"/>
                    <w:bottom w:val="none" w:sz="0" w:space="0" w:color="auto"/>
                    <w:right w:val="none" w:sz="0" w:space="0" w:color="auto"/>
                  </w:divBdr>
                  <w:divsChild>
                    <w:div w:id="474373192">
                      <w:marLeft w:val="0"/>
                      <w:marRight w:val="0"/>
                      <w:marTop w:val="0"/>
                      <w:marBottom w:val="0"/>
                      <w:divBdr>
                        <w:top w:val="none" w:sz="0" w:space="0" w:color="auto"/>
                        <w:left w:val="none" w:sz="0" w:space="0" w:color="auto"/>
                        <w:bottom w:val="none" w:sz="0" w:space="0" w:color="auto"/>
                        <w:right w:val="none" w:sz="0" w:space="0" w:color="auto"/>
                      </w:divBdr>
                    </w:div>
                    <w:div w:id="765658433">
                      <w:marLeft w:val="0"/>
                      <w:marRight w:val="0"/>
                      <w:marTop w:val="0"/>
                      <w:marBottom w:val="0"/>
                      <w:divBdr>
                        <w:top w:val="none" w:sz="0" w:space="0" w:color="auto"/>
                        <w:left w:val="none" w:sz="0" w:space="0" w:color="auto"/>
                        <w:bottom w:val="none" w:sz="0" w:space="0" w:color="auto"/>
                        <w:right w:val="none" w:sz="0" w:space="0" w:color="auto"/>
                      </w:divBdr>
                    </w:div>
                    <w:div w:id="1191801925">
                      <w:marLeft w:val="0"/>
                      <w:marRight w:val="0"/>
                      <w:marTop w:val="0"/>
                      <w:marBottom w:val="0"/>
                      <w:divBdr>
                        <w:top w:val="none" w:sz="0" w:space="0" w:color="auto"/>
                        <w:left w:val="none" w:sz="0" w:space="0" w:color="auto"/>
                        <w:bottom w:val="none" w:sz="0" w:space="0" w:color="auto"/>
                        <w:right w:val="none" w:sz="0" w:space="0" w:color="auto"/>
                      </w:divBdr>
                    </w:div>
                  </w:divsChild>
                </w:div>
                <w:div w:id="1375425090">
                  <w:marLeft w:val="0"/>
                  <w:marRight w:val="0"/>
                  <w:marTop w:val="0"/>
                  <w:marBottom w:val="0"/>
                  <w:divBdr>
                    <w:top w:val="none" w:sz="0" w:space="0" w:color="auto"/>
                    <w:left w:val="none" w:sz="0" w:space="0" w:color="auto"/>
                    <w:bottom w:val="none" w:sz="0" w:space="0" w:color="auto"/>
                    <w:right w:val="none" w:sz="0" w:space="0" w:color="auto"/>
                  </w:divBdr>
                  <w:divsChild>
                    <w:div w:id="869416403">
                      <w:marLeft w:val="0"/>
                      <w:marRight w:val="0"/>
                      <w:marTop w:val="0"/>
                      <w:marBottom w:val="0"/>
                      <w:divBdr>
                        <w:top w:val="none" w:sz="0" w:space="0" w:color="auto"/>
                        <w:left w:val="none" w:sz="0" w:space="0" w:color="auto"/>
                        <w:bottom w:val="none" w:sz="0" w:space="0" w:color="auto"/>
                        <w:right w:val="none" w:sz="0" w:space="0" w:color="auto"/>
                      </w:divBdr>
                    </w:div>
                  </w:divsChild>
                </w:div>
                <w:div w:id="1522281810">
                  <w:marLeft w:val="0"/>
                  <w:marRight w:val="0"/>
                  <w:marTop w:val="0"/>
                  <w:marBottom w:val="0"/>
                  <w:divBdr>
                    <w:top w:val="none" w:sz="0" w:space="0" w:color="auto"/>
                    <w:left w:val="none" w:sz="0" w:space="0" w:color="auto"/>
                    <w:bottom w:val="none" w:sz="0" w:space="0" w:color="auto"/>
                    <w:right w:val="none" w:sz="0" w:space="0" w:color="auto"/>
                  </w:divBdr>
                  <w:divsChild>
                    <w:div w:id="1548301782">
                      <w:marLeft w:val="0"/>
                      <w:marRight w:val="0"/>
                      <w:marTop w:val="0"/>
                      <w:marBottom w:val="0"/>
                      <w:divBdr>
                        <w:top w:val="none" w:sz="0" w:space="0" w:color="auto"/>
                        <w:left w:val="none" w:sz="0" w:space="0" w:color="auto"/>
                        <w:bottom w:val="none" w:sz="0" w:space="0" w:color="auto"/>
                        <w:right w:val="none" w:sz="0" w:space="0" w:color="auto"/>
                      </w:divBdr>
                    </w:div>
                  </w:divsChild>
                </w:div>
                <w:div w:id="1689138316">
                  <w:marLeft w:val="0"/>
                  <w:marRight w:val="0"/>
                  <w:marTop w:val="0"/>
                  <w:marBottom w:val="0"/>
                  <w:divBdr>
                    <w:top w:val="none" w:sz="0" w:space="0" w:color="auto"/>
                    <w:left w:val="none" w:sz="0" w:space="0" w:color="auto"/>
                    <w:bottom w:val="none" w:sz="0" w:space="0" w:color="auto"/>
                    <w:right w:val="none" w:sz="0" w:space="0" w:color="auto"/>
                  </w:divBdr>
                  <w:divsChild>
                    <w:div w:id="1218124427">
                      <w:marLeft w:val="0"/>
                      <w:marRight w:val="0"/>
                      <w:marTop w:val="0"/>
                      <w:marBottom w:val="0"/>
                      <w:divBdr>
                        <w:top w:val="none" w:sz="0" w:space="0" w:color="auto"/>
                        <w:left w:val="none" w:sz="0" w:space="0" w:color="auto"/>
                        <w:bottom w:val="none" w:sz="0" w:space="0" w:color="auto"/>
                        <w:right w:val="none" w:sz="0" w:space="0" w:color="auto"/>
                      </w:divBdr>
                    </w:div>
                  </w:divsChild>
                </w:div>
                <w:div w:id="1689288210">
                  <w:marLeft w:val="0"/>
                  <w:marRight w:val="0"/>
                  <w:marTop w:val="0"/>
                  <w:marBottom w:val="0"/>
                  <w:divBdr>
                    <w:top w:val="none" w:sz="0" w:space="0" w:color="auto"/>
                    <w:left w:val="none" w:sz="0" w:space="0" w:color="auto"/>
                    <w:bottom w:val="none" w:sz="0" w:space="0" w:color="auto"/>
                    <w:right w:val="none" w:sz="0" w:space="0" w:color="auto"/>
                  </w:divBdr>
                  <w:divsChild>
                    <w:div w:id="2031296196">
                      <w:marLeft w:val="0"/>
                      <w:marRight w:val="0"/>
                      <w:marTop w:val="0"/>
                      <w:marBottom w:val="0"/>
                      <w:divBdr>
                        <w:top w:val="none" w:sz="0" w:space="0" w:color="auto"/>
                        <w:left w:val="none" w:sz="0" w:space="0" w:color="auto"/>
                        <w:bottom w:val="none" w:sz="0" w:space="0" w:color="auto"/>
                        <w:right w:val="none" w:sz="0" w:space="0" w:color="auto"/>
                      </w:divBdr>
                    </w:div>
                  </w:divsChild>
                </w:div>
                <w:div w:id="1704206275">
                  <w:marLeft w:val="0"/>
                  <w:marRight w:val="0"/>
                  <w:marTop w:val="0"/>
                  <w:marBottom w:val="0"/>
                  <w:divBdr>
                    <w:top w:val="none" w:sz="0" w:space="0" w:color="auto"/>
                    <w:left w:val="none" w:sz="0" w:space="0" w:color="auto"/>
                    <w:bottom w:val="none" w:sz="0" w:space="0" w:color="auto"/>
                    <w:right w:val="none" w:sz="0" w:space="0" w:color="auto"/>
                  </w:divBdr>
                  <w:divsChild>
                    <w:div w:id="271860927">
                      <w:marLeft w:val="0"/>
                      <w:marRight w:val="0"/>
                      <w:marTop w:val="0"/>
                      <w:marBottom w:val="0"/>
                      <w:divBdr>
                        <w:top w:val="none" w:sz="0" w:space="0" w:color="auto"/>
                        <w:left w:val="none" w:sz="0" w:space="0" w:color="auto"/>
                        <w:bottom w:val="none" w:sz="0" w:space="0" w:color="auto"/>
                        <w:right w:val="none" w:sz="0" w:space="0" w:color="auto"/>
                      </w:divBdr>
                    </w:div>
                  </w:divsChild>
                </w:div>
                <w:div w:id="1750808313">
                  <w:marLeft w:val="0"/>
                  <w:marRight w:val="0"/>
                  <w:marTop w:val="0"/>
                  <w:marBottom w:val="0"/>
                  <w:divBdr>
                    <w:top w:val="none" w:sz="0" w:space="0" w:color="auto"/>
                    <w:left w:val="none" w:sz="0" w:space="0" w:color="auto"/>
                    <w:bottom w:val="none" w:sz="0" w:space="0" w:color="auto"/>
                    <w:right w:val="none" w:sz="0" w:space="0" w:color="auto"/>
                  </w:divBdr>
                  <w:divsChild>
                    <w:div w:id="1405762226">
                      <w:marLeft w:val="0"/>
                      <w:marRight w:val="0"/>
                      <w:marTop w:val="0"/>
                      <w:marBottom w:val="0"/>
                      <w:divBdr>
                        <w:top w:val="none" w:sz="0" w:space="0" w:color="auto"/>
                        <w:left w:val="none" w:sz="0" w:space="0" w:color="auto"/>
                        <w:bottom w:val="none" w:sz="0" w:space="0" w:color="auto"/>
                        <w:right w:val="none" w:sz="0" w:space="0" w:color="auto"/>
                      </w:divBdr>
                    </w:div>
                  </w:divsChild>
                </w:div>
                <w:div w:id="1753696354">
                  <w:marLeft w:val="0"/>
                  <w:marRight w:val="0"/>
                  <w:marTop w:val="0"/>
                  <w:marBottom w:val="0"/>
                  <w:divBdr>
                    <w:top w:val="none" w:sz="0" w:space="0" w:color="auto"/>
                    <w:left w:val="none" w:sz="0" w:space="0" w:color="auto"/>
                    <w:bottom w:val="none" w:sz="0" w:space="0" w:color="auto"/>
                    <w:right w:val="none" w:sz="0" w:space="0" w:color="auto"/>
                  </w:divBdr>
                  <w:divsChild>
                    <w:div w:id="56828322">
                      <w:marLeft w:val="0"/>
                      <w:marRight w:val="0"/>
                      <w:marTop w:val="0"/>
                      <w:marBottom w:val="0"/>
                      <w:divBdr>
                        <w:top w:val="none" w:sz="0" w:space="0" w:color="auto"/>
                        <w:left w:val="none" w:sz="0" w:space="0" w:color="auto"/>
                        <w:bottom w:val="none" w:sz="0" w:space="0" w:color="auto"/>
                        <w:right w:val="none" w:sz="0" w:space="0" w:color="auto"/>
                      </w:divBdr>
                    </w:div>
                  </w:divsChild>
                </w:div>
                <w:div w:id="1885630883">
                  <w:marLeft w:val="0"/>
                  <w:marRight w:val="0"/>
                  <w:marTop w:val="0"/>
                  <w:marBottom w:val="0"/>
                  <w:divBdr>
                    <w:top w:val="none" w:sz="0" w:space="0" w:color="auto"/>
                    <w:left w:val="none" w:sz="0" w:space="0" w:color="auto"/>
                    <w:bottom w:val="none" w:sz="0" w:space="0" w:color="auto"/>
                    <w:right w:val="none" w:sz="0" w:space="0" w:color="auto"/>
                  </w:divBdr>
                  <w:divsChild>
                    <w:div w:id="643897225">
                      <w:marLeft w:val="0"/>
                      <w:marRight w:val="0"/>
                      <w:marTop w:val="0"/>
                      <w:marBottom w:val="0"/>
                      <w:divBdr>
                        <w:top w:val="none" w:sz="0" w:space="0" w:color="auto"/>
                        <w:left w:val="none" w:sz="0" w:space="0" w:color="auto"/>
                        <w:bottom w:val="none" w:sz="0" w:space="0" w:color="auto"/>
                        <w:right w:val="none" w:sz="0" w:space="0" w:color="auto"/>
                      </w:divBdr>
                    </w:div>
                  </w:divsChild>
                </w:div>
                <w:div w:id="1892427068">
                  <w:marLeft w:val="0"/>
                  <w:marRight w:val="0"/>
                  <w:marTop w:val="0"/>
                  <w:marBottom w:val="0"/>
                  <w:divBdr>
                    <w:top w:val="none" w:sz="0" w:space="0" w:color="auto"/>
                    <w:left w:val="none" w:sz="0" w:space="0" w:color="auto"/>
                    <w:bottom w:val="none" w:sz="0" w:space="0" w:color="auto"/>
                    <w:right w:val="none" w:sz="0" w:space="0" w:color="auto"/>
                  </w:divBdr>
                  <w:divsChild>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61522">
          <w:marLeft w:val="0"/>
          <w:marRight w:val="0"/>
          <w:marTop w:val="0"/>
          <w:marBottom w:val="0"/>
          <w:divBdr>
            <w:top w:val="none" w:sz="0" w:space="0" w:color="auto"/>
            <w:left w:val="none" w:sz="0" w:space="0" w:color="auto"/>
            <w:bottom w:val="none" w:sz="0" w:space="0" w:color="auto"/>
            <w:right w:val="none" w:sz="0" w:space="0" w:color="auto"/>
          </w:divBdr>
          <w:divsChild>
            <w:div w:id="202838020">
              <w:marLeft w:val="0"/>
              <w:marRight w:val="0"/>
              <w:marTop w:val="0"/>
              <w:marBottom w:val="0"/>
              <w:divBdr>
                <w:top w:val="none" w:sz="0" w:space="0" w:color="auto"/>
                <w:left w:val="none" w:sz="0" w:space="0" w:color="auto"/>
                <w:bottom w:val="none" w:sz="0" w:space="0" w:color="auto"/>
                <w:right w:val="none" w:sz="0" w:space="0" w:color="auto"/>
              </w:divBdr>
              <w:divsChild>
                <w:div w:id="471486199">
                  <w:marLeft w:val="0"/>
                  <w:marRight w:val="0"/>
                  <w:marTop w:val="0"/>
                  <w:marBottom w:val="0"/>
                  <w:divBdr>
                    <w:top w:val="none" w:sz="0" w:space="0" w:color="auto"/>
                    <w:left w:val="none" w:sz="0" w:space="0" w:color="auto"/>
                    <w:bottom w:val="none" w:sz="0" w:space="0" w:color="auto"/>
                    <w:right w:val="none" w:sz="0" w:space="0" w:color="auto"/>
                  </w:divBdr>
                  <w:divsChild>
                    <w:div w:id="135149746">
                      <w:marLeft w:val="0"/>
                      <w:marRight w:val="0"/>
                      <w:marTop w:val="0"/>
                      <w:marBottom w:val="0"/>
                      <w:divBdr>
                        <w:top w:val="none" w:sz="0" w:space="0" w:color="auto"/>
                        <w:left w:val="none" w:sz="0" w:space="0" w:color="auto"/>
                        <w:bottom w:val="none" w:sz="0" w:space="0" w:color="auto"/>
                        <w:right w:val="none" w:sz="0" w:space="0" w:color="auto"/>
                      </w:divBdr>
                      <w:divsChild>
                        <w:div w:id="8770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050">
                  <w:marLeft w:val="0"/>
                  <w:marRight w:val="0"/>
                  <w:marTop w:val="0"/>
                  <w:marBottom w:val="0"/>
                  <w:divBdr>
                    <w:top w:val="none" w:sz="0" w:space="0" w:color="auto"/>
                    <w:left w:val="none" w:sz="0" w:space="0" w:color="auto"/>
                    <w:bottom w:val="none" w:sz="0" w:space="0" w:color="auto"/>
                    <w:right w:val="none" w:sz="0" w:space="0" w:color="auto"/>
                  </w:divBdr>
                  <w:divsChild>
                    <w:div w:id="1242253692">
                      <w:marLeft w:val="0"/>
                      <w:marRight w:val="0"/>
                      <w:marTop w:val="0"/>
                      <w:marBottom w:val="0"/>
                      <w:divBdr>
                        <w:top w:val="none" w:sz="0" w:space="0" w:color="auto"/>
                        <w:left w:val="none" w:sz="0" w:space="0" w:color="auto"/>
                        <w:bottom w:val="none" w:sz="0" w:space="0" w:color="auto"/>
                        <w:right w:val="none" w:sz="0" w:space="0" w:color="auto"/>
                      </w:divBdr>
                      <w:divsChild>
                        <w:div w:id="18856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50549">
                  <w:marLeft w:val="0"/>
                  <w:marRight w:val="0"/>
                  <w:marTop w:val="0"/>
                  <w:marBottom w:val="0"/>
                  <w:divBdr>
                    <w:top w:val="none" w:sz="0" w:space="0" w:color="auto"/>
                    <w:left w:val="none" w:sz="0" w:space="0" w:color="auto"/>
                    <w:bottom w:val="none" w:sz="0" w:space="0" w:color="auto"/>
                    <w:right w:val="none" w:sz="0" w:space="0" w:color="auto"/>
                  </w:divBdr>
                  <w:divsChild>
                    <w:div w:id="1897935041">
                      <w:marLeft w:val="0"/>
                      <w:marRight w:val="0"/>
                      <w:marTop w:val="0"/>
                      <w:marBottom w:val="0"/>
                      <w:divBdr>
                        <w:top w:val="none" w:sz="0" w:space="0" w:color="auto"/>
                        <w:left w:val="none" w:sz="0" w:space="0" w:color="auto"/>
                        <w:bottom w:val="none" w:sz="0" w:space="0" w:color="auto"/>
                        <w:right w:val="none" w:sz="0" w:space="0" w:color="auto"/>
                      </w:divBdr>
                      <w:divsChild>
                        <w:div w:id="55543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7613">
                  <w:marLeft w:val="0"/>
                  <w:marRight w:val="0"/>
                  <w:marTop w:val="0"/>
                  <w:marBottom w:val="0"/>
                  <w:divBdr>
                    <w:top w:val="none" w:sz="0" w:space="0" w:color="auto"/>
                    <w:left w:val="none" w:sz="0" w:space="0" w:color="auto"/>
                    <w:bottom w:val="none" w:sz="0" w:space="0" w:color="auto"/>
                    <w:right w:val="none" w:sz="0" w:space="0" w:color="auto"/>
                  </w:divBdr>
                  <w:divsChild>
                    <w:div w:id="174148583">
                      <w:marLeft w:val="0"/>
                      <w:marRight w:val="0"/>
                      <w:marTop w:val="0"/>
                      <w:marBottom w:val="0"/>
                      <w:divBdr>
                        <w:top w:val="none" w:sz="0" w:space="0" w:color="auto"/>
                        <w:left w:val="none" w:sz="0" w:space="0" w:color="auto"/>
                        <w:bottom w:val="none" w:sz="0" w:space="0" w:color="auto"/>
                        <w:right w:val="none" w:sz="0" w:space="0" w:color="auto"/>
                      </w:divBdr>
                      <w:divsChild>
                        <w:div w:id="16441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10945">
              <w:marLeft w:val="0"/>
              <w:marRight w:val="0"/>
              <w:marTop w:val="0"/>
              <w:marBottom w:val="0"/>
              <w:divBdr>
                <w:top w:val="none" w:sz="0" w:space="0" w:color="auto"/>
                <w:left w:val="none" w:sz="0" w:space="0" w:color="auto"/>
                <w:bottom w:val="none" w:sz="0" w:space="0" w:color="auto"/>
                <w:right w:val="none" w:sz="0" w:space="0" w:color="auto"/>
              </w:divBdr>
              <w:divsChild>
                <w:div w:id="19731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0379">
          <w:marLeft w:val="0"/>
          <w:marRight w:val="0"/>
          <w:marTop w:val="0"/>
          <w:marBottom w:val="0"/>
          <w:divBdr>
            <w:top w:val="none" w:sz="0" w:space="0" w:color="auto"/>
            <w:left w:val="none" w:sz="0" w:space="0" w:color="auto"/>
            <w:bottom w:val="none" w:sz="0" w:space="0" w:color="auto"/>
            <w:right w:val="none" w:sz="0" w:space="0" w:color="auto"/>
          </w:divBdr>
          <w:divsChild>
            <w:div w:id="1163395317">
              <w:marLeft w:val="0"/>
              <w:marRight w:val="0"/>
              <w:marTop w:val="0"/>
              <w:marBottom w:val="0"/>
              <w:divBdr>
                <w:top w:val="none" w:sz="0" w:space="0" w:color="auto"/>
                <w:left w:val="none" w:sz="0" w:space="0" w:color="auto"/>
                <w:bottom w:val="none" w:sz="0" w:space="0" w:color="auto"/>
                <w:right w:val="none" w:sz="0" w:space="0" w:color="auto"/>
              </w:divBdr>
              <w:divsChild>
                <w:div w:id="978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4151">
          <w:marLeft w:val="0"/>
          <w:marRight w:val="0"/>
          <w:marTop w:val="0"/>
          <w:marBottom w:val="0"/>
          <w:divBdr>
            <w:top w:val="none" w:sz="0" w:space="0" w:color="auto"/>
            <w:left w:val="none" w:sz="0" w:space="0" w:color="auto"/>
            <w:bottom w:val="none" w:sz="0" w:space="0" w:color="auto"/>
            <w:right w:val="none" w:sz="0" w:space="0" w:color="auto"/>
          </w:divBdr>
          <w:divsChild>
            <w:div w:id="363017208">
              <w:marLeft w:val="0"/>
              <w:marRight w:val="0"/>
              <w:marTop w:val="0"/>
              <w:marBottom w:val="0"/>
              <w:divBdr>
                <w:top w:val="none" w:sz="0" w:space="0" w:color="auto"/>
                <w:left w:val="none" w:sz="0" w:space="0" w:color="auto"/>
                <w:bottom w:val="none" w:sz="0" w:space="0" w:color="auto"/>
                <w:right w:val="none" w:sz="0" w:space="0" w:color="auto"/>
              </w:divBdr>
              <w:divsChild>
                <w:div w:id="1368331780">
                  <w:marLeft w:val="0"/>
                  <w:marRight w:val="0"/>
                  <w:marTop w:val="0"/>
                  <w:marBottom w:val="0"/>
                  <w:divBdr>
                    <w:top w:val="none" w:sz="0" w:space="0" w:color="auto"/>
                    <w:left w:val="none" w:sz="0" w:space="0" w:color="auto"/>
                    <w:bottom w:val="none" w:sz="0" w:space="0" w:color="auto"/>
                    <w:right w:val="none" w:sz="0" w:space="0" w:color="auto"/>
                  </w:divBdr>
                </w:div>
              </w:divsChild>
            </w:div>
            <w:div w:id="1214924290">
              <w:marLeft w:val="0"/>
              <w:marRight w:val="0"/>
              <w:marTop w:val="0"/>
              <w:marBottom w:val="0"/>
              <w:divBdr>
                <w:top w:val="none" w:sz="0" w:space="0" w:color="auto"/>
                <w:left w:val="none" w:sz="0" w:space="0" w:color="auto"/>
                <w:bottom w:val="none" w:sz="0" w:space="0" w:color="auto"/>
                <w:right w:val="none" w:sz="0" w:space="0" w:color="auto"/>
              </w:divBdr>
              <w:divsChild>
                <w:div w:id="67460839">
                  <w:marLeft w:val="0"/>
                  <w:marRight w:val="0"/>
                  <w:marTop w:val="0"/>
                  <w:marBottom w:val="0"/>
                  <w:divBdr>
                    <w:top w:val="none" w:sz="0" w:space="0" w:color="auto"/>
                    <w:left w:val="none" w:sz="0" w:space="0" w:color="auto"/>
                    <w:bottom w:val="none" w:sz="0" w:space="0" w:color="auto"/>
                    <w:right w:val="none" w:sz="0" w:space="0" w:color="auto"/>
                  </w:divBdr>
                  <w:divsChild>
                    <w:div w:id="1356544104">
                      <w:marLeft w:val="0"/>
                      <w:marRight w:val="0"/>
                      <w:marTop w:val="0"/>
                      <w:marBottom w:val="0"/>
                      <w:divBdr>
                        <w:top w:val="none" w:sz="0" w:space="0" w:color="auto"/>
                        <w:left w:val="none" w:sz="0" w:space="0" w:color="auto"/>
                        <w:bottom w:val="none" w:sz="0" w:space="0" w:color="auto"/>
                        <w:right w:val="none" w:sz="0" w:space="0" w:color="auto"/>
                      </w:divBdr>
                    </w:div>
                  </w:divsChild>
                </w:div>
                <w:div w:id="340476481">
                  <w:marLeft w:val="0"/>
                  <w:marRight w:val="0"/>
                  <w:marTop w:val="0"/>
                  <w:marBottom w:val="0"/>
                  <w:divBdr>
                    <w:top w:val="none" w:sz="0" w:space="0" w:color="auto"/>
                    <w:left w:val="none" w:sz="0" w:space="0" w:color="auto"/>
                    <w:bottom w:val="none" w:sz="0" w:space="0" w:color="auto"/>
                    <w:right w:val="none" w:sz="0" w:space="0" w:color="auto"/>
                  </w:divBdr>
                  <w:divsChild>
                    <w:div w:id="1967076623">
                      <w:marLeft w:val="0"/>
                      <w:marRight w:val="0"/>
                      <w:marTop w:val="0"/>
                      <w:marBottom w:val="0"/>
                      <w:divBdr>
                        <w:top w:val="none" w:sz="0" w:space="0" w:color="auto"/>
                        <w:left w:val="none" w:sz="0" w:space="0" w:color="auto"/>
                        <w:bottom w:val="none" w:sz="0" w:space="0" w:color="auto"/>
                        <w:right w:val="none" w:sz="0" w:space="0" w:color="auto"/>
                      </w:divBdr>
                    </w:div>
                  </w:divsChild>
                </w:div>
                <w:div w:id="377514644">
                  <w:marLeft w:val="0"/>
                  <w:marRight w:val="0"/>
                  <w:marTop w:val="0"/>
                  <w:marBottom w:val="0"/>
                  <w:divBdr>
                    <w:top w:val="none" w:sz="0" w:space="0" w:color="auto"/>
                    <w:left w:val="none" w:sz="0" w:space="0" w:color="auto"/>
                    <w:bottom w:val="none" w:sz="0" w:space="0" w:color="auto"/>
                    <w:right w:val="none" w:sz="0" w:space="0" w:color="auto"/>
                  </w:divBdr>
                  <w:divsChild>
                    <w:div w:id="1958560636">
                      <w:marLeft w:val="0"/>
                      <w:marRight w:val="0"/>
                      <w:marTop w:val="0"/>
                      <w:marBottom w:val="0"/>
                      <w:divBdr>
                        <w:top w:val="none" w:sz="0" w:space="0" w:color="auto"/>
                        <w:left w:val="none" w:sz="0" w:space="0" w:color="auto"/>
                        <w:bottom w:val="none" w:sz="0" w:space="0" w:color="auto"/>
                        <w:right w:val="none" w:sz="0" w:space="0" w:color="auto"/>
                      </w:divBdr>
                    </w:div>
                  </w:divsChild>
                </w:div>
                <w:div w:id="494497405">
                  <w:marLeft w:val="0"/>
                  <w:marRight w:val="0"/>
                  <w:marTop w:val="0"/>
                  <w:marBottom w:val="0"/>
                  <w:divBdr>
                    <w:top w:val="none" w:sz="0" w:space="0" w:color="auto"/>
                    <w:left w:val="none" w:sz="0" w:space="0" w:color="auto"/>
                    <w:bottom w:val="none" w:sz="0" w:space="0" w:color="auto"/>
                    <w:right w:val="none" w:sz="0" w:space="0" w:color="auto"/>
                  </w:divBdr>
                  <w:divsChild>
                    <w:div w:id="964656388">
                      <w:marLeft w:val="0"/>
                      <w:marRight w:val="0"/>
                      <w:marTop w:val="0"/>
                      <w:marBottom w:val="0"/>
                      <w:divBdr>
                        <w:top w:val="none" w:sz="0" w:space="0" w:color="auto"/>
                        <w:left w:val="none" w:sz="0" w:space="0" w:color="auto"/>
                        <w:bottom w:val="none" w:sz="0" w:space="0" w:color="auto"/>
                        <w:right w:val="none" w:sz="0" w:space="0" w:color="auto"/>
                      </w:divBdr>
                    </w:div>
                  </w:divsChild>
                </w:div>
                <w:div w:id="534121088">
                  <w:marLeft w:val="0"/>
                  <w:marRight w:val="0"/>
                  <w:marTop w:val="0"/>
                  <w:marBottom w:val="0"/>
                  <w:divBdr>
                    <w:top w:val="none" w:sz="0" w:space="0" w:color="auto"/>
                    <w:left w:val="none" w:sz="0" w:space="0" w:color="auto"/>
                    <w:bottom w:val="none" w:sz="0" w:space="0" w:color="auto"/>
                    <w:right w:val="none" w:sz="0" w:space="0" w:color="auto"/>
                  </w:divBdr>
                  <w:divsChild>
                    <w:div w:id="1140071360">
                      <w:marLeft w:val="0"/>
                      <w:marRight w:val="0"/>
                      <w:marTop w:val="0"/>
                      <w:marBottom w:val="0"/>
                      <w:divBdr>
                        <w:top w:val="none" w:sz="0" w:space="0" w:color="auto"/>
                        <w:left w:val="none" w:sz="0" w:space="0" w:color="auto"/>
                        <w:bottom w:val="none" w:sz="0" w:space="0" w:color="auto"/>
                        <w:right w:val="none" w:sz="0" w:space="0" w:color="auto"/>
                      </w:divBdr>
                    </w:div>
                  </w:divsChild>
                </w:div>
                <w:div w:id="944386245">
                  <w:marLeft w:val="0"/>
                  <w:marRight w:val="0"/>
                  <w:marTop w:val="0"/>
                  <w:marBottom w:val="0"/>
                  <w:divBdr>
                    <w:top w:val="none" w:sz="0" w:space="0" w:color="auto"/>
                    <w:left w:val="none" w:sz="0" w:space="0" w:color="auto"/>
                    <w:bottom w:val="none" w:sz="0" w:space="0" w:color="auto"/>
                    <w:right w:val="none" w:sz="0" w:space="0" w:color="auto"/>
                  </w:divBdr>
                  <w:divsChild>
                    <w:div w:id="1829634843">
                      <w:marLeft w:val="0"/>
                      <w:marRight w:val="0"/>
                      <w:marTop w:val="0"/>
                      <w:marBottom w:val="0"/>
                      <w:divBdr>
                        <w:top w:val="none" w:sz="0" w:space="0" w:color="auto"/>
                        <w:left w:val="none" w:sz="0" w:space="0" w:color="auto"/>
                        <w:bottom w:val="none" w:sz="0" w:space="0" w:color="auto"/>
                        <w:right w:val="none" w:sz="0" w:space="0" w:color="auto"/>
                      </w:divBdr>
                    </w:div>
                  </w:divsChild>
                </w:div>
                <w:div w:id="1366295511">
                  <w:marLeft w:val="0"/>
                  <w:marRight w:val="0"/>
                  <w:marTop w:val="0"/>
                  <w:marBottom w:val="0"/>
                  <w:divBdr>
                    <w:top w:val="none" w:sz="0" w:space="0" w:color="auto"/>
                    <w:left w:val="none" w:sz="0" w:space="0" w:color="auto"/>
                    <w:bottom w:val="none" w:sz="0" w:space="0" w:color="auto"/>
                    <w:right w:val="none" w:sz="0" w:space="0" w:color="auto"/>
                  </w:divBdr>
                  <w:divsChild>
                    <w:div w:id="280966376">
                      <w:marLeft w:val="0"/>
                      <w:marRight w:val="0"/>
                      <w:marTop w:val="0"/>
                      <w:marBottom w:val="0"/>
                      <w:divBdr>
                        <w:top w:val="none" w:sz="0" w:space="0" w:color="auto"/>
                        <w:left w:val="none" w:sz="0" w:space="0" w:color="auto"/>
                        <w:bottom w:val="none" w:sz="0" w:space="0" w:color="auto"/>
                        <w:right w:val="none" w:sz="0" w:space="0" w:color="auto"/>
                      </w:divBdr>
                    </w:div>
                  </w:divsChild>
                </w:div>
                <w:div w:id="1625386422">
                  <w:marLeft w:val="0"/>
                  <w:marRight w:val="0"/>
                  <w:marTop w:val="0"/>
                  <w:marBottom w:val="0"/>
                  <w:divBdr>
                    <w:top w:val="none" w:sz="0" w:space="0" w:color="auto"/>
                    <w:left w:val="none" w:sz="0" w:space="0" w:color="auto"/>
                    <w:bottom w:val="none" w:sz="0" w:space="0" w:color="auto"/>
                    <w:right w:val="none" w:sz="0" w:space="0" w:color="auto"/>
                  </w:divBdr>
                  <w:divsChild>
                    <w:div w:id="671028368">
                      <w:marLeft w:val="0"/>
                      <w:marRight w:val="0"/>
                      <w:marTop w:val="0"/>
                      <w:marBottom w:val="0"/>
                      <w:divBdr>
                        <w:top w:val="none" w:sz="0" w:space="0" w:color="auto"/>
                        <w:left w:val="none" w:sz="0" w:space="0" w:color="auto"/>
                        <w:bottom w:val="none" w:sz="0" w:space="0" w:color="auto"/>
                        <w:right w:val="none" w:sz="0" w:space="0" w:color="auto"/>
                      </w:divBdr>
                    </w:div>
                    <w:div w:id="1223908519">
                      <w:marLeft w:val="0"/>
                      <w:marRight w:val="0"/>
                      <w:marTop w:val="0"/>
                      <w:marBottom w:val="0"/>
                      <w:divBdr>
                        <w:top w:val="none" w:sz="0" w:space="0" w:color="auto"/>
                        <w:left w:val="none" w:sz="0" w:space="0" w:color="auto"/>
                        <w:bottom w:val="none" w:sz="0" w:space="0" w:color="auto"/>
                        <w:right w:val="none" w:sz="0" w:space="0" w:color="auto"/>
                      </w:divBdr>
                    </w:div>
                  </w:divsChild>
                </w:div>
                <w:div w:id="1704406813">
                  <w:marLeft w:val="0"/>
                  <w:marRight w:val="0"/>
                  <w:marTop w:val="0"/>
                  <w:marBottom w:val="0"/>
                  <w:divBdr>
                    <w:top w:val="none" w:sz="0" w:space="0" w:color="auto"/>
                    <w:left w:val="none" w:sz="0" w:space="0" w:color="auto"/>
                    <w:bottom w:val="none" w:sz="0" w:space="0" w:color="auto"/>
                    <w:right w:val="none" w:sz="0" w:space="0" w:color="auto"/>
                  </w:divBdr>
                  <w:divsChild>
                    <w:div w:id="1294873860">
                      <w:marLeft w:val="0"/>
                      <w:marRight w:val="0"/>
                      <w:marTop w:val="0"/>
                      <w:marBottom w:val="0"/>
                      <w:divBdr>
                        <w:top w:val="none" w:sz="0" w:space="0" w:color="auto"/>
                        <w:left w:val="none" w:sz="0" w:space="0" w:color="auto"/>
                        <w:bottom w:val="none" w:sz="0" w:space="0" w:color="auto"/>
                        <w:right w:val="none" w:sz="0" w:space="0" w:color="auto"/>
                      </w:divBdr>
                    </w:div>
                  </w:divsChild>
                </w:div>
                <w:div w:id="1805391785">
                  <w:marLeft w:val="0"/>
                  <w:marRight w:val="0"/>
                  <w:marTop w:val="0"/>
                  <w:marBottom w:val="0"/>
                  <w:divBdr>
                    <w:top w:val="none" w:sz="0" w:space="0" w:color="auto"/>
                    <w:left w:val="none" w:sz="0" w:space="0" w:color="auto"/>
                    <w:bottom w:val="none" w:sz="0" w:space="0" w:color="auto"/>
                    <w:right w:val="none" w:sz="0" w:space="0" w:color="auto"/>
                  </w:divBdr>
                  <w:divsChild>
                    <w:div w:id="2058627171">
                      <w:marLeft w:val="0"/>
                      <w:marRight w:val="0"/>
                      <w:marTop w:val="0"/>
                      <w:marBottom w:val="0"/>
                      <w:divBdr>
                        <w:top w:val="none" w:sz="0" w:space="0" w:color="auto"/>
                        <w:left w:val="none" w:sz="0" w:space="0" w:color="auto"/>
                        <w:bottom w:val="none" w:sz="0" w:space="0" w:color="auto"/>
                        <w:right w:val="none" w:sz="0" w:space="0" w:color="auto"/>
                      </w:divBdr>
                    </w:div>
                  </w:divsChild>
                </w:div>
                <w:div w:id="1868518510">
                  <w:marLeft w:val="0"/>
                  <w:marRight w:val="0"/>
                  <w:marTop w:val="0"/>
                  <w:marBottom w:val="0"/>
                  <w:divBdr>
                    <w:top w:val="none" w:sz="0" w:space="0" w:color="auto"/>
                    <w:left w:val="none" w:sz="0" w:space="0" w:color="auto"/>
                    <w:bottom w:val="none" w:sz="0" w:space="0" w:color="auto"/>
                    <w:right w:val="none" w:sz="0" w:space="0" w:color="auto"/>
                  </w:divBdr>
                  <w:divsChild>
                    <w:div w:id="365637982">
                      <w:marLeft w:val="0"/>
                      <w:marRight w:val="0"/>
                      <w:marTop w:val="0"/>
                      <w:marBottom w:val="0"/>
                      <w:divBdr>
                        <w:top w:val="none" w:sz="0" w:space="0" w:color="auto"/>
                        <w:left w:val="none" w:sz="0" w:space="0" w:color="auto"/>
                        <w:bottom w:val="none" w:sz="0" w:space="0" w:color="auto"/>
                        <w:right w:val="none" w:sz="0" w:space="0" w:color="auto"/>
                      </w:divBdr>
                    </w:div>
                  </w:divsChild>
                </w:div>
                <w:div w:id="1883132463">
                  <w:marLeft w:val="0"/>
                  <w:marRight w:val="0"/>
                  <w:marTop w:val="0"/>
                  <w:marBottom w:val="0"/>
                  <w:divBdr>
                    <w:top w:val="none" w:sz="0" w:space="0" w:color="auto"/>
                    <w:left w:val="none" w:sz="0" w:space="0" w:color="auto"/>
                    <w:bottom w:val="none" w:sz="0" w:space="0" w:color="auto"/>
                    <w:right w:val="none" w:sz="0" w:space="0" w:color="auto"/>
                  </w:divBdr>
                  <w:divsChild>
                    <w:div w:id="328679421">
                      <w:marLeft w:val="0"/>
                      <w:marRight w:val="0"/>
                      <w:marTop w:val="0"/>
                      <w:marBottom w:val="0"/>
                      <w:divBdr>
                        <w:top w:val="none" w:sz="0" w:space="0" w:color="auto"/>
                        <w:left w:val="none" w:sz="0" w:space="0" w:color="auto"/>
                        <w:bottom w:val="none" w:sz="0" w:space="0" w:color="auto"/>
                        <w:right w:val="none" w:sz="0" w:space="0" w:color="auto"/>
                      </w:divBdr>
                    </w:div>
                  </w:divsChild>
                </w:div>
                <w:div w:id="2074616866">
                  <w:marLeft w:val="0"/>
                  <w:marRight w:val="0"/>
                  <w:marTop w:val="0"/>
                  <w:marBottom w:val="0"/>
                  <w:divBdr>
                    <w:top w:val="none" w:sz="0" w:space="0" w:color="auto"/>
                    <w:left w:val="none" w:sz="0" w:space="0" w:color="auto"/>
                    <w:bottom w:val="none" w:sz="0" w:space="0" w:color="auto"/>
                    <w:right w:val="none" w:sz="0" w:space="0" w:color="auto"/>
                  </w:divBdr>
                  <w:divsChild>
                    <w:div w:id="11136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03493">
          <w:marLeft w:val="0"/>
          <w:marRight w:val="0"/>
          <w:marTop w:val="0"/>
          <w:marBottom w:val="0"/>
          <w:divBdr>
            <w:top w:val="none" w:sz="0" w:space="0" w:color="auto"/>
            <w:left w:val="none" w:sz="0" w:space="0" w:color="auto"/>
            <w:bottom w:val="none" w:sz="0" w:space="0" w:color="auto"/>
            <w:right w:val="none" w:sz="0" w:space="0" w:color="auto"/>
          </w:divBdr>
          <w:divsChild>
            <w:div w:id="420302170">
              <w:marLeft w:val="0"/>
              <w:marRight w:val="0"/>
              <w:marTop w:val="0"/>
              <w:marBottom w:val="0"/>
              <w:divBdr>
                <w:top w:val="none" w:sz="0" w:space="0" w:color="auto"/>
                <w:left w:val="none" w:sz="0" w:space="0" w:color="auto"/>
                <w:bottom w:val="none" w:sz="0" w:space="0" w:color="auto"/>
                <w:right w:val="none" w:sz="0" w:space="0" w:color="auto"/>
              </w:divBdr>
              <w:divsChild>
                <w:div w:id="574824891">
                  <w:marLeft w:val="0"/>
                  <w:marRight w:val="0"/>
                  <w:marTop w:val="0"/>
                  <w:marBottom w:val="0"/>
                  <w:divBdr>
                    <w:top w:val="none" w:sz="0" w:space="0" w:color="auto"/>
                    <w:left w:val="none" w:sz="0" w:space="0" w:color="auto"/>
                    <w:bottom w:val="none" w:sz="0" w:space="0" w:color="auto"/>
                    <w:right w:val="none" w:sz="0" w:space="0" w:color="auto"/>
                  </w:divBdr>
                  <w:divsChild>
                    <w:div w:id="1793359598">
                      <w:marLeft w:val="0"/>
                      <w:marRight w:val="0"/>
                      <w:marTop w:val="0"/>
                      <w:marBottom w:val="0"/>
                      <w:divBdr>
                        <w:top w:val="none" w:sz="0" w:space="0" w:color="auto"/>
                        <w:left w:val="none" w:sz="0" w:space="0" w:color="auto"/>
                        <w:bottom w:val="none" w:sz="0" w:space="0" w:color="auto"/>
                        <w:right w:val="none" w:sz="0" w:space="0" w:color="auto"/>
                      </w:divBdr>
                      <w:divsChild>
                        <w:div w:id="261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5926">
              <w:marLeft w:val="0"/>
              <w:marRight w:val="0"/>
              <w:marTop w:val="0"/>
              <w:marBottom w:val="0"/>
              <w:divBdr>
                <w:top w:val="none" w:sz="0" w:space="0" w:color="auto"/>
                <w:left w:val="none" w:sz="0" w:space="0" w:color="auto"/>
                <w:bottom w:val="none" w:sz="0" w:space="0" w:color="auto"/>
                <w:right w:val="none" w:sz="0" w:space="0" w:color="auto"/>
              </w:divBdr>
              <w:divsChild>
                <w:div w:id="2059236444">
                  <w:marLeft w:val="0"/>
                  <w:marRight w:val="0"/>
                  <w:marTop w:val="0"/>
                  <w:marBottom w:val="0"/>
                  <w:divBdr>
                    <w:top w:val="none" w:sz="0" w:space="0" w:color="auto"/>
                    <w:left w:val="none" w:sz="0" w:space="0" w:color="auto"/>
                    <w:bottom w:val="none" w:sz="0" w:space="0" w:color="auto"/>
                    <w:right w:val="none" w:sz="0" w:space="0" w:color="auto"/>
                  </w:divBdr>
                </w:div>
              </w:divsChild>
            </w:div>
            <w:div w:id="1602177836">
              <w:marLeft w:val="0"/>
              <w:marRight w:val="0"/>
              <w:marTop w:val="0"/>
              <w:marBottom w:val="0"/>
              <w:divBdr>
                <w:top w:val="none" w:sz="0" w:space="0" w:color="auto"/>
                <w:left w:val="none" w:sz="0" w:space="0" w:color="auto"/>
                <w:bottom w:val="none" w:sz="0" w:space="0" w:color="auto"/>
                <w:right w:val="none" w:sz="0" w:space="0" w:color="auto"/>
              </w:divBdr>
              <w:divsChild>
                <w:div w:id="806313372">
                  <w:marLeft w:val="0"/>
                  <w:marRight w:val="0"/>
                  <w:marTop w:val="0"/>
                  <w:marBottom w:val="0"/>
                  <w:divBdr>
                    <w:top w:val="none" w:sz="0" w:space="0" w:color="auto"/>
                    <w:left w:val="none" w:sz="0" w:space="0" w:color="auto"/>
                    <w:bottom w:val="none" w:sz="0" w:space="0" w:color="auto"/>
                    <w:right w:val="none" w:sz="0" w:space="0" w:color="auto"/>
                  </w:divBdr>
                  <w:divsChild>
                    <w:div w:id="15629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2776">
              <w:marLeft w:val="0"/>
              <w:marRight w:val="0"/>
              <w:marTop w:val="0"/>
              <w:marBottom w:val="0"/>
              <w:divBdr>
                <w:top w:val="none" w:sz="0" w:space="0" w:color="auto"/>
                <w:left w:val="none" w:sz="0" w:space="0" w:color="auto"/>
                <w:bottom w:val="none" w:sz="0" w:space="0" w:color="auto"/>
                <w:right w:val="none" w:sz="0" w:space="0" w:color="auto"/>
              </w:divBdr>
              <w:divsChild>
                <w:div w:id="122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7931">
          <w:marLeft w:val="0"/>
          <w:marRight w:val="0"/>
          <w:marTop w:val="0"/>
          <w:marBottom w:val="0"/>
          <w:divBdr>
            <w:top w:val="none" w:sz="0" w:space="0" w:color="auto"/>
            <w:left w:val="none" w:sz="0" w:space="0" w:color="auto"/>
            <w:bottom w:val="none" w:sz="0" w:space="0" w:color="auto"/>
            <w:right w:val="none" w:sz="0" w:space="0" w:color="auto"/>
          </w:divBdr>
          <w:divsChild>
            <w:div w:id="831678910">
              <w:marLeft w:val="0"/>
              <w:marRight w:val="0"/>
              <w:marTop w:val="0"/>
              <w:marBottom w:val="0"/>
              <w:divBdr>
                <w:top w:val="none" w:sz="0" w:space="0" w:color="auto"/>
                <w:left w:val="none" w:sz="0" w:space="0" w:color="auto"/>
                <w:bottom w:val="none" w:sz="0" w:space="0" w:color="auto"/>
                <w:right w:val="none" w:sz="0" w:space="0" w:color="auto"/>
              </w:divBdr>
              <w:divsChild>
                <w:div w:id="1570654027">
                  <w:marLeft w:val="0"/>
                  <w:marRight w:val="0"/>
                  <w:marTop w:val="0"/>
                  <w:marBottom w:val="0"/>
                  <w:divBdr>
                    <w:top w:val="none" w:sz="0" w:space="0" w:color="auto"/>
                    <w:left w:val="none" w:sz="0" w:space="0" w:color="auto"/>
                    <w:bottom w:val="none" w:sz="0" w:space="0" w:color="auto"/>
                    <w:right w:val="none" w:sz="0" w:space="0" w:color="auto"/>
                  </w:divBdr>
                  <w:divsChild>
                    <w:div w:id="2070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7314">
              <w:marLeft w:val="0"/>
              <w:marRight w:val="0"/>
              <w:marTop w:val="0"/>
              <w:marBottom w:val="0"/>
              <w:divBdr>
                <w:top w:val="none" w:sz="0" w:space="0" w:color="auto"/>
                <w:left w:val="none" w:sz="0" w:space="0" w:color="auto"/>
                <w:bottom w:val="none" w:sz="0" w:space="0" w:color="auto"/>
                <w:right w:val="none" w:sz="0" w:space="0" w:color="auto"/>
              </w:divBdr>
              <w:divsChild>
                <w:div w:id="9458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3043">
          <w:marLeft w:val="0"/>
          <w:marRight w:val="0"/>
          <w:marTop w:val="0"/>
          <w:marBottom w:val="0"/>
          <w:divBdr>
            <w:top w:val="none" w:sz="0" w:space="0" w:color="auto"/>
            <w:left w:val="none" w:sz="0" w:space="0" w:color="auto"/>
            <w:bottom w:val="none" w:sz="0" w:space="0" w:color="auto"/>
            <w:right w:val="none" w:sz="0" w:space="0" w:color="auto"/>
          </w:divBdr>
          <w:divsChild>
            <w:div w:id="954365381">
              <w:marLeft w:val="0"/>
              <w:marRight w:val="0"/>
              <w:marTop w:val="0"/>
              <w:marBottom w:val="0"/>
              <w:divBdr>
                <w:top w:val="none" w:sz="0" w:space="0" w:color="auto"/>
                <w:left w:val="none" w:sz="0" w:space="0" w:color="auto"/>
                <w:bottom w:val="none" w:sz="0" w:space="0" w:color="auto"/>
                <w:right w:val="none" w:sz="0" w:space="0" w:color="auto"/>
              </w:divBdr>
              <w:divsChild>
                <w:div w:id="29647093">
                  <w:marLeft w:val="0"/>
                  <w:marRight w:val="0"/>
                  <w:marTop w:val="0"/>
                  <w:marBottom w:val="0"/>
                  <w:divBdr>
                    <w:top w:val="none" w:sz="0" w:space="0" w:color="auto"/>
                    <w:left w:val="none" w:sz="0" w:space="0" w:color="auto"/>
                    <w:bottom w:val="none" w:sz="0" w:space="0" w:color="auto"/>
                    <w:right w:val="none" w:sz="0" w:space="0" w:color="auto"/>
                  </w:divBdr>
                  <w:divsChild>
                    <w:div w:id="573785049">
                      <w:marLeft w:val="0"/>
                      <w:marRight w:val="0"/>
                      <w:marTop w:val="0"/>
                      <w:marBottom w:val="0"/>
                      <w:divBdr>
                        <w:top w:val="none" w:sz="0" w:space="0" w:color="auto"/>
                        <w:left w:val="none" w:sz="0" w:space="0" w:color="auto"/>
                        <w:bottom w:val="none" w:sz="0" w:space="0" w:color="auto"/>
                        <w:right w:val="none" w:sz="0" w:space="0" w:color="auto"/>
                      </w:divBdr>
                    </w:div>
                  </w:divsChild>
                </w:div>
                <w:div w:id="114716764">
                  <w:marLeft w:val="0"/>
                  <w:marRight w:val="0"/>
                  <w:marTop w:val="0"/>
                  <w:marBottom w:val="0"/>
                  <w:divBdr>
                    <w:top w:val="none" w:sz="0" w:space="0" w:color="auto"/>
                    <w:left w:val="none" w:sz="0" w:space="0" w:color="auto"/>
                    <w:bottom w:val="none" w:sz="0" w:space="0" w:color="auto"/>
                    <w:right w:val="none" w:sz="0" w:space="0" w:color="auto"/>
                  </w:divBdr>
                  <w:divsChild>
                    <w:div w:id="256137376">
                      <w:marLeft w:val="0"/>
                      <w:marRight w:val="0"/>
                      <w:marTop w:val="0"/>
                      <w:marBottom w:val="0"/>
                      <w:divBdr>
                        <w:top w:val="none" w:sz="0" w:space="0" w:color="auto"/>
                        <w:left w:val="none" w:sz="0" w:space="0" w:color="auto"/>
                        <w:bottom w:val="none" w:sz="0" w:space="0" w:color="auto"/>
                        <w:right w:val="none" w:sz="0" w:space="0" w:color="auto"/>
                      </w:divBdr>
                    </w:div>
                  </w:divsChild>
                </w:div>
                <w:div w:id="186870961">
                  <w:marLeft w:val="0"/>
                  <w:marRight w:val="0"/>
                  <w:marTop w:val="0"/>
                  <w:marBottom w:val="0"/>
                  <w:divBdr>
                    <w:top w:val="none" w:sz="0" w:space="0" w:color="auto"/>
                    <w:left w:val="none" w:sz="0" w:space="0" w:color="auto"/>
                    <w:bottom w:val="none" w:sz="0" w:space="0" w:color="auto"/>
                    <w:right w:val="none" w:sz="0" w:space="0" w:color="auto"/>
                  </w:divBdr>
                  <w:divsChild>
                    <w:div w:id="345714772">
                      <w:marLeft w:val="0"/>
                      <w:marRight w:val="0"/>
                      <w:marTop w:val="0"/>
                      <w:marBottom w:val="0"/>
                      <w:divBdr>
                        <w:top w:val="none" w:sz="0" w:space="0" w:color="auto"/>
                        <w:left w:val="none" w:sz="0" w:space="0" w:color="auto"/>
                        <w:bottom w:val="none" w:sz="0" w:space="0" w:color="auto"/>
                        <w:right w:val="none" w:sz="0" w:space="0" w:color="auto"/>
                      </w:divBdr>
                    </w:div>
                  </w:divsChild>
                </w:div>
                <w:div w:id="297297787">
                  <w:marLeft w:val="0"/>
                  <w:marRight w:val="0"/>
                  <w:marTop w:val="0"/>
                  <w:marBottom w:val="0"/>
                  <w:divBdr>
                    <w:top w:val="none" w:sz="0" w:space="0" w:color="auto"/>
                    <w:left w:val="none" w:sz="0" w:space="0" w:color="auto"/>
                    <w:bottom w:val="none" w:sz="0" w:space="0" w:color="auto"/>
                    <w:right w:val="none" w:sz="0" w:space="0" w:color="auto"/>
                  </w:divBdr>
                  <w:divsChild>
                    <w:div w:id="141585182">
                      <w:marLeft w:val="0"/>
                      <w:marRight w:val="0"/>
                      <w:marTop w:val="0"/>
                      <w:marBottom w:val="0"/>
                      <w:divBdr>
                        <w:top w:val="none" w:sz="0" w:space="0" w:color="auto"/>
                        <w:left w:val="none" w:sz="0" w:space="0" w:color="auto"/>
                        <w:bottom w:val="none" w:sz="0" w:space="0" w:color="auto"/>
                        <w:right w:val="none" w:sz="0" w:space="0" w:color="auto"/>
                      </w:divBdr>
                    </w:div>
                  </w:divsChild>
                </w:div>
                <w:div w:id="302934037">
                  <w:marLeft w:val="0"/>
                  <w:marRight w:val="0"/>
                  <w:marTop w:val="0"/>
                  <w:marBottom w:val="0"/>
                  <w:divBdr>
                    <w:top w:val="none" w:sz="0" w:space="0" w:color="auto"/>
                    <w:left w:val="none" w:sz="0" w:space="0" w:color="auto"/>
                    <w:bottom w:val="none" w:sz="0" w:space="0" w:color="auto"/>
                    <w:right w:val="none" w:sz="0" w:space="0" w:color="auto"/>
                  </w:divBdr>
                  <w:divsChild>
                    <w:div w:id="1520318462">
                      <w:marLeft w:val="0"/>
                      <w:marRight w:val="0"/>
                      <w:marTop w:val="0"/>
                      <w:marBottom w:val="0"/>
                      <w:divBdr>
                        <w:top w:val="none" w:sz="0" w:space="0" w:color="auto"/>
                        <w:left w:val="none" w:sz="0" w:space="0" w:color="auto"/>
                        <w:bottom w:val="none" w:sz="0" w:space="0" w:color="auto"/>
                        <w:right w:val="none" w:sz="0" w:space="0" w:color="auto"/>
                      </w:divBdr>
                    </w:div>
                  </w:divsChild>
                </w:div>
                <w:div w:id="347215292">
                  <w:marLeft w:val="0"/>
                  <w:marRight w:val="0"/>
                  <w:marTop w:val="0"/>
                  <w:marBottom w:val="0"/>
                  <w:divBdr>
                    <w:top w:val="none" w:sz="0" w:space="0" w:color="auto"/>
                    <w:left w:val="none" w:sz="0" w:space="0" w:color="auto"/>
                    <w:bottom w:val="none" w:sz="0" w:space="0" w:color="auto"/>
                    <w:right w:val="none" w:sz="0" w:space="0" w:color="auto"/>
                  </w:divBdr>
                  <w:divsChild>
                    <w:div w:id="879362882">
                      <w:marLeft w:val="0"/>
                      <w:marRight w:val="0"/>
                      <w:marTop w:val="0"/>
                      <w:marBottom w:val="0"/>
                      <w:divBdr>
                        <w:top w:val="none" w:sz="0" w:space="0" w:color="auto"/>
                        <w:left w:val="none" w:sz="0" w:space="0" w:color="auto"/>
                        <w:bottom w:val="none" w:sz="0" w:space="0" w:color="auto"/>
                        <w:right w:val="none" w:sz="0" w:space="0" w:color="auto"/>
                      </w:divBdr>
                    </w:div>
                  </w:divsChild>
                </w:div>
                <w:div w:id="357896782">
                  <w:marLeft w:val="0"/>
                  <w:marRight w:val="0"/>
                  <w:marTop w:val="0"/>
                  <w:marBottom w:val="0"/>
                  <w:divBdr>
                    <w:top w:val="none" w:sz="0" w:space="0" w:color="auto"/>
                    <w:left w:val="none" w:sz="0" w:space="0" w:color="auto"/>
                    <w:bottom w:val="none" w:sz="0" w:space="0" w:color="auto"/>
                    <w:right w:val="none" w:sz="0" w:space="0" w:color="auto"/>
                  </w:divBdr>
                  <w:divsChild>
                    <w:div w:id="1218202096">
                      <w:marLeft w:val="0"/>
                      <w:marRight w:val="0"/>
                      <w:marTop w:val="0"/>
                      <w:marBottom w:val="0"/>
                      <w:divBdr>
                        <w:top w:val="none" w:sz="0" w:space="0" w:color="auto"/>
                        <w:left w:val="none" w:sz="0" w:space="0" w:color="auto"/>
                        <w:bottom w:val="none" w:sz="0" w:space="0" w:color="auto"/>
                        <w:right w:val="none" w:sz="0" w:space="0" w:color="auto"/>
                      </w:divBdr>
                    </w:div>
                  </w:divsChild>
                </w:div>
                <w:div w:id="359939694">
                  <w:marLeft w:val="0"/>
                  <w:marRight w:val="0"/>
                  <w:marTop w:val="0"/>
                  <w:marBottom w:val="0"/>
                  <w:divBdr>
                    <w:top w:val="none" w:sz="0" w:space="0" w:color="auto"/>
                    <w:left w:val="none" w:sz="0" w:space="0" w:color="auto"/>
                    <w:bottom w:val="none" w:sz="0" w:space="0" w:color="auto"/>
                    <w:right w:val="none" w:sz="0" w:space="0" w:color="auto"/>
                  </w:divBdr>
                  <w:divsChild>
                    <w:div w:id="757561446">
                      <w:marLeft w:val="0"/>
                      <w:marRight w:val="0"/>
                      <w:marTop w:val="0"/>
                      <w:marBottom w:val="0"/>
                      <w:divBdr>
                        <w:top w:val="none" w:sz="0" w:space="0" w:color="auto"/>
                        <w:left w:val="none" w:sz="0" w:space="0" w:color="auto"/>
                        <w:bottom w:val="none" w:sz="0" w:space="0" w:color="auto"/>
                        <w:right w:val="none" w:sz="0" w:space="0" w:color="auto"/>
                      </w:divBdr>
                    </w:div>
                  </w:divsChild>
                </w:div>
                <w:div w:id="411395161">
                  <w:marLeft w:val="0"/>
                  <w:marRight w:val="0"/>
                  <w:marTop w:val="0"/>
                  <w:marBottom w:val="0"/>
                  <w:divBdr>
                    <w:top w:val="none" w:sz="0" w:space="0" w:color="auto"/>
                    <w:left w:val="none" w:sz="0" w:space="0" w:color="auto"/>
                    <w:bottom w:val="none" w:sz="0" w:space="0" w:color="auto"/>
                    <w:right w:val="none" w:sz="0" w:space="0" w:color="auto"/>
                  </w:divBdr>
                  <w:divsChild>
                    <w:div w:id="552542558">
                      <w:marLeft w:val="0"/>
                      <w:marRight w:val="0"/>
                      <w:marTop w:val="0"/>
                      <w:marBottom w:val="0"/>
                      <w:divBdr>
                        <w:top w:val="none" w:sz="0" w:space="0" w:color="auto"/>
                        <w:left w:val="none" w:sz="0" w:space="0" w:color="auto"/>
                        <w:bottom w:val="none" w:sz="0" w:space="0" w:color="auto"/>
                        <w:right w:val="none" w:sz="0" w:space="0" w:color="auto"/>
                      </w:divBdr>
                    </w:div>
                  </w:divsChild>
                </w:div>
                <w:div w:id="478814899">
                  <w:marLeft w:val="0"/>
                  <w:marRight w:val="0"/>
                  <w:marTop w:val="0"/>
                  <w:marBottom w:val="0"/>
                  <w:divBdr>
                    <w:top w:val="none" w:sz="0" w:space="0" w:color="auto"/>
                    <w:left w:val="none" w:sz="0" w:space="0" w:color="auto"/>
                    <w:bottom w:val="none" w:sz="0" w:space="0" w:color="auto"/>
                    <w:right w:val="none" w:sz="0" w:space="0" w:color="auto"/>
                  </w:divBdr>
                  <w:divsChild>
                    <w:div w:id="2012368238">
                      <w:marLeft w:val="0"/>
                      <w:marRight w:val="0"/>
                      <w:marTop w:val="0"/>
                      <w:marBottom w:val="0"/>
                      <w:divBdr>
                        <w:top w:val="none" w:sz="0" w:space="0" w:color="auto"/>
                        <w:left w:val="none" w:sz="0" w:space="0" w:color="auto"/>
                        <w:bottom w:val="none" w:sz="0" w:space="0" w:color="auto"/>
                        <w:right w:val="none" w:sz="0" w:space="0" w:color="auto"/>
                      </w:divBdr>
                    </w:div>
                  </w:divsChild>
                </w:div>
                <w:div w:id="496503601">
                  <w:marLeft w:val="0"/>
                  <w:marRight w:val="0"/>
                  <w:marTop w:val="0"/>
                  <w:marBottom w:val="0"/>
                  <w:divBdr>
                    <w:top w:val="none" w:sz="0" w:space="0" w:color="auto"/>
                    <w:left w:val="none" w:sz="0" w:space="0" w:color="auto"/>
                    <w:bottom w:val="none" w:sz="0" w:space="0" w:color="auto"/>
                    <w:right w:val="none" w:sz="0" w:space="0" w:color="auto"/>
                  </w:divBdr>
                  <w:divsChild>
                    <w:div w:id="275986770">
                      <w:marLeft w:val="0"/>
                      <w:marRight w:val="0"/>
                      <w:marTop w:val="0"/>
                      <w:marBottom w:val="0"/>
                      <w:divBdr>
                        <w:top w:val="none" w:sz="0" w:space="0" w:color="auto"/>
                        <w:left w:val="none" w:sz="0" w:space="0" w:color="auto"/>
                        <w:bottom w:val="none" w:sz="0" w:space="0" w:color="auto"/>
                        <w:right w:val="none" w:sz="0" w:space="0" w:color="auto"/>
                      </w:divBdr>
                    </w:div>
                  </w:divsChild>
                </w:div>
                <w:div w:id="521558422">
                  <w:marLeft w:val="0"/>
                  <w:marRight w:val="0"/>
                  <w:marTop w:val="0"/>
                  <w:marBottom w:val="0"/>
                  <w:divBdr>
                    <w:top w:val="none" w:sz="0" w:space="0" w:color="auto"/>
                    <w:left w:val="none" w:sz="0" w:space="0" w:color="auto"/>
                    <w:bottom w:val="none" w:sz="0" w:space="0" w:color="auto"/>
                    <w:right w:val="none" w:sz="0" w:space="0" w:color="auto"/>
                  </w:divBdr>
                  <w:divsChild>
                    <w:div w:id="1370450959">
                      <w:marLeft w:val="0"/>
                      <w:marRight w:val="0"/>
                      <w:marTop w:val="0"/>
                      <w:marBottom w:val="0"/>
                      <w:divBdr>
                        <w:top w:val="none" w:sz="0" w:space="0" w:color="auto"/>
                        <w:left w:val="none" w:sz="0" w:space="0" w:color="auto"/>
                        <w:bottom w:val="none" w:sz="0" w:space="0" w:color="auto"/>
                        <w:right w:val="none" w:sz="0" w:space="0" w:color="auto"/>
                      </w:divBdr>
                    </w:div>
                  </w:divsChild>
                </w:div>
                <w:div w:id="558788651">
                  <w:marLeft w:val="0"/>
                  <w:marRight w:val="0"/>
                  <w:marTop w:val="0"/>
                  <w:marBottom w:val="0"/>
                  <w:divBdr>
                    <w:top w:val="none" w:sz="0" w:space="0" w:color="auto"/>
                    <w:left w:val="none" w:sz="0" w:space="0" w:color="auto"/>
                    <w:bottom w:val="none" w:sz="0" w:space="0" w:color="auto"/>
                    <w:right w:val="none" w:sz="0" w:space="0" w:color="auto"/>
                  </w:divBdr>
                  <w:divsChild>
                    <w:div w:id="481386857">
                      <w:marLeft w:val="0"/>
                      <w:marRight w:val="0"/>
                      <w:marTop w:val="0"/>
                      <w:marBottom w:val="0"/>
                      <w:divBdr>
                        <w:top w:val="none" w:sz="0" w:space="0" w:color="auto"/>
                        <w:left w:val="none" w:sz="0" w:space="0" w:color="auto"/>
                        <w:bottom w:val="none" w:sz="0" w:space="0" w:color="auto"/>
                        <w:right w:val="none" w:sz="0" w:space="0" w:color="auto"/>
                      </w:divBdr>
                    </w:div>
                  </w:divsChild>
                </w:div>
                <w:div w:id="571698941">
                  <w:marLeft w:val="0"/>
                  <w:marRight w:val="0"/>
                  <w:marTop w:val="0"/>
                  <w:marBottom w:val="0"/>
                  <w:divBdr>
                    <w:top w:val="none" w:sz="0" w:space="0" w:color="auto"/>
                    <w:left w:val="none" w:sz="0" w:space="0" w:color="auto"/>
                    <w:bottom w:val="none" w:sz="0" w:space="0" w:color="auto"/>
                    <w:right w:val="none" w:sz="0" w:space="0" w:color="auto"/>
                  </w:divBdr>
                  <w:divsChild>
                    <w:div w:id="1762216159">
                      <w:marLeft w:val="0"/>
                      <w:marRight w:val="0"/>
                      <w:marTop w:val="0"/>
                      <w:marBottom w:val="0"/>
                      <w:divBdr>
                        <w:top w:val="none" w:sz="0" w:space="0" w:color="auto"/>
                        <w:left w:val="none" w:sz="0" w:space="0" w:color="auto"/>
                        <w:bottom w:val="none" w:sz="0" w:space="0" w:color="auto"/>
                        <w:right w:val="none" w:sz="0" w:space="0" w:color="auto"/>
                      </w:divBdr>
                    </w:div>
                  </w:divsChild>
                </w:div>
                <w:div w:id="729379259">
                  <w:marLeft w:val="0"/>
                  <w:marRight w:val="0"/>
                  <w:marTop w:val="0"/>
                  <w:marBottom w:val="0"/>
                  <w:divBdr>
                    <w:top w:val="none" w:sz="0" w:space="0" w:color="auto"/>
                    <w:left w:val="none" w:sz="0" w:space="0" w:color="auto"/>
                    <w:bottom w:val="none" w:sz="0" w:space="0" w:color="auto"/>
                    <w:right w:val="none" w:sz="0" w:space="0" w:color="auto"/>
                  </w:divBdr>
                  <w:divsChild>
                    <w:div w:id="1772165316">
                      <w:marLeft w:val="0"/>
                      <w:marRight w:val="0"/>
                      <w:marTop w:val="0"/>
                      <w:marBottom w:val="0"/>
                      <w:divBdr>
                        <w:top w:val="none" w:sz="0" w:space="0" w:color="auto"/>
                        <w:left w:val="none" w:sz="0" w:space="0" w:color="auto"/>
                        <w:bottom w:val="none" w:sz="0" w:space="0" w:color="auto"/>
                        <w:right w:val="none" w:sz="0" w:space="0" w:color="auto"/>
                      </w:divBdr>
                    </w:div>
                  </w:divsChild>
                </w:div>
                <w:div w:id="733967301">
                  <w:marLeft w:val="0"/>
                  <w:marRight w:val="0"/>
                  <w:marTop w:val="0"/>
                  <w:marBottom w:val="0"/>
                  <w:divBdr>
                    <w:top w:val="none" w:sz="0" w:space="0" w:color="auto"/>
                    <w:left w:val="none" w:sz="0" w:space="0" w:color="auto"/>
                    <w:bottom w:val="none" w:sz="0" w:space="0" w:color="auto"/>
                    <w:right w:val="none" w:sz="0" w:space="0" w:color="auto"/>
                  </w:divBdr>
                  <w:divsChild>
                    <w:div w:id="1849639645">
                      <w:marLeft w:val="0"/>
                      <w:marRight w:val="0"/>
                      <w:marTop w:val="0"/>
                      <w:marBottom w:val="0"/>
                      <w:divBdr>
                        <w:top w:val="none" w:sz="0" w:space="0" w:color="auto"/>
                        <w:left w:val="none" w:sz="0" w:space="0" w:color="auto"/>
                        <w:bottom w:val="none" w:sz="0" w:space="0" w:color="auto"/>
                        <w:right w:val="none" w:sz="0" w:space="0" w:color="auto"/>
                      </w:divBdr>
                    </w:div>
                  </w:divsChild>
                </w:div>
                <w:div w:id="758601797">
                  <w:marLeft w:val="0"/>
                  <w:marRight w:val="0"/>
                  <w:marTop w:val="0"/>
                  <w:marBottom w:val="0"/>
                  <w:divBdr>
                    <w:top w:val="none" w:sz="0" w:space="0" w:color="auto"/>
                    <w:left w:val="none" w:sz="0" w:space="0" w:color="auto"/>
                    <w:bottom w:val="none" w:sz="0" w:space="0" w:color="auto"/>
                    <w:right w:val="none" w:sz="0" w:space="0" w:color="auto"/>
                  </w:divBdr>
                  <w:divsChild>
                    <w:div w:id="2031493110">
                      <w:marLeft w:val="0"/>
                      <w:marRight w:val="0"/>
                      <w:marTop w:val="0"/>
                      <w:marBottom w:val="0"/>
                      <w:divBdr>
                        <w:top w:val="none" w:sz="0" w:space="0" w:color="auto"/>
                        <w:left w:val="none" w:sz="0" w:space="0" w:color="auto"/>
                        <w:bottom w:val="none" w:sz="0" w:space="0" w:color="auto"/>
                        <w:right w:val="none" w:sz="0" w:space="0" w:color="auto"/>
                      </w:divBdr>
                    </w:div>
                  </w:divsChild>
                </w:div>
                <w:div w:id="829519370">
                  <w:marLeft w:val="0"/>
                  <w:marRight w:val="0"/>
                  <w:marTop w:val="0"/>
                  <w:marBottom w:val="0"/>
                  <w:divBdr>
                    <w:top w:val="none" w:sz="0" w:space="0" w:color="auto"/>
                    <w:left w:val="none" w:sz="0" w:space="0" w:color="auto"/>
                    <w:bottom w:val="none" w:sz="0" w:space="0" w:color="auto"/>
                    <w:right w:val="none" w:sz="0" w:space="0" w:color="auto"/>
                  </w:divBdr>
                  <w:divsChild>
                    <w:div w:id="1357191364">
                      <w:marLeft w:val="0"/>
                      <w:marRight w:val="0"/>
                      <w:marTop w:val="0"/>
                      <w:marBottom w:val="0"/>
                      <w:divBdr>
                        <w:top w:val="none" w:sz="0" w:space="0" w:color="auto"/>
                        <w:left w:val="none" w:sz="0" w:space="0" w:color="auto"/>
                        <w:bottom w:val="none" w:sz="0" w:space="0" w:color="auto"/>
                        <w:right w:val="none" w:sz="0" w:space="0" w:color="auto"/>
                      </w:divBdr>
                    </w:div>
                  </w:divsChild>
                </w:div>
                <w:div w:id="871454896">
                  <w:marLeft w:val="0"/>
                  <w:marRight w:val="0"/>
                  <w:marTop w:val="0"/>
                  <w:marBottom w:val="0"/>
                  <w:divBdr>
                    <w:top w:val="none" w:sz="0" w:space="0" w:color="auto"/>
                    <w:left w:val="none" w:sz="0" w:space="0" w:color="auto"/>
                    <w:bottom w:val="none" w:sz="0" w:space="0" w:color="auto"/>
                    <w:right w:val="none" w:sz="0" w:space="0" w:color="auto"/>
                  </w:divBdr>
                  <w:divsChild>
                    <w:div w:id="2115130872">
                      <w:marLeft w:val="0"/>
                      <w:marRight w:val="0"/>
                      <w:marTop w:val="0"/>
                      <w:marBottom w:val="0"/>
                      <w:divBdr>
                        <w:top w:val="none" w:sz="0" w:space="0" w:color="auto"/>
                        <w:left w:val="none" w:sz="0" w:space="0" w:color="auto"/>
                        <w:bottom w:val="none" w:sz="0" w:space="0" w:color="auto"/>
                        <w:right w:val="none" w:sz="0" w:space="0" w:color="auto"/>
                      </w:divBdr>
                    </w:div>
                  </w:divsChild>
                </w:div>
                <w:div w:id="923223776">
                  <w:marLeft w:val="0"/>
                  <w:marRight w:val="0"/>
                  <w:marTop w:val="0"/>
                  <w:marBottom w:val="0"/>
                  <w:divBdr>
                    <w:top w:val="none" w:sz="0" w:space="0" w:color="auto"/>
                    <w:left w:val="none" w:sz="0" w:space="0" w:color="auto"/>
                    <w:bottom w:val="none" w:sz="0" w:space="0" w:color="auto"/>
                    <w:right w:val="none" w:sz="0" w:space="0" w:color="auto"/>
                  </w:divBdr>
                  <w:divsChild>
                    <w:div w:id="1916207889">
                      <w:marLeft w:val="0"/>
                      <w:marRight w:val="0"/>
                      <w:marTop w:val="0"/>
                      <w:marBottom w:val="0"/>
                      <w:divBdr>
                        <w:top w:val="none" w:sz="0" w:space="0" w:color="auto"/>
                        <w:left w:val="none" w:sz="0" w:space="0" w:color="auto"/>
                        <w:bottom w:val="none" w:sz="0" w:space="0" w:color="auto"/>
                        <w:right w:val="none" w:sz="0" w:space="0" w:color="auto"/>
                      </w:divBdr>
                    </w:div>
                  </w:divsChild>
                </w:div>
                <w:div w:id="923758802">
                  <w:marLeft w:val="0"/>
                  <w:marRight w:val="0"/>
                  <w:marTop w:val="0"/>
                  <w:marBottom w:val="0"/>
                  <w:divBdr>
                    <w:top w:val="none" w:sz="0" w:space="0" w:color="auto"/>
                    <w:left w:val="none" w:sz="0" w:space="0" w:color="auto"/>
                    <w:bottom w:val="none" w:sz="0" w:space="0" w:color="auto"/>
                    <w:right w:val="none" w:sz="0" w:space="0" w:color="auto"/>
                  </w:divBdr>
                  <w:divsChild>
                    <w:div w:id="1666785510">
                      <w:marLeft w:val="0"/>
                      <w:marRight w:val="0"/>
                      <w:marTop w:val="0"/>
                      <w:marBottom w:val="0"/>
                      <w:divBdr>
                        <w:top w:val="none" w:sz="0" w:space="0" w:color="auto"/>
                        <w:left w:val="none" w:sz="0" w:space="0" w:color="auto"/>
                        <w:bottom w:val="none" w:sz="0" w:space="0" w:color="auto"/>
                        <w:right w:val="none" w:sz="0" w:space="0" w:color="auto"/>
                      </w:divBdr>
                    </w:div>
                  </w:divsChild>
                </w:div>
                <w:div w:id="1097403380">
                  <w:marLeft w:val="0"/>
                  <w:marRight w:val="0"/>
                  <w:marTop w:val="0"/>
                  <w:marBottom w:val="0"/>
                  <w:divBdr>
                    <w:top w:val="none" w:sz="0" w:space="0" w:color="auto"/>
                    <w:left w:val="none" w:sz="0" w:space="0" w:color="auto"/>
                    <w:bottom w:val="none" w:sz="0" w:space="0" w:color="auto"/>
                    <w:right w:val="none" w:sz="0" w:space="0" w:color="auto"/>
                  </w:divBdr>
                  <w:divsChild>
                    <w:div w:id="1815944142">
                      <w:marLeft w:val="0"/>
                      <w:marRight w:val="0"/>
                      <w:marTop w:val="0"/>
                      <w:marBottom w:val="0"/>
                      <w:divBdr>
                        <w:top w:val="none" w:sz="0" w:space="0" w:color="auto"/>
                        <w:left w:val="none" w:sz="0" w:space="0" w:color="auto"/>
                        <w:bottom w:val="none" w:sz="0" w:space="0" w:color="auto"/>
                        <w:right w:val="none" w:sz="0" w:space="0" w:color="auto"/>
                      </w:divBdr>
                    </w:div>
                  </w:divsChild>
                </w:div>
                <w:div w:id="1098646695">
                  <w:marLeft w:val="0"/>
                  <w:marRight w:val="0"/>
                  <w:marTop w:val="0"/>
                  <w:marBottom w:val="0"/>
                  <w:divBdr>
                    <w:top w:val="none" w:sz="0" w:space="0" w:color="auto"/>
                    <w:left w:val="none" w:sz="0" w:space="0" w:color="auto"/>
                    <w:bottom w:val="none" w:sz="0" w:space="0" w:color="auto"/>
                    <w:right w:val="none" w:sz="0" w:space="0" w:color="auto"/>
                  </w:divBdr>
                  <w:divsChild>
                    <w:div w:id="539898331">
                      <w:marLeft w:val="0"/>
                      <w:marRight w:val="0"/>
                      <w:marTop w:val="0"/>
                      <w:marBottom w:val="0"/>
                      <w:divBdr>
                        <w:top w:val="none" w:sz="0" w:space="0" w:color="auto"/>
                        <w:left w:val="none" w:sz="0" w:space="0" w:color="auto"/>
                        <w:bottom w:val="none" w:sz="0" w:space="0" w:color="auto"/>
                        <w:right w:val="none" w:sz="0" w:space="0" w:color="auto"/>
                      </w:divBdr>
                    </w:div>
                  </w:divsChild>
                </w:div>
                <w:div w:id="1107312163">
                  <w:marLeft w:val="0"/>
                  <w:marRight w:val="0"/>
                  <w:marTop w:val="0"/>
                  <w:marBottom w:val="0"/>
                  <w:divBdr>
                    <w:top w:val="none" w:sz="0" w:space="0" w:color="auto"/>
                    <w:left w:val="none" w:sz="0" w:space="0" w:color="auto"/>
                    <w:bottom w:val="none" w:sz="0" w:space="0" w:color="auto"/>
                    <w:right w:val="none" w:sz="0" w:space="0" w:color="auto"/>
                  </w:divBdr>
                  <w:divsChild>
                    <w:div w:id="1230506353">
                      <w:marLeft w:val="0"/>
                      <w:marRight w:val="0"/>
                      <w:marTop w:val="0"/>
                      <w:marBottom w:val="0"/>
                      <w:divBdr>
                        <w:top w:val="none" w:sz="0" w:space="0" w:color="auto"/>
                        <w:left w:val="none" w:sz="0" w:space="0" w:color="auto"/>
                        <w:bottom w:val="none" w:sz="0" w:space="0" w:color="auto"/>
                        <w:right w:val="none" w:sz="0" w:space="0" w:color="auto"/>
                      </w:divBdr>
                    </w:div>
                  </w:divsChild>
                </w:div>
                <w:div w:id="1123424818">
                  <w:marLeft w:val="0"/>
                  <w:marRight w:val="0"/>
                  <w:marTop w:val="0"/>
                  <w:marBottom w:val="0"/>
                  <w:divBdr>
                    <w:top w:val="none" w:sz="0" w:space="0" w:color="auto"/>
                    <w:left w:val="none" w:sz="0" w:space="0" w:color="auto"/>
                    <w:bottom w:val="none" w:sz="0" w:space="0" w:color="auto"/>
                    <w:right w:val="none" w:sz="0" w:space="0" w:color="auto"/>
                  </w:divBdr>
                  <w:divsChild>
                    <w:div w:id="994189903">
                      <w:marLeft w:val="0"/>
                      <w:marRight w:val="0"/>
                      <w:marTop w:val="0"/>
                      <w:marBottom w:val="0"/>
                      <w:divBdr>
                        <w:top w:val="none" w:sz="0" w:space="0" w:color="auto"/>
                        <w:left w:val="none" w:sz="0" w:space="0" w:color="auto"/>
                        <w:bottom w:val="none" w:sz="0" w:space="0" w:color="auto"/>
                        <w:right w:val="none" w:sz="0" w:space="0" w:color="auto"/>
                      </w:divBdr>
                    </w:div>
                  </w:divsChild>
                </w:div>
                <w:div w:id="1177386712">
                  <w:marLeft w:val="0"/>
                  <w:marRight w:val="0"/>
                  <w:marTop w:val="0"/>
                  <w:marBottom w:val="0"/>
                  <w:divBdr>
                    <w:top w:val="none" w:sz="0" w:space="0" w:color="auto"/>
                    <w:left w:val="none" w:sz="0" w:space="0" w:color="auto"/>
                    <w:bottom w:val="none" w:sz="0" w:space="0" w:color="auto"/>
                    <w:right w:val="none" w:sz="0" w:space="0" w:color="auto"/>
                  </w:divBdr>
                  <w:divsChild>
                    <w:div w:id="741754860">
                      <w:marLeft w:val="0"/>
                      <w:marRight w:val="0"/>
                      <w:marTop w:val="0"/>
                      <w:marBottom w:val="0"/>
                      <w:divBdr>
                        <w:top w:val="none" w:sz="0" w:space="0" w:color="auto"/>
                        <w:left w:val="none" w:sz="0" w:space="0" w:color="auto"/>
                        <w:bottom w:val="none" w:sz="0" w:space="0" w:color="auto"/>
                        <w:right w:val="none" w:sz="0" w:space="0" w:color="auto"/>
                      </w:divBdr>
                    </w:div>
                  </w:divsChild>
                </w:div>
                <w:div w:id="1194726863">
                  <w:marLeft w:val="0"/>
                  <w:marRight w:val="0"/>
                  <w:marTop w:val="0"/>
                  <w:marBottom w:val="0"/>
                  <w:divBdr>
                    <w:top w:val="none" w:sz="0" w:space="0" w:color="auto"/>
                    <w:left w:val="none" w:sz="0" w:space="0" w:color="auto"/>
                    <w:bottom w:val="none" w:sz="0" w:space="0" w:color="auto"/>
                    <w:right w:val="none" w:sz="0" w:space="0" w:color="auto"/>
                  </w:divBdr>
                  <w:divsChild>
                    <w:div w:id="1220628481">
                      <w:marLeft w:val="0"/>
                      <w:marRight w:val="0"/>
                      <w:marTop w:val="0"/>
                      <w:marBottom w:val="0"/>
                      <w:divBdr>
                        <w:top w:val="none" w:sz="0" w:space="0" w:color="auto"/>
                        <w:left w:val="none" w:sz="0" w:space="0" w:color="auto"/>
                        <w:bottom w:val="none" w:sz="0" w:space="0" w:color="auto"/>
                        <w:right w:val="none" w:sz="0" w:space="0" w:color="auto"/>
                      </w:divBdr>
                    </w:div>
                  </w:divsChild>
                </w:div>
                <w:div w:id="1277828497">
                  <w:marLeft w:val="0"/>
                  <w:marRight w:val="0"/>
                  <w:marTop w:val="0"/>
                  <w:marBottom w:val="0"/>
                  <w:divBdr>
                    <w:top w:val="none" w:sz="0" w:space="0" w:color="auto"/>
                    <w:left w:val="none" w:sz="0" w:space="0" w:color="auto"/>
                    <w:bottom w:val="none" w:sz="0" w:space="0" w:color="auto"/>
                    <w:right w:val="none" w:sz="0" w:space="0" w:color="auto"/>
                  </w:divBdr>
                  <w:divsChild>
                    <w:div w:id="347827626">
                      <w:marLeft w:val="0"/>
                      <w:marRight w:val="0"/>
                      <w:marTop w:val="0"/>
                      <w:marBottom w:val="0"/>
                      <w:divBdr>
                        <w:top w:val="none" w:sz="0" w:space="0" w:color="auto"/>
                        <w:left w:val="none" w:sz="0" w:space="0" w:color="auto"/>
                        <w:bottom w:val="none" w:sz="0" w:space="0" w:color="auto"/>
                        <w:right w:val="none" w:sz="0" w:space="0" w:color="auto"/>
                      </w:divBdr>
                    </w:div>
                  </w:divsChild>
                </w:div>
                <w:div w:id="1279918570">
                  <w:marLeft w:val="0"/>
                  <w:marRight w:val="0"/>
                  <w:marTop w:val="0"/>
                  <w:marBottom w:val="0"/>
                  <w:divBdr>
                    <w:top w:val="none" w:sz="0" w:space="0" w:color="auto"/>
                    <w:left w:val="none" w:sz="0" w:space="0" w:color="auto"/>
                    <w:bottom w:val="none" w:sz="0" w:space="0" w:color="auto"/>
                    <w:right w:val="none" w:sz="0" w:space="0" w:color="auto"/>
                  </w:divBdr>
                  <w:divsChild>
                    <w:div w:id="2102097980">
                      <w:marLeft w:val="0"/>
                      <w:marRight w:val="0"/>
                      <w:marTop w:val="0"/>
                      <w:marBottom w:val="0"/>
                      <w:divBdr>
                        <w:top w:val="none" w:sz="0" w:space="0" w:color="auto"/>
                        <w:left w:val="none" w:sz="0" w:space="0" w:color="auto"/>
                        <w:bottom w:val="none" w:sz="0" w:space="0" w:color="auto"/>
                        <w:right w:val="none" w:sz="0" w:space="0" w:color="auto"/>
                      </w:divBdr>
                    </w:div>
                  </w:divsChild>
                </w:div>
                <w:div w:id="1328480346">
                  <w:marLeft w:val="0"/>
                  <w:marRight w:val="0"/>
                  <w:marTop w:val="0"/>
                  <w:marBottom w:val="0"/>
                  <w:divBdr>
                    <w:top w:val="none" w:sz="0" w:space="0" w:color="auto"/>
                    <w:left w:val="none" w:sz="0" w:space="0" w:color="auto"/>
                    <w:bottom w:val="none" w:sz="0" w:space="0" w:color="auto"/>
                    <w:right w:val="none" w:sz="0" w:space="0" w:color="auto"/>
                  </w:divBdr>
                  <w:divsChild>
                    <w:div w:id="1164316952">
                      <w:marLeft w:val="0"/>
                      <w:marRight w:val="0"/>
                      <w:marTop w:val="0"/>
                      <w:marBottom w:val="0"/>
                      <w:divBdr>
                        <w:top w:val="none" w:sz="0" w:space="0" w:color="auto"/>
                        <w:left w:val="none" w:sz="0" w:space="0" w:color="auto"/>
                        <w:bottom w:val="none" w:sz="0" w:space="0" w:color="auto"/>
                        <w:right w:val="none" w:sz="0" w:space="0" w:color="auto"/>
                      </w:divBdr>
                    </w:div>
                  </w:divsChild>
                </w:div>
                <w:div w:id="1345747573">
                  <w:marLeft w:val="0"/>
                  <w:marRight w:val="0"/>
                  <w:marTop w:val="0"/>
                  <w:marBottom w:val="0"/>
                  <w:divBdr>
                    <w:top w:val="none" w:sz="0" w:space="0" w:color="auto"/>
                    <w:left w:val="none" w:sz="0" w:space="0" w:color="auto"/>
                    <w:bottom w:val="none" w:sz="0" w:space="0" w:color="auto"/>
                    <w:right w:val="none" w:sz="0" w:space="0" w:color="auto"/>
                  </w:divBdr>
                  <w:divsChild>
                    <w:div w:id="1606771311">
                      <w:marLeft w:val="0"/>
                      <w:marRight w:val="0"/>
                      <w:marTop w:val="0"/>
                      <w:marBottom w:val="0"/>
                      <w:divBdr>
                        <w:top w:val="none" w:sz="0" w:space="0" w:color="auto"/>
                        <w:left w:val="none" w:sz="0" w:space="0" w:color="auto"/>
                        <w:bottom w:val="none" w:sz="0" w:space="0" w:color="auto"/>
                        <w:right w:val="none" w:sz="0" w:space="0" w:color="auto"/>
                      </w:divBdr>
                    </w:div>
                  </w:divsChild>
                </w:div>
                <w:div w:id="1356154606">
                  <w:marLeft w:val="0"/>
                  <w:marRight w:val="0"/>
                  <w:marTop w:val="0"/>
                  <w:marBottom w:val="0"/>
                  <w:divBdr>
                    <w:top w:val="none" w:sz="0" w:space="0" w:color="auto"/>
                    <w:left w:val="none" w:sz="0" w:space="0" w:color="auto"/>
                    <w:bottom w:val="none" w:sz="0" w:space="0" w:color="auto"/>
                    <w:right w:val="none" w:sz="0" w:space="0" w:color="auto"/>
                  </w:divBdr>
                  <w:divsChild>
                    <w:div w:id="280262826">
                      <w:marLeft w:val="0"/>
                      <w:marRight w:val="0"/>
                      <w:marTop w:val="0"/>
                      <w:marBottom w:val="0"/>
                      <w:divBdr>
                        <w:top w:val="none" w:sz="0" w:space="0" w:color="auto"/>
                        <w:left w:val="none" w:sz="0" w:space="0" w:color="auto"/>
                        <w:bottom w:val="none" w:sz="0" w:space="0" w:color="auto"/>
                        <w:right w:val="none" w:sz="0" w:space="0" w:color="auto"/>
                      </w:divBdr>
                    </w:div>
                  </w:divsChild>
                </w:div>
                <w:div w:id="1356349713">
                  <w:marLeft w:val="0"/>
                  <w:marRight w:val="0"/>
                  <w:marTop w:val="0"/>
                  <w:marBottom w:val="0"/>
                  <w:divBdr>
                    <w:top w:val="none" w:sz="0" w:space="0" w:color="auto"/>
                    <w:left w:val="none" w:sz="0" w:space="0" w:color="auto"/>
                    <w:bottom w:val="none" w:sz="0" w:space="0" w:color="auto"/>
                    <w:right w:val="none" w:sz="0" w:space="0" w:color="auto"/>
                  </w:divBdr>
                  <w:divsChild>
                    <w:div w:id="740910710">
                      <w:marLeft w:val="0"/>
                      <w:marRight w:val="0"/>
                      <w:marTop w:val="0"/>
                      <w:marBottom w:val="0"/>
                      <w:divBdr>
                        <w:top w:val="none" w:sz="0" w:space="0" w:color="auto"/>
                        <w:left w:val="none" w:sz="0" w:space="0" w:color="auto"/>
                        <w:bottom w:val="none" w:sz="0" w:space="0" w:color="auto"/>
                        <w:right w:val="none" w:sz="0" w:space="0" w:color="auto"/>
                      </w:divBdr>
                    </w:div>
                  </w:divsChild>
                </w:div>
                <w:div w:id="1372070302">
                  <w:marLeft w:val="0"/>
                  <w:marRight w:val="0"/>
                  <w:marTop w:val="0"/>
                  <w:marBottom w:val="0"/>
                  <w:divBdr>
                    <w:top w:val="none" w:sz="0" w:space="0" w:color="auto"/>
                    <w:left w:val="none" w:sz="0" w:space="0" w:color="auto"/>
                    <w:bottom w:val="none" w:sz="0" w:space="0" w:color="auto"/>
                    <w:right w:val="none" w:sz="0" w:space="0" w:color="auto"/>
                  </w:divBdr>
                  <w:divsChild>
                    <w:div w:id="1953129705">
                      <w:marLeft w:val="0"/>
                      <w:marRight w:val="0"/>
                      <w:marTop w:val="0"/>
                      <w:marBottom w:val="0"/>
                      <w:divBdr>
                        <w:top w:val="none" w:sz="0" w:space="0" w:color="auto"/>
                        <w:left w:val="none" w:sz="0" w:space="0" w:color="auto"/>
                        <w:bottom w:val="none" w:sz="0" w:space="0" w:color="auto"/>
                        <w:right w:val="none" w:sz="0" w:space="0" w:color="auto"/>
                      </w:divBdr>
                    </w:div>
                  </w:divsChild>
                </w:div>
                <w:div w:id="1440639977">
                  <w:marLeft w:val="0"/>
                  <w:marRight w:val="0"/>
                  <w:marTop w:val="0"/>
                  <w:marBottom w:val="0"/>
                  <w:divBdr>
                    <w:top w:val="none" w:sz="0" w:space="0" w:color="auto"/>
                    <w:left w:val="none" w:sz="0" w:space="0" w:color="auto"/>
                    <w:bottom w:val="none" w:sz="0" w:space="0" w:color="auto"/>
                    <w:right w:val="none" w:sz="0" w:space="0" w:color="auto"/>
                  </w:divBdr>
                  <w:divsChild>
                    <w:div w:id="2078937131">
                      <w:marLeft w:val="0"/>
                      <w:marRight w:val="0"/>
                      <w:marTop w:val="0"/>
                      <w:marBottom w:val="0"/>
                      <w:divBdr>
                        <w:top w:val="none" w:sz="0" w:space="0" w:color="auto"/>
                        <w:left w:val="none" w:sz="0" w:space="0" w:color="auto"/>
                        <w:bottom w:val="none" w:sz="0" w:space="0" w:color="auto"/>
                        <w:right w:val="none" w:sz="0" w:space="0" w:color="auto"/>
                      </w:divBdr>
                    </w:div>
                  </w:divsChild>
                </w:div>
                <w:div w:id="1447769492">
                  <w:marLeft w:val="0"/>
                  <w:marRight w:val="0"/>
                  <w:marTop w:val="0"/>
                  <w:marBottom w:val="0"/>
                  <w:divBdr>
                    <w:top w:val="none" w:sz="0" w:space="0" w:color="auto"/>
                    <w:left w:val="none" w:sz="0" w:space="0" w:color="auto"/>
                    <w:bottom w:val="none" w:sz="0" w:space="0" w:color="auto"/>
                    <w:right w:val="none" w:sz="0" w:space="0" w:color="auto"/>
                  </w:divBdr>
                  <w:divsChild>
                    <w:div w:id="252010308">
                      <w:marLeft w:val="0"/>
                      <w:marRight w:val="0"/>
                      <w:marTop w:val="0"/>
                      <w:marBottom w:val="0"/>
                      <w:divBdr>
                        <w:top w:val="none" w:sz="0" w:space="0" w:color="auto"/>
                        <w:left w:val="none" w:sz="0" w:space="0" w:color="auto"/>
                        <w:bottom w:val="none" w:sz="0" w:space="0" w:color="auto"/>
                        <w:right w:val="none" w:sz="0" w:space="0" w:color="auto"/>
                      </w:divBdr>
                    </w:div>
                  </w:divsChild>
                </w:div>
                <w:div w:id="1447772892">
                  <w:marLeft w:val="0"/>
                  <w:marRight w:val="0"/>
                  <w:marTop w:val="0"/>
                  <w:marBottom w:val="0"/>
                  <w:divBdr>
                    <w:top w:val="none" w:sz="0" w:space="0" w:color="auto"/>
                    <w:left w:val="none" w:sz="0" w:space="0" w:color="auto"/>
                    <w:bottom w:val="none" w:sz="0" w:space="0" w:color="auto"/>
                    <w:right w:val="none" w:sz="0" w:space="0" w:color="auto"/>
                  </w:divBdr>
                  <w:divsChild>
                    <w:div w:id="713232407">
                      <w:marLeft w:val="0"/>
                      <w:marRight w:val="0"/>
                      <w:marTop w:val="0"/>
                      <w:marBottom w:val="0"/>
                      <w:divBdr>
                        <w:top w:val="none" w:sz="0" w:space="0" w:color="auto"/>
                        <w:left w:val="none" w:sz="0" w:space="0" w:color="auto"/>
                        <w:bottom w:val="none" w:sz="0" w:space="0" w:color="auto"/>
                        <w:right w:val="none" w:sz="0" w:space="0" w:color="auto"/>
                      </w:divBdr>
                    </w:div>
                  </w:divsChild>
                </w:div>
                <w:div w:id="1448430748">
                  <w:marLeft w:val="0"/>
                  <w:marRight w:val="0"/>
                  <w:marTop w:val="0"/>
                  <w:marBottom w:val="0"/>
                  <w:divBdr>
                    <w:top w:val="none" w:sz="0" w:space="0" w:color="auto"/>
                    <w:left w:val="none" w:sz="0" w:space="0" w:color="auto"/>
                    <w:bottom w:val="none" w:sz="0" w:space="0" w:color="auto"/>
                    <w:right w:val="none" w:sz="0" w:space="0" w:color="auto"/>
                  </w:divBdr>
                  <w:divsChild>
                    <w:div w:id="116485363">
                      <w:marLeft w:val="0"/>
                      <w:marRight w:val="0"/>
                      <w:marTop w:val="0"/>
                      <w:marBottom w:val="0"/>
                      <w:divBdr>
                        <w:top w:val="none" w:sz="0" w:space="0" w:color="auto"/>
                        <w:left w:val="none" w:sz="0" w:space="0" w:color="auto"/>
                        <w:bottom w:val="none" w:sz="0" w:space="0" w:color="auto"/>
                        <w:right w:val="none" w:sz="0" w:space="0" w:color="auto"/>
                      </w:divBdr>
                    </w:div>
                  </w:divsChild>
                </w:div>
                <w:div w:id="1536044391">
                  <w:marLeft w:val="0"/>
                  <w:marRight w:val="0"/>
                  <w:marTop w:val="0"/>
                  <w:marBottom w:val="0"/>
                  <w:divBdr>
                    <w:top w:val="none" w:sz="0" w:space="0" w:color="auto"/>
                    <w:left w:val="none" w:sz="0" w:space="0" w:color="auto"/>
                    <w:bottom w:val="none" w:sz="0" w:space="0" w:color="auto"/>
                    <w:right w:val="none" w:sz="0" w:space="0" w:color="auto"/>
                  </w:divBdr>
                  <w:divsChild>
                    <w:div w:id="67923057">
                      <w:marLeft w:val="0"/>
                      <w:marRight w:val="0"/>
                      <w:marTop w:val="0"/>
                      <w:marBottom w:val="0"/>
                      <w:divBdr>
                        <w:top w:val="none" w:sz="0" w:space="0" w:color="auto"/>
                        <w:left w:val="none" w:sz="0" w:space="0" w:color="auto"/>
                        <w:bottom w:val="none" w:sz="0" w:space="0" w:color="auto"/>
                        <w:right w:val="none" w:sz="0" w:space="0" w:color="auto"/>
                      </w:divBdr>
                    </w:div>
                  </w:divsChild>
                </w:div>
                <w:div w:id="1682514418">
                  <w:marLeft w:val="0"/>
                  <w:marRight w:val="0"/>
                  <w:marTop w:val="0"/>
                  <w:marBottom w:val="0"/>
                  <w:divBdr>
                    <w:top w:val="none" w:sz="0" w:space="0" w:color="auto"/>
                    <w:left w:val="none" w:sz="0" w:space="0" w:color="auto"/>
                    <w:bottom w:val="none" w:sz="0" w:space="0" w:color="auto"/>
                    <w:right w:val="none" w:sz="0" w:space="0" w:color="auto"/>
                  </w:divBdr>
                  <w:divsChild>
                    <w:div w:id="1860971649">
                      <w:marLeft w:val="0"/>
                      <w:marRight w:val="0"/>
                      <w:marTop w:val="0"/>
                      <w:marBottom w:val="0"/>
                      <w:divBdr>
                        <w:top w:val="none" w:sz="0" w:space="0" w:color="auto"/>
                        <w:left w:val="none" w:sz="0" w:space="0" w:color="auto"/>
                        <w:bottom w:val="none" w:sz="0" w:space="0" w:color="auto"/>
                        <w:right w:val="none" w:sz="0" w:space="0" w:color="auto"/>
                      </w:divBdr>
                    </w:div>
                  </w:divsChild>
                </w:div>
                <w:div w:id="1692950444">
                  <w:marLeft w:val="0"/>
                  <w:marRight w:val="0"/>
                  <w:marTop w:val="0"/>
                  <w:marBottom w:val="0"/>
                  <w:divBdr>
                    <w:top w:val="none" w:sz="0" w:space="0" w:color="auto"/>
                    <w:left w:val="none" w:sz="0" w:space="0" w:color="auto"/>
                    <w:bottom w:val="none" w:sz="0" w:space="0" w:color="auto"/>
                    <w:right w:val="none" w:sz="0" w:space="0" w:color="auto"/>
                  </w:divBdr>
                  <w:divsChild>
                    <w:div w:id="1599949458">
                      <w:marLeft w:val="0"/>
                      <w:marRight w:val="0"/>
                      <w:marTop w:val="0"/>
                      <w:marBottom w:val="0"/>
                      <w:divBdr>
                        <w:top w:val="none" w:sz="0" w:space="0" w:color="auto"/>
                        <w:left w:val="none" w:sz="0" w:space="0" w:color="auto"/>
                        <w:bottom w:val="none" w:sz="0" w:space="0" w:color="auto"/>
                        <w:right w:val="none" w:sz="0" w:space="0" w:color="auto"/>
                      </w:divBdr>
                    </w:div>
                  </w:divsChild>
                </w:div>
                <w:div w:id="1753702275">
                  <w:marLeft w:val="0"/>
                  <w:marRight w:val="0"/>
                  <w:marTop w:val="0"/>
                  <w:marBottom w:val="0"/>
                  <w:divBdr>
                    <w:top w:val="none" w:sz="0" w:space="0" w:color="auto"/>
                    <w:left w:val="none" w:sz="0" w:space="0" w:color="auto"/>
                    <w:bottom w:val="none" w:sz="0" w:space="0" w:color="auto"/>
                    <w:right w:val="none" w:sz="0" w:space="0" w:color="auto"/>
                  </w:divBdr>
                  <w:divsChild>
                    <w:div w:id="458187849">
                      <w:marLeft w:val="0"/>
                      <w:marRight w:val="0"/>
                      <w:marTop w:val="0"/>
                      <w:marBottom w:val="0"/>
                      <w:divBdr>
                        <w:top w:val="none" w:sz="0" w:space="0" w:color="auto"/>
                        <w:left w:val="none" w:sz="0" w:space="0" w:color="auto"/>
                        <w:bottom w:val="none" w:sz="0" w:space="0" w:color="auto"/>
                        <w:right w:val="none" w:sz="0" w:space="0" w:color="auto"/>
                      </w:divBdr>
                    </w:div>
                  </w:divsChild>
                </w:div>
                <w:div w:id="1768387249">
                  <w:marLeft w:val="0"/>
                  <w:marRight w:val="0"/>
                  <w:marTop w:val="0"/>
                  <w:marBottom w:val="0"/>
                  <w:divBdr>
                    <w:top w:val="none" w:sz="0" w:space="0" w:color="auto"/>
                    <w:left w:val="none" w:sz="0" w:space="0" w:color="auto"/>
                    <w:bottom w:val="none" w:sz="0" w:space="0" w:color="auto"/>
                    <w:right w:val="none" w:sz="0" w:space="0" w:color="auto"/>
                  </w:divBdr>
                  <w:divsChild>
                    <w:div w:id="1851992883">
                      <w:marLeft w:val="0"/>
                      <w:marRight w:val="0"/>
                      <w:marTop w:val="0"/>
                      <w:marBottom w:val="0"/>
                      <w:divBdr>
                        <w:top w:val="none" w:sz="0" w:space="0" w:color="auto"/>
                        <w:left w:val="none" w:sz="0" w:space="0" w:color="auto"/>
                        <w:bottom w:val="none" w:sz="0" w:space="0" w:color="auto"/>
                        <w:right w:val="none" w:sz="0" w:space="0" w:color="auto"/>
                      </w:divBdr>
                    </w:div>
                  </w:divsChild>
                </w:div>
                <w:div w:id="1789199318">
                  <w:marLeft w:val="0"/>
                  <w:marRight w:val="0"/>
                  <w:marTop w:val="0"/>
                  <w:marBottom w:val="0"/>
                  <w:divBdr>
                    <w:top w:val="none" w:sz="0" w:space="0" w:color="auto"/>
                    <w:left w:val="none" w:sz="0" w:space="0" w:color="auto"/>
                    <w:bottom w:val="none" w:sz="0" w:space="0" w:color="auto"/>
                    <w:right w:val="none" w:sz="0" w:space="0" w:color="auto"/>
                  </w:divBdr>
                  <w:divsChild>
                    <w:div w:id="656344741">
                      <w:marLeft w:val="0"/>
                      <w:marRight w:val="0"/>
                      <w:marTop w:val="0"/>
                      <w:marBottom w:val="0"/>
                      <w:divBdr>
                        <w:top w:val="none" w:sz="0" w:space="0" w:color="auto"/>
                        <w:left w:val="none" w:sz="0" w:space="0" w:color="auto"/>
                        <w:bottom w:val="none" w:sz="0" w:space="0" w:color="auto"/>
                        <w:right w:val="none" w:sz="0" w:space="0" w:color="auto"/>
                      </w:divBdr>
                    </w:div>
                  </w:divsChild>
                </w:div>
                <w:div w:id="1857423690">
                  <w:marLeft w:val="0"/>
                  <w:marRight w:val="0"/>
                  <w:marTop w:val="0"/>
                  <w:marBottom w:val="0"/>
                  <w:divBdr>
                    <w:top w:val="none" w:sz="0" w:space="0" w:color="auto"/>
                    <w:left w:val="none" w:sz="0" w:space="0" w:color="auto"/>
                    <w:bottom w:val="none" w:sz="0" w:space="0" w:color="auto"/>
                    <w:right w:val="none" w:sz="0" w:space="0" w:color="auto"/>
                  </w:divBdr>
                  <w:divsChild>
                    <w:div w:id="1432361261">
                      <w:marLeft w:val="0"/>
                      <w:marRight w:val="0"/>
                      <w:marTop w:val="0"/>
                      <w:marBottom w:val="0"/>
                      <w:divBdr>
                        <w:top w:val="none" w:sz="0" w:space="0" w:color="auto"/>
                        <w:left w:val="none" w:sz="0" w:space="0" w:color="auto"/>
                        <w:bottom w:val="none" w:sz="0" w:space="0" w:color="auto"/>
                        <w:right w:val="none" w:sz="0" w:space="0" w:color="auto"/>
                      </w:divBdr>
                    </w:div>
                  </w:divsChild>
                </w:div>
                <w:div w:id="1891644445">
                  <w:marLeft w:val="0"/>
                  <w:marRight w:val="0"/>
                  <w:marTop w:val="0"/>
                  <w:marBottom w:val="0"/>
                  <w:divBdr>
                    <w:top w:val="none" w:sz="0" w:space="0" w:color="auto"/>
                    <w:left w:val="none" w:sz="0" w:space="0" w:color="auto"/>
                    <w:bottom w:val="none" w:sz="0" w:space="0" w:color="auto"/>
                    <w:right w:val="none" w:sz="0" w:space="0" w:color="auto"/>
                  </w:divBdr>
                  <w:divsChild>
                    <w:div w:id="1043482585">
                      <w:marLeft w:val="0"/>
                      <w:marRight w:val="0"/>
                      <w:marTop w:val="0"/>
                      <w:marBottom w:val="0"/>
                      <w:divBdr>
                        <w:top w:val="none" w:sz="0" w:space="0" w:color="auto"/>
                        <w:left w:val="none" w:sz="0" w:space="0" w:color="auto"/>
                        <w:bottom w:val="none" w:sz="0" w:space="0" w:color="auto"/>
                        <w:right w:val="none" w:sz="0" w:space="0" w:color="auto"/>
                      </w:divBdr>
                    </w:div>
                  </w:divsChild>
                </w:div>
                <w:div w:id="1943174616">
                  <w:marLeft w:val="0"/>
                  <w:marRight w:val="0"/>
                  <w:marTop w:val="0"/>
                  <w:marBottom w:val="0"/>
                  <w:divBdr>
                    <w:top w:val="none" w:sz="0" w:space="0" w:color="auto"/>
                    <w:left w:val="none" w:sz="0" w:space="0" w:color="auto"/>
                    <w:bottom w:val="none" w:sz="0" w:space="0" w:color="auto"/>
                    <w:right w:val="none" w:sz="0" w:space="0" w:color="auto"/>
                  </w:divBdr>
                  <w:divsChild>
                    <w:div w:id="2052920981">
                      <w:marLeft w:val="0"/>
                      <w:marRight w:val="0"/>
                      <w:marTop w:val="0"/>
                      <w:marBottom w:val="0"/>
                      <w:divBdr>
                        <w:top w:val="none" w:sz="0" w:space="0" w:color="auto"/>
                        <w:left w:val="none" w:sz="0" w:space="0" w:color="auto"/>
                        <w:bottom w:val="none" w:sz="0" w:space="0" w:color="auto"/>
                        <w:right w:val="none" w:sz="0" w:space="0" w:color="auto"/>
                      </w:divBdr>
                    </w:div>
                  </w:divsChild>
                </w:div>
                <w:div w:id="1974749870">
                  <w:marLeft w:val="0"/>
                  <w:marRight w:val="0"/>
                  <w:marTop w:val="0"/>
                  <w:marBottom w:val="0"/>
                  <w:divBdr>
                    <w:top w:val="none" w:sz="0" w:space="0" w:color="auto"/>
                    <w:left w:val="none" w:sz="0" w:space="0" w:color="auto"/>
                    <w:bottom w:val="none" w:sz="0" w:space="0" w:color="auto"/>
                    <w:right w:val="none" w:sz="0" w:space="0" w:color="auto"/>
                  </w:divBdr>
                  <w:divsChild>
                    <w:div w:id="2134596641">
                      <w:marLeft w:val="0"/>
                      <w:marRight w:val="0"/>
                      <w:marTop w:val="0"/>
                      <w:marBottom w:val="0"/>
                      <w:divBdr>
                        <w:top w:val="none" w:sz="0" w:space="0" w:color="auto"/>
                        <w:left w:val="none" w:sz="0" w:space="0" w:color="auto"/>
                        <w:bottom w:val="none" w:sz="0" w:space="0" w:color="auto"/>
                        <w:right w:val="none" w:sz="0" w:space="0" w:color="auto"/>
                      </w:divBdr>
                    </w:div>
                  </w:divsChild>
                </w:div>
                <w:div w:id="2064088137">
                  <w:marLeft w:val="0"/>
                  <w:marRight w:val="0"/>
                  <w:marTop w:val="0"/>
                  <w:marBottom w:val="0"/>
                  <w:divBdr>
                    <w:top w:val="none" w:sz="0" w:space="0" w:color="auto"/>
                    <w:left w:val="none" w:sz="0" w:space="0" w:color="auto"/>
                    <w:bottom w:val="none" w:sz="0" w:space="0" w:color="auto"/>
                    <w:right w:val="none" w:sz="0" w:space="0" w:color="auto"/>
                  </w:divBdr>
                  <w:divsChild>
                    <w:div w:id="1884632114">
                      <w:marLeft w:val="0"/>
                      <w:marRight w:val="0"/>
                      <w:marTop w:val="0"/>
                      <w:marBottom w:val="0"/>
                      <w:divBdr>
                        <w:top w:val="none" w:sz="0" w:space="0" w:color="auto"/>
                        <w:left w:val="none" w:sz="0" w:space="0" w:color="auto"/>
                        <w:bottom w:val="none" w:sz="0" w:space="0" w:color="auto"/>
                        <w:right w:val="none" w:sz="0" w:space="0" w:color="auto"/>
                      </w:divBdr>
                    </w:div>
                  </w:divsChild>
                </w:div>
                <w:div w:id="2082826433">
                  <w:marLeft w:val="0"/>
                  <w:marRight w:val="0"/>
                  <w:marTop w:val="0"/>
                  <w:marBottom w:val="0"/>
                  <w:divBdr>
                    <w:top w:val="none" w:sz="0" w:space="0" w:color="auto"/>
                    <w:left w:val="none" w:sz="0" w:space="0" w:color="auto"/>
                    <w:bottom w:val="none" w:sz="0" w:space="0" w:color="auto"/>
                    <w:right w:val="none" w:sz="0" w:space="0" w:color="auto"/>
                  </w:divBdr>
                  <w:divsChild>
                    <w:div w:id="1698434422">
                      <w:marLeft w:val="0"/>
                      <w:marRight w:val="0"/>
                      <w:marTop w:val="0"/>
                      <w:marBottom w:val="0"/>
                      <w:divBdr>
                        <w:top w:val="none" w:sz="0" w:space="0" w:color="auto"/>
                        <w:left w:val="none" w:sz="0" w:space="0" w:color="auto"/>
                        <w:bottom w:val="none" w:sz="0" w:space="0" w:color="auto"/>
                        <w:right w:val="none" w:sz="0" w:space="0" w:color="auto"/>
                      </w:divBdr>
                    </w:div>
                  </w:divsChild>
                </w:div>
                <w:div w:id="2113472438">
                  <w:marLeft w:val="0"/>
                  <w:marRight w:val="0"/>
                  <w:marTop w:val="0"/>
                  <w:marBottom w:val="0"/>
                  <w:divBdr>
                    <w:top w:val="none" w:sz="0" w:space="0" w:color="auto"/>
                    <w:left w:val="none" w:sz="0" w:space="0" w:color="auto"/>
                    <w:bottom w:val="none" w:sz="0" w:space="0" w:color="auto"/>
                    <w:right w:val="none" w:sz="0" w:space="0" w:color="auto"/>
                  </w:divBdr>
                  <w:divsChild>
                    <w:div w:id="1022898263">
                      <w:marLeft w:val="0"/>
                      <w:marRight w:val="0"/>
                      <w:marTop w:val="0"/>
                      <w:marBottom w:val="0"/>
                      <w:divBdr>
                        <w:top w:val="none" w:sz="0" w:space="0" w:color="auto"/>
                        <w:left w:val="none" w:sz="0" w:space="0" w:color="auto"/>
                        <w:bottom w:val="none" w:sz="0" w:space="0" w:color="auto"/>
                        <w:right w:val="none" w:sz="0" w:space="0" w:color="auto"/>
                      </w:divBdr>
                    </w:div>
                  </w:divsChild>
                </w:div>
                <w:div w:id="2120222293">
                  <w:marLeft w:val="0"/>
                  <w:marRight w:val="0"/>
                  <w:marTop w:val="0"/>
                  <w:marBottom w:val="0"/>
                  <w:divBdr>
                    <w:top w:val="none" w:sz="0" w:space="0" w:color="auto"/>
                    <w:left w:val="none" w:sz="0" w:space="0" w:color="auto"/>
                    <w:bottom w:val="none" w:sz="0" w:space="0" w:color="auto"/>
                    <w:right w:val="none" w:sz="0" w:space="0" w:color="auto"/>
                  </w:divBdr>
                  <w:divsChild>
                    <w:div w:id="15047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7562">
              <w:marLeft w:val="0"/>
              <w:marRight w:val="0"/>
              <w:marTop w:val="0"/>
              <w:marBottom w:val="0"/>
              <w:divBdr>
                <w:top w:val="none" w:sz="0" w:space="0" w:color="auto"/>
                <w:left w:val="none" w:sz="0" w:space="0" w:color="auto"/>
                <w:bottom w:val="none" w:sz="0" w:space="0" w:color="auto"/>
                <w:right w:val="none" w:sz="0" w:space="0" w:color="auto"/>
              </w:divBdr>
              <w:divsChild>
                <w:div w:id="10809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3778">
          <w:marLeft w:val="0"/>
          <w:marRight w:val="0"/>
          <w:marTop w:val="0"/>
          <w:marBottom w:val="0"/>
          <w:divBdr>
            <w:top w:val="none" w:sz="0" w:space="0" w:color="auto"/>
            <w:left w:val="none" w:sz="0" w:space="0" w:color="auto"/>
            <w:bottom w:val="none" w:sz="0" w:space="0" w:color="auto"/>
            <w:right w:val="none" w:sz="0" w:space="0" w:color="auto"/>
          </w:divBdr>
          <w:divsChild>
            <w:div w:id="112096352">
              <w:marLeft w:val="0"/>
              <w:marRight w:val="0"/>
              <w:marTop w:val="0"/>
              <w:marBottom w:val="0"/>
              <w:divBdr>
                <w:top w:val="none" w:sz="0" w:space="0" w:color="auto"/>
                <w:left w:val="none" w:sz="0" w:space="0" w:color="auto"/>
                <w:bottom w:val="none" w:sz="0" w:space="0" w:color="auto"/>
                <w:right w:val="none" w:sz="0" w:space="0" w:color="auto"/>
              </w:divBdr>
              <w:divsChild>
                <w:div w:id="934441578">
                  <w:marLeft w:val="0"/>
                  <w:marRight w:val="0"/>
                  <w:marTop w:val="0"/>
                  <w:marBottom w:val="0"/>
                  <w:divBdr>
                    <w:top w:val="none" w:sz="0" w:space="0" w:color="auto"/>
                    <w:left w:val="none" w:sz="0" w:space="0" w:color="auto"/>
                    <w:bottom w:val="none" w:sz="0" w:space="0" w:color="auto"/>
                    <w:right w:val="none" w:sz="0" w:space="0" w:color="auto"/>
                  </w:divBdr>
                </w:div>
              </w:divsChild>
            </w:div>
            <w:div w:id="165444462">
              <w:marLeft w:val="0"/>
              <w:marRight w:val="0"/>
              <w:marTop w:val="0"/>
              <w:marBottom w:val="0"/>
              <w:divBdr>
                <w:top w:val="none" w:sz="0" w:space="0" w:color="auto"/>
                <w:left w:val="none" w:sz="0" w:space="0" w:color="auto"/>
                <w:bottom w:val="none" w:sz="0" w:space="0" w:color="auto"/>
                <w:right w:val="none" w:sz="0" w:space="0" w:color="auto"/>
              </w:divBdr>
              <w:divsChild>
                <w:div w:id="3824410">
                  <w:marLeft w:val="0"/>
                  <w:marRight w:val="0"/>
                  <w:marTop w:val="0"/>
                  <w:marBottom w:val="0"/>
                  <w:divBdr>
                    <w:top w:val="none" w:sz="0" w:space="0" w:color="auto"/>
                    <w:left w:val="none" w:sz="0" w:space="0" w:color="auto"/>
                    <w:bottom w:val="none" w:sz="0" w:space="0" w:color="auto"/>
                    <w:right w:val="none" w:sz="0" w:space="0" w:color="auto"/>
                  </w:divBdr>
                </w:div>
              </w:divsChild>
            </w:div>
            <w:div w:id="687874513">
              <w:marLeft w:val="0"/>
              <w:marRight w:val="0"/>
              <w:marTop w:val="0"/>
              <w:marBottom w:val="0"/>
              <w:divBdr>
                <w:top w:val="none" w:sz="0" w:space="0" w:color="auto"/>
                <w:left w:val="none" w:sz="0" w:space="0" w:color="auto"/>
                <w:bottom w:val="none" w:sz="0" w:space="0" w:color="auto"/>
                <w:right w:val="none" w:sz="0" w:space="0" w:color="auto"/>
              </w:divBdr>
              <w:divsChild>
                <w:div w:id="336346714">
                  <w:marLeft w:val="0"/>
                  <w:marRight w:val="0"/>
                  <w:marTop w:val="0"/>
                  <w:marBottom w:val="0"/>
                  <w:divBdr>
                    <w:top w:val="none" w:sz="0" w:space="0" w:color="auto"/>
                    <w:left w:val="none" w:sz="0" w:space="0" w:color="auto"/>
                    <w:bottom w:val="none" w:sz="0" w:space="0" w:color="auto"/>
                    <w:right w:val="none" w:sz="0" w:space="0" w:color="auto"/>
                  </w:divBdr>
                  <w:divsChild>
                    <w:div w:id="14562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5425">
              <w:marLeft w:val="0"/>
              <w:marRight w:val="0"/>
              <w:marTop w:val="0"/>
              <w:marBottom w:val="0"/>
              <w:divBdr>
                <w:top w:val="none" w:sz="0" w:space="0" w:color="auto"/>
                <w:left w:val="none" w:sz="0" w:space="0" w:color="auto"/>
                <w:bottom w:val="none" w:sz="0" w:space="0" w:color="auto"/>
                <w:right w:val="none" w:sz="0" w:space="0" w:color="auto"/>
              </w:divBdr>
              <w:divsChild>
                <w:div w:id="1375083026">
                  <w:marLeft w:val="0"/>
                  <w:marRight w:val="0"/>
                  <w:marTop w:val="0"/>
                  <w:marBottom w:val="0"/>
                  <w:divBdr>
                    <w:top w:val="none" w:sz="0" w:space="0" w:color="auto"/>
                    <w:left w:val="none" w:sz="0" w:space="0" w:color="auto"/>
                    <w:bottom w:val="none" w:sz="0" w:space="0" w:color="auto"/>
                    <w:right w:val="none" w:sz="0" w:space="0" w:color="auto"/>
                  </w:divBdr>
                </w:div>
                <w:div w:id="1617833279">
                  <w:marLeft w:val="0"/>
                  <w:marRight w:val="0"/>
                  <w:marTop w:val="0"/>
                  <w:marBottom w:val="0"/>
                  <w:divBdr>
                    <w:top w:val="none" w:sz="0" w:space="0" w:color="auto"/>
                    <w:left w:val="none" w:sz="0" w:space="0" w:color="auto"/>
                    <w:bottom w:val="none" w:sz="0" w:space="0" w:color="auto"/>
                    <w:right w:val="none" w:sz="0" w:space="0" w:color="auto"/>
                  </w:divBdr>
                </w:div>
              </w:divsChild>
            </w:div>
            <w:div w:id="1046880787">
              <w:marLeft w:val="0"/>
              <w:marRight w:val="0"/>
              <w:marTop w:val="0"/>
              <w:marBottom w:val="0"/>
              <w:divBdr>
                <w:top w:val="none" w:sz="0" w:space="0" w:color="auto"/>
                <w:left w:val="none" w:sz="0" w:space="0" w:color="auto"/>
                <w:bottom w:val="none" w:sz="0" w:space="0" w:color="auto"/>
                <w:right w:val="none" w:sz="0" w:space="0" w:color="auto"/>
              </w:divBdr>
              <w:divsChild>
                <w:div w:id="302585672">
                  <w:marLeft w:val="0"/>
                  <w:marRight w:val="0"/>
                  <w:marTop w:val="0"/>
                  <w:marBottom w:val="0"/>
                  <w:divBdr>
                    <w:top w:val="none" w:sz="0" w:space="0" w:color="auto"/>
                    <w:left w:val="none" w:sz="0" w:space="0" w:color="auto"/>
                    <w:bottom w:val="none" w:sz="0" w:space="0" w:color="auto"/>
                    <w:right w:val="none" w:sz="0" w:space="0" w:color="auto"/>
                  </w:divBdr>
                </w:div>
              </w:divsChild>
            </w:div>
            <w:div w:id="1870222382">
              <w:marLeft w:val="0"/>
              <w:marRight w:val="0"/>
              <w:marTop w:val="0"/>
              <w:marBottom w:val="0"/>
              <w:divBdr>
                <w:top w:val="none" w:sz="0" w:space="0" w:color="auto"/>
                <w:left w:val="none" w:sz="0" w:space="0" w:color="auto"/>
                <w:bottom w:val="none" w:sz="0" w:space="0" w:color="auto"/>
                <w:right w:val="none" w:sz="0" w:space="0" w:color="auto"/>
              </w:divBdr>
              <w:divsChild>
                <w:div w:id="9061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6075">
          <w:marLeft w:val="0"/>
          <w:marRight w:val="0"/>
          <w:marTop w:val="0"/>
          <w:marBottom w:val="0"/>
          <w:divBdr>
            <w:top w:val="none" w:sz="0" w:space="0" w:color="auto"/>
            <w:left w:val="none" w:sz="0" w:space="0" w:color="auto"/>
            <w:bottom w:val="none" w:sz="0" w:space="0" w:color="auto"/>
            <w:right w:val="none" w:sz="0" w:space="0" w:color="auto"/>
          </w:divBdr>
          <w:divsChild>
            <w:div w:id="531117702">
              <w:marLeft w:val="0"/>
              <w:marRight w:val="0"/>
              <w:marTop w:val="0"/>
              <w:marBottom w:val="0"/>
              <w:divBdr>
                <w:top w:val="none" w:sz="0" w:space="0" w:color="auto"/>
                <w:left w:val="none" w:sz="0" w:space="0" w:color="auto"/>
                <w:bottom w:val="none" w:sz="0" w:space="0" w:color="auto"/>
                <w:right w:val="none" w:sz="0" w:space="0" w:color="auto"/>
              </w:divBdr>
              <w:divsChild>
                <w:div w:id="1119300872">
                  <w:marLeft w:val="0"/>
                  <w:marRight w:val="0"/>
                  <w:marTop w:val="0"/>
                  <w:marBottom w:val="0"/>
                  <w:divBdr>
                    <w:top w:val="none" w:sz="0" w:space="0" w:color="auto"/>
                    <w:left w:val="none" w:sz="0" w:space="0" w:color="auto"/>
                    <w:bottom w:val="none" w:sz="0" w:space="0" w:color="auto"/>
                    <w:right w:val="none" w:sz="0" w:space="0" w:color="auto"/>
                  </w:divBdr>
                  <w:divsChild>
                    <w:div w:id="8701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6342">
              <w:marLeft w:val="0"/>
              <w:marRight w:val="0"/>
              <w:marTop w:val="0"/>
              <w:marBottom w:val="0"/>
              <w:divBdr>
                <w:top w:val="none" w:sz="0" w:space="0" w:color="auto"/>
                <w:left w:val="none" w:sz="0" w:space="0" w:color="auto"/>
                <w:bottom w:val="none" w:sz="0" w:space="0" w:color="auto"/>
                <w:right w:val="none" w:sz="0" w:space="0" w:color="auto"/>
              </w:divBdr>
              <w:divsChild>
                <w:div w:id="777216756">
                  <w:marLeft w:val="0"/>
                  <w:marRight w:val="0"/>
                  <w:marTop w:val="0"/>
                  <w:marBottom w:val="0"/>
                  <w:divBdr>
                    <w:top w:val="none" w:sz="0" w:space="0" w:color="auto"/>
                    <w:left w:val="none" w:sz="0" w:space="0" w:color="auto"/>
                    <w:bottom w:val="none" w:sz="0" w:space="0" w:color="auto"/>
                    <w:right w:val="none" w:sz="0" w:space="0" w:color="auto"/>
                  </w:divBdr>
                </w:div>
              </w:divsChild>
            </w:div>
            <w:div w:id="1537622056">
              <w:marLeft w:val="0"/>
              <w:marRight w:val="0"/>
              <w:marTop w:val="0"/>
              <w:marBottom w:val="0"/>
              <w:divBdr>
                <w:top w:val="none" w:sz="0" w:space="0" w:color="auto"/>
                <w:left w:val="none" w:sz="0" w:space="0" w:color="auto"/>
                <w:bottom w:val="none" w:sz="0" w:space="0" w:color="auto"/>
                <w:right w:val="none" w:sz="0" w:space="0" w:color="auto"/>
              </w:divBdr>
              <w:divsChild>
                <w:div w:id="108209028">
                  <w:marLeft w:val="0"/>
                  <w:marRight w:val="0"/>
                  <w:marTop w:val="0"/>
                  <w:marBottom w:val="0"/>
                  <w:divBdr>
                    <w:top w:val="none" w:sz="0" w:space="0" w:color="auto"/>
                    <w:left w:val="none" w:sz="0" w:space="0" w:color="auto"/>
                    <w:bottom w:val="none" w:sz="0" w:space="0" w:color="auto"/>
                    <w:right w:val="none" w:sz="0" w:space="0" w:color="auto"/>
                  </w:divBdr>
                  <w:divsChild>
                    <w:div w:id="1012611336">
                      <w:marLeft w:val="0"/>
                      <w:marRight w:val="0"/>
                      <w:marTop w:val="0"/>
                      <w:marBottom w:val="0"/>
                      <w:divBdr>
                        <w:top w:val="none" w:sz="0" w:space="0" w:color="auto"/>
                        <w:left w:val="none" w:sz="0" w:space="0" w:color="auto"/>
                        <w:bottom w:val="none" w:sz="0" w:space="0" w:color="auto"/>
                        <w:right w:val="none" w:sz="0" w:space="0" w:color="auto"/>
                      </w:divBdr>
                      <w:divsChild>
                        <w:div w:id="7928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4452">
                  <w:marLeft w:val="0"/>
                  <w:marRight w:val="0"/>
                  <w:marTop w:val="0"/>
                  <w:marBottom w:val="0"/>
                  <w:divBdr>
                    <w:top w:val="none" w:sz="0" w:space="0" w:color="auto"/>
                    <w:left w:val="none" w:sz="0" w:space="0" w:color="auto"/>
                    <w:bottom w:val="none" w:sz="0" w:space="0" w:color="auto"/>
                    <w:right w:val="none" w:sz="0" w:space="0" w:color="auto"/>
                  </w:divBdr>
                  <w:divsChild>
                    <w:div w:id="161554762">
                      <w:marLeft w:val="0"/>
                      <w:marRight w:val="0"/>
                      <w:marTop w:val="0"/>
                      <w:marBottom w:val="0"/>
                      <w:divBdr>
                        <w:top w:val="none" w:sz="0" w:space="0" w:color="auto"/>
                        <w:left w:val="none" w:sz="0" w:space="0" w:color="auto"/>
                        <w:bottom w:val="none" w:sz="0" w:space="0" w:color="auto"/>
                        <w:right w:val="none" w:sz="0" w:space="0" w:color="auto"/>
                      </w:divBdr>
                      <w:divsChild>
                        <w:div w:id="8093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598">
                  <w:marLeft w:val="0"/>
                  <w:marRight w:val="0"/>
                  <w:marTop w:val="0"/>
                  <w:marBottom w:val="0"/>
                  <w:divBdr>
                    <w:top w:val="none" w:sz="0" w:space="0" w:color="auto"/>
                    <w:left w:val="none" w:sz="0" w:space="0" w:color="auto"/>
                    <w:bottom w:val="none" w:sz="0" w:space="0" w:color="auto"/>
                    <w:right w:val="none" w:sz="0" w:space="0" w:color="auto"/>
                  </w:divBdr>
                  <w:divsChild>
                    <w:div w:id="1677268147">
                      <w:marLeft w:val="0"/>
                      <w:marRight w:val="0"/>
                      <w:marTop w:val="0"/>
                      <w:marBottom w:val="0"/>
                      <w:divBdr>
                        <w:top w:val="none" w:sz="0" w:space="0" w:color="auto"/>
                        <w:left w:val="none" w:sz="0" w:space="0" w:color="auto"/>
                        <w:bottom w:val="none" w:sz="0" w:space="0" w:color="auto"/>
                        <w:right w:val="none" w:sz="0" w:space="0" w:color="auto"/>
                      </w:divBdr>
                      <w:divsChild>
                        <w:div w:id="18940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4558">
                  <w:marLeft w:val="0"/>
                  <w:marRight w:val="0"/>
                  <w:marTop w:val="0"/>
                  <w:marBottom w:val="0"/>
                  <w:divBdr>
                    <w:top w:val="none" w:sz="0" w:space="0" w:color="auto"/>
                    <w:left w:val="none" w:sz="0" w:space="0" w:color="auto"/>
                    <w:bottom w:val="none" w:sz="0" w:space="0" w:color="auto"/>
                    <w:right w:val="none" w:sz="0" w:space="0" w:color="auto"/>
                  </w:divBdr>
                  <w:divsChild>
                    <w:div w:id="537276894">
                      <w:marLeft w:val="0"/>
                      <w:marRight w:val="0"/>
                      <w:marTop w:val="0"/>
                      <w:marBottom w:val="0"/>
                      <w:divBdr>
                        <w:top w:val="none" w:sz="0" w:space="0" w:color="auto"/>
                        <w:left w:val="none" w:sz="0" w:space="0" w:color="auto"/>
                        <w:bottom w:val="none" w:sz="0" w:space="0" w:color="auto"/>
                        <w:right w:val="none" w:sz="0" w:space="0" w:color="auto"/>
                      </w:divBdr>
                      <w:divsChild>
                        <w:div w:id="9223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41370">
                  <w:marLeft w:val="0"/>
                  <w:marRight w:val="0"/>
                  <w:marTop w:val="0"/>
                  <w:marBottom w:val="0"/>
                  <w:divBdr>
                    <w:top w:val="none" w:sz="0" w:space="0" w:color="auto"/>
                    <w:left w:val="none" w:sz="0" w:space="0" w:color="auto"/>
                    <w:bottom w:val="none" w:sz="0" w:space="0" w:color="auto"/>
                    <w:right w:val="none" w:sz="0" w:space="0" w:color="auto"/>
                  </w:divBdr>
                  <w:divsChild>
                    <w:div w:id="444469847">
                      <w:marLeft w:val="0"/>
                      <w:marRight w:val="0"/>
                      <w:marTop w:val="0"/>
                      <w:marBottom w:val="0"/>
                      <w:divBdr>
                        <w:top w:val="none" w:sz="0" w:space="0" w:color="auto"/>
                        <w:left w:val="none" w:sz="0" w:space="0" w:color="auto"/>
                        <w:bottom w:val="none" w:sz="0" w:space="0" w:color="auto"/>
                        <w:right w:val="none" w:sz="0" w:space="0" w:color="auto"/>
                      </w:divBdr>
                      <w:divsChild>
                        <w:div w:id="3187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548">
              <w:marLeft w:val="0"/>
              <w:marRight w:val="0"/>
              <w:marTop w:val="0"/>
              <w:marBottom w:val="0"/>
              <w:divBdr>
                <w:top w:val="none" w:sz="0" w:space="0" w:color="auto"/>
                <w:left w:val="none" w:sz="0" w:space="0" w:color="auto"/>
                <w:bottom w:val="none" w:sz="0" w:space="0" w:color="auto"/>
                <w:right w:val="none" w:sz="0" w:space="0" w:color="auto"/>
              </w:divBdr>
              <w:divsChild>
                <w:div w:id="12862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7739">
          <w:marLeft w:val="0"/>
          <w:marRight w:val="0"/>
          <w:marTop w:val="0"/>
          <w:marBottom w:val="0"/>
          <w:divBdr>
            <w:top w:val="none" w:sz="0" w:space="0" w:color="auto"/>
            <w:left w:val="none" w:sz="0" w:space="0" w:color="auto"/>
            <w:bottom w:val="none" w:sz="0" w:space="0" w:color="auto"/>
            <w:right w:val="none" w:sz="0" w:space="0" w:color="auto"/>
          </w:divBdr>
          <w:divsChild>
            <w:div w:id="305936933">
              <w:marLeft w:val="0"/>
              <w:marRight w:val="0"/>
              <w:marTop w:val="0"/>
              <w:marBottom w:val="0"/>
              <w:divBdr>
                <w:top w:val="none" w:sz="0" w:space="0" w:color="auto"/>
                <w:left w:val="none" w:sz="0" w:space="0" w:color="auto"/>
                <w:bottom w:val="none" w:sz="0" w:space="0" w:color="auto"/>
                <w:right w:val="none" w:sz="0" w:space="0" w:color="auto"/>
              </w:divBdr>
              <w:divsChild>
                <w:div w:id="351610469">
                  <w:marLeft w:val="0"/>
                  <w:marRight w:val="0"/>
                  <w:marTop w:val="0"/>
                  <w:marBottom w:val="0"/>
                  <w:divBdr>
                    <w:top w:val="none" w:sz="0" w:space="0" w:color="auto"/>
                    <w:left w:val="none" w:sz="0" w:space="0" w:color="auto"/>
                    <w:bottom w:val="none" w:sz="0" w:space="0" w:color="auto"/>
                    <w:right w:val="none" w:sz="0" w:space="0" w:color="auto"/>
                  </w:divBdr>
                  <w:divsChild>
                    <w:div w:id="2142770608">
                      <w:marLeft w:val="0"/>
                      <w:marRight w:val="0"/>
                      <w:marTop w:val="0"/>
                      <w:marBottom w:val="0"/>
                      <w:divBdr>
                        <w:top w:val="none" w:sz="0" w:space="0" w:color="auto"/>
                        <w:left w:val="none" w:sz="0" w:space="0" w:color="auto"/>
                        <w:bottom w:val="none" w:sz="0" w:space="0" w:color="auto"/>
                        <w:right w:val="none" w:sz="0" w:space="0" w:color="auto"/>
                      </w:divBdr>
                      <w:divsChild>
                        <w:div w:id="4596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9168">
                  <w:marLeft w:val="0"/>
                  <w:marRight w:val="0"/>
                  <w:marTop w:val="0"/>
                  <w:marBottom w:val="0"/>
                  <w:divBdr>
                    <w:top w:val="none" w:sz="0" w:space="0" w:color="auto"/>
                    <w:left w:val="none" w:sz="0" w:space="0" w:color="auto"/>
                    <w:bottom w:val="none" w:sz="0" w:space="0" w:color="auto"/>
                    <w:right w:val="none" w:sz="0" w:space="0" w:color="auto"/>
                  </w:divBdr>
                  <w:divsChild>
                    <w:div w:id="1133326050">
                      <w:marLeft w:val="0"/>
                      <w:marRight w:val="0"/>
                      <w:marTop w:val="0"/>
                      <w:marBottom w:val="0"/>
                      <w:divBdr>
                        <w:top w:val="none" w:sz="0" w:space="0" w:color="auto"/>
                        <w:left w:val="none" w:sz="0" w:space="0" w:color="auto"/>
                        <w:bottom w:val="none" w:sz="0" w:space="0" w:color="auto"/>
                        <w:right w:val="none" w:sz="0" w:space="0" w:color="auto"/>
                      </w:divBdr>
                      <w:divsChild>
                        <w:div w:id="3483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6867">
                  <w:marLeft w:val="0"/>
                  <w:marRight w:val="0"/>
                  <w:marTop w:val="0"/>
                  <w:marBottom w:val="0"/>
                  <w:divBdr>
                    <w:top w:val="none" w:sz="0" w:space="0" w:color="auto"/>
                    <w:left w:val="none" w:sz="0" w:space="0" w:color="auto"/>
                    <w:bottom w:val="none" w:sz="0" w:space="0" w:color="auto"/>
                    <w:right w:val="none" w:sz="0" w:space="0" w:color="auto"/>
                  </w:divBdr>
                  <w:divsChild>
                    <w:div w:id="17781182">
                      <w:marLeft w:val="0"/>
                      <w:marRight w:val="0"/>
                      <w:marTop w:val="0"/>
                      <w:marBottom w:val="0"/>
                      <w:divBdr>
                        <w:top w:val="none" w:sz="0" w:space="0" w:color="auto"/>
                        <w:left w:val="none" w:sz="0" w:space="0" w:color="auto"/>
                        <w:bottom w:val="none" w:sz="0" w:space="0" w:color="auto"/>
                        <w:right w:val="none" w:sz="0" w:space="0" w:color="auto"/>
                      </w:divBdr>
                      <w:divsChild>
                        <w:div w:id="771512933">
                          <w:marLeft w:val="0"/>
                          <w:marRight w:val="0"/>
                          <w:marTop w:val="0"/>
                          <w:marBottom w:val="0"/>
                          <w:divBdr>
                            <w:top w:val="none" w:sz="0" w:space="0" w:color="auto"/>
                            <w:left w:val="none" w:sz="0" w:space="0" w:color="auto"/>
                            <w:bottom w:val="none" w:sz="0" w:space="0" w:color="auto"/>
                            <w:right w:val="none" w:sz="0" w:space="0" w:color="auto"/>
                          </w:divBdr>
                        </w:div>
                        <w:div w:id="1762876402">
                          <w:marLeft w:val="0"/>
                          <w:marRight w:val="0"/>
                          <w:marTop w:val="0"/>
                          <w:marBottom w:val="0"/>
                          <w:divBdr>
                            <w:top w:val="none" w:sz="0" w:space="0" w:color="auto"/>
                            <w:left w:val="none" w:sz="0" w:space="0" w:color="auto"/>
                            <w:bottom w:val="none" w:sz="0" w:space="0" w:color="auto"/>
                            <w:right w:val="none" w:sz="0" w:space="0" w:color="auto"/>
                          </w:divBdr>
                        </w:div>
                      </w:divsChild>
                    </w:div>
                    <w:div w:id="199515003">
                      <w:marLeft w:val="0"/>
                      <w:marRight w:val="0"/>
                      <w:marTop w:val="0"/>
                      <w:marBottom w:val="0"/>
                      <w:divBdr>
                        <w:top w:val="none" w:sz="0" w:space="0" w:color="auto"/>
                        <w:left w:val="none" w:sz="0" w:space="0" w:color="auto"/>
                        <w:bottom w:val="none" w:sz="0" w:space="0" w:color="auto"/>
                        <w:right w:val="none" w:sz="0" w:space="0" w:color="auto"/>
                      </w:divBdr>
                      <w:divsChild>
                        <w:div w:id="829907307">
                          <w:marLeft w:val="0"/>
                          <w:marRight w:val="0"/>
                          <w:marTop w:val="0"/>
                          <w:marBottom w:val="0"/>
                          <w:divBdr>
                            <w:top w:val="none" w:sz="0" w:space="0" w:color="auto"/>
                            <w:left w:val="none" w:sz="0" w:space="0" w:color="auto"/>
                            <w:bottom w:val="none" w:sz="0" w:space="0" w:color="auto"/>
                            <w:right w:val="none" w:sz="0" w:space="0" w:color="auto"/>
                          </w:divBdr>
                        </w:div>
                        <w:div w:id="1769698199">
                          <w:marLeft w:val="0"/>
                          <w:marRight w:val="0"/>
                          <w:marTop w:val="0"/>
                          <w:marBottom w:val="0"/>
                          <w:divBdr>
                            <w:top w:val="none" w:sz="0" w:space="0" w:color="auto"/>
                            <w:left w:val="none" w:sz="0" w:space="0" w:color="auto"/>
                            <w:bottom w:val="none" w:sz="0" w:space="0" w:color="auto"/>
                            <w:right w:val="none" w:sz="0" w:space="0" w:color="auto"/>
                          </w:divBdr>
                        </w:div>
                      </w:divsChild>
                    </w:div>
                    <w:div w:id="1054159901">
                      <w:marLeft w:val="0"/>
                      <w:marRight w:val="0"/>
                      <w:marTop w:val="0"/>
                      <w:marBottom w:val="0"/>
                      <w:divBdr>
                        <w:top w:val="none" w:sz="0" w:space="0" w:color="auto"/>
                        <w:left w:val="none" w:sz="0" w:space="0" w:color="auto"/>
                        <w:bottom w:val="none" w:sz="0" w:space="0" w:color="auto"/>
                        <w:right w:val="none" w:sz="0" w:space="0" w:color="auto"/>
                      </w:divBdr>
                      <w:divsChild>
                        <w:div w:id="1631086798">
                          <w:marLeft w:val="0"/>
                          <w:marRight w:val="0"/>
                          <w:marTop w:val="0"/>
                          <w:marBottom w:val="0"/>
                          <w:divBdr>
                            <w:top w:val="none" w:sz="0" w:space="0" w:color="auto"/>
                            <w:left w:val="none" w:sz="0" w:space="0" w:color="auto"/>
                            <w:bottom w:val="none" w:sz="0" w:space="0" w:color="auto"/>
                            <w:right w:val="none" w:sz="0" w:space="0" w:color="auto"/>
                          </w:divBdr>
                          <w:divsChild>
                            <w:div w:id="8489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860">
                      <w:marLeft w:val="0"/>
                      <w:marRight w:val="0"/>
                      <w:marTop w:val="0"/>
                      <w:marBottom w:val="0"/>
                      <w:divBdr>
                        <w:top w:val="none" w:sz="0" w:space="0" w:color="auto"/>
                        <w:left w:val="none" w:sz="0" w:space="0" w:color="auto"/>
                        <w:bottom w:val="none" w:sz="0" w:space="0" w:color="auto"/>
                        <w:right w:val="none" w:sz="0" w:space="0" w:color="auto"/>
                      </w:divBdr>
                      <w:divsChild>
                        <w:div w:id="371393219">
                          <w:marLeft w:val="0"/>
                          <w:marRight w:val="0"/>
                          <w:marTop w:val="0"/>
                          <w:marBottom w:val="0"/>
                          <w:divBdr>
                            <w:top w:val="none" w:sz="0" w:space="0" w:color="auto"/>
                            <w:left w:val="none" w:sz="0" w:space="0" w:color="auto"/>
                            <w:bottom w:val="none" w:sz="0" w:space="0" w:color="auto"/>
                            <w:right w:val="none" w:sz="0" w:space="0" w:color="auto"/>
                          </w:divBdr>
                        </w:div>
                      </w:divsChild>
                    </w:div>
                    <w:div w:id="1799713751">
                      <w:marLeft w:val="0"/>
                      <w:marRight w:val="0"/>
                      <w:marTop w:val="0"/>
                      <w:marBottom w:val="0"/>
                      <w:divBdr>
                        <w:top w:val="none" w:sz="0" w:space="0" w:color="auto"/>
                        <w:left w:val="none" w:sz="0" w:space="0" w:color="auto"/>
                        <w:bottom w:val="none" w:sz="0" w:space="0" w:color="auto"/>
                        <w:right w:val="none" w:sz="0" w:space="0" w:color="auto"/>
                      </w:divBdr>
                      <w:divsChild>
                        <w:div w:id="23095752">
                          <w:marLeft w:val="0"/>
                          <w:marRight w:val="0"/>
                          <w:marTop w:val="0"/>
                          <w:marBottom w:val="0"/>
                          <w:divBdr>
                            <w:top w:val="none" w:sz="0" w:space="0" w:color="auto"/>
                            <w:left w:val="none" w:sz="0" w:space="0" w:color="auto"/>
                            <w:bottom w:val="none" w:sz="0" w:space="0" w:color="auto"/>
                            <w:right w:val="none" w:sz="0" w:space="0" w:color="auto"/>
                          </w:divBdr>
                        </w:div>
                        <w:div w:id="109475313">
                          <w:marLeft w:val="0"/>
                          <w:marRight w:val="0"/>
                          <w:marTop w:val="0"/>
                          <w:marBottom w:val="0"/>
                          <w:divBdr>
                            <w:top w:val="none" w:sz="0" w:space="0" w:color="auto"/>
                            <w:left w:val="none" w:sz="0" w:space="0" w:color="auto"/>
                            <w:bottom w:val="none" w:sz="0" w:space="0" w:color="auto"/>
                            <w:right w:val="none" w:sz="0" w:space="0" w:color="auto"/>
                          </w:divBdr>
                        </w:div>
                        <w:div w:id="921259884">
                          <w:marLeft w:val="0"/>
                          <w:marRight w:val="0"/>
                          <w:marTop w:val="0"/>
                          <w:marBottom w:val="0"/>
                          <w:divBdr>
                            <w:top w:val="none" w:sz="0" w:space="0" w:color="auto"/>
                            <w:left w:val="none" w:sz="0" w:space="0" w:color="auto"/>
                            <w:bottom w:val="none" w:sz="0" w:space="0" w:color="auto"/>
                            <w:right w:val="none" w:sz="0" w:space="0" w:color="auto"/>
                          </w:divBdr>
                        </w:div>
                        <w:div w:id="1081636214">
                          <w:marLeft w:val="0"/>
                          <w:marRight w:val="0"/>
                          <w:marTop w:val="0"/>
                          <w:marBottom w:val="0"/>
                          <w:divBdr>
                            <w:top w:val="none" w:sz="0" w:space="0" w:color="auto"/>
                            <w:left w:val="none" w:sz="0" w:space="0" w:color="auto"/>
                            <w:bottom w:val="none" w:sz="0" w:space="0" w:color="auto"/>
                            <w:right w:val="none" w:sz="0" w:space="0" w:color="auto"/>
                          </w:divBdr>
                        </w:div>
                      </w:divsChild>
                    </w:div>
                    <w:div w:id="2049648440">
                      <w:marLeft w:val="0"/>
                      <w:marRight w:val="0"/>
                      <w:marTop w:val="0"/>
                      <w:marBottom w:val="0"/>
                      <w:divBdr>
                        <w:top w:val="none" w:sz="0" w:space="0" w:color="auto"/>
                        <w:left w:val="none" w:sz="0" w:space="0" w:color="auto"/>
                        <w:bottom w:val="none" w:sz="0" w:space="0" w:color="auto"/>
                        <w:right w:val="none" w:sz="0" w:space="0" w:color="auto"/>
                      </w:divBdr>
                      <w:divsChild>
                        <w:div w:id="20351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95060">
              <w:marLeft w:val="0"/>
              <w:marRight w:val="0"/>
              <w:marTop w:val="0"/>
              <w:marBottom w:val="0"/>
              <w:divBdr>
                <w:top w:val="none" w:sz="0" w:space="0" w:color="auto"/>
                <w:left w:val="none" w:sz="0" w:space="0" w:color="auto"/>
                <w:bottom w:val="none" w:sz="0" w:space="0" w:color="auto"/>
                <w:right w:val="none" w:sz="0" w:space="0" w:color="auto"/>
              </w:divBdr>
              <w:divsChild>
                <w:div w:id="10831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8304">
          <w:marLeft w:val="0"/>
          <w:marRight w:val="0"/>
          <w:marTop w:val="0"/>
          <w:marBottom w:val="0"/>
          <w:divBdr>
            <w:top w:val="none" w:sz="0" w:space="0" w:color="auto"/>
            <w:left w:val="none" w:sz="0" w:space="0" w:color="auto"/>
            <w:bottom w:val="none" w:sz="0" w:space="0" w:color="auto"/>
            <w:right w:val="none" w:sz="0" w:space="0" w:color="auto"/>
          </w:divBdr>
          <w:divsChild>
            <w:div w:id="266666630">
              <w:marLeft w:val="0"/>
              <w:marRight w:val="0"/>
              <w:marTop w:val="0"/>
              <w:marBottom w:val="0"/>
              <w:divBdr>
                <w:top w:val="none" w:sz="0" w:space="0" w:color="auto"/>
                <w:left w:val="none" w:sz="0" w:space="0" w:color="auto"/>
                <w:bottom w:val="none" w:sz="0" w:space="0" w:color="auto"/>
                <w:right w:val="none" w:sz="0" w:space="0" w:color="auto"/>
              </w:divBdr>
              <w:divsChild>
                <w:div w:id="327680888">
                  <w:marLeft w:val="0"/>
                  <w:marRight w:val="0"/>
                  <w:marTop w:val="0"/>
                  <w:marBottom w:val="0"/>
                  <w:divBdr>
                    <w:top w:val="none" w:sz="0" w:space="0" w:color="auto"/>
                    <w:left w:val="none" w:sz="0" w:space="0" w:color="auto"/>
                    <w:bottom w:val="none" w:sz="0" w:space="0" w:color="auto"/>
                    <w:right w:val="none" w:sz="0" w:space="0" w:color="auto"/>
                  </w:divBdr>
                  <w:divsChild>
                    <w:div w:id="20101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0422">
              <w:marLeft w:val="0"/>
              <w:marRight w:val="0"/>
              <w:marTop w:val="0"/>
              <w:marBottom w:val="0"/>
              <w:divBdr>
                <w:top w:val="none" w:sz="0" w:space="0" w:color="auto"/>
                <w:left w:val="none" w:sz="0" w:space="0" w:color="auto"/>
                <w:bottom w:val="none" w:sz="0" w:space="0" w:color="auto"/>
                <w:right w:val="none" w:sz="0" w:space="0" w:color="auto"/>
              </w:divBdr>
              <w:divsChild>
                <w:div w:id="1740667547">
                  <w:marLeft w:val="0"/>
                  <w:marRight w:val="0"/>
                  <w:marTop w:val="0"/>
                  <w:marBottom w:val="0"/>
                  <w:divBdr>
                    <w:top w:val="none" w:sz="0" w:space="0" w:color="auto"/>
                    <w:left w:val="none" w:sz="0" w:space="0" w:color="auto"/>
                    <w:bottom w:val="none" w:sz="0" w:space="0" w:color="auto"/>
                    <w:right w:val="none" w:sz="0" w:space="0" w:color="auto"/>
                  </w:divBdr>
                  <w:divsChild>
                    <w:div w:id="17720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3368">
              <w:marLeft w:val="0"/>
              <w:marRight w:val="0"/>
              <w:marTop w:val="0"/>
              <w:marBottom w:val="0"/>
              <w:divBdr>
                <w:top w:val="none" w:sz="0" w:space="0" w:color="auto"/>
                <w:left w:val="none" w:sz="0" w:space="0" w:color="auto"/>
                <w:bottom w:val="none" w:sz="0" w:space="0" w:color="auto"/>
                <w:right w:val="none" w:sz="0" w:space="0" w:color="auto"/>
              </w:divBdr>
              <w:divsChild>
                <w:div w:id="595871146">
                  <w:marLeft w:val="0"/>
                  <w:marRight w:val="0"/>
                  <w:marTop w:val="0"/>
                  <w:marBottom w:val="0"/>
                  <w:divBdr>
                    <w:top w:val="none" w:sz="0" w:space="0" w:color="auto"/>
                    <w:left w:val="none" w:sz="0" w:space="0" w:color="auto"/>
                    <w:bottom w:val="none" w:sz="0" w:space="0" w:color="auto"/>
                    <w:right w:val="none" w:sz="0" w:space="0" w:color="auto"/>
                  </w:divBdr>
                  <w:divsChild>
                    <w:div w:id="692805316">
                      <w:marLeft w:val="0"/>
                      <w:marRight w:val="0"/>
                      <w:marTop w:val="0"/>
                      <w:marBottom w:val="0"/>
                      <w:divBdr>
                        <w:top w:val="none" w:sz="0" w:space="0" w:color="auto"/>
                        <w:left w:val="none" w:sz="0" w:space="0" w:color="auto"/>
                        <w:bottom w:val="none" w:sz="0" w:space="0" w:color="auto"/>
                        <w:right w:val="none" w:sz="0" w:space="0" w:color="auto"/>
                      </w:divBdr>
                    </w:div>
                  </w:divsChild>
                </w:div>
                <w:div w:id="1172571302">
                  <w:marLeft w:val="0"/>
                  <w:marRight w:val="0"/>
                  <w:marTop w:val="0"/>
                  <w:marBottom w:val="0"/>
                  <w:divBdr>
                    <w:top w:val="none" w:sz="0" w:space="0" w:color="auto"/>
                    <w:left w:val="none" w:sz="0" w:space="0" w:color="auto"/>
                    <w:bottom w:val="none" w:sz="0" w:space="0" w:color="auto"/>
                    <w:right w:val="none" w:sz="0" w:space="0" w:color="auto"/>
                  </w:divBdr>
                  <w:divsChild>
                    <w:div w:id="677733455">
                      <w:marLeft w:val="0"/>
                      <w:marRight w:val="0"/>
                      <w:marTop w:val="0"/>
                      <w:marBottom w:val="0"/>
                      <w:divBdr>
                        <w:top w:val="none" w:sz="0" w:space="0" w:color="auto"/>
                        <w:left w:val="none" w:sz="0" w:space="0" w:color="auto"/>
                        <w:bottom w:val="none" w:sz="0" w:space="0" w:color="auto"/>
                        <w:right w:val="none" w:sz="0" w:space="0" w:color="auto"/>
                      </w:divBdr>
                    </w:div>
                  </w:divsChild>
                </w:div>
                <w:div w:id="1296332046">
                  <w:marLeft w:val="0"/>
                  <w:marRight w:val="0"/>
                  <w:marTop w:val="0"/>
                  <w:marBottom w:val="0"/>
                  <w:divBdr>
                    <w:top w:val="none" w:sz="0" w:space="0" w:color="auto"/>
                    <w:left w:val="none" w:sz="0" w:space="0" w:color="auto"/>
                    <w:bottom w:val="none" w:sz="0" w:space="0" w:color="auto"/>
                    <w:right w:val="none" w:sz="0" w:space="0" w:color="auto"/>
                  </w:divBdr>
                  <w:divsChild>
                    <w:div w:id="302465173">
                      <w:marLeft w:val="0"/>
                      <w:marRight w:val="0"/>
                      <w:marTop w:val="0"/>
                      <w:marBottom w:val="0"/>
                      <w:divBdr>
                        <w:top w:val="none" w:sz="0" w:space="0" w:color="auto"/>
                        <w:left w:val="none" w:sz="0" w:space="0" w:color="auto"/>
                        <w:bottom w:val="none" w:sz="0" w:space="0" w:color="auto"/>
                        <w:right w:val="none" w:sz="0" w:space="0" w:color="auto"/>
                      </w:divBdr>
                      <w:divsChild>
                        <w:div w:id="1879076852">
                          <w:marLeft w:val="0"/>
                          <w:marRight w:val="0"/>
                          <w:marTop w:val="0"/>
                          <w:marBottom w:val="0"/>
                          <w:divBdr>
                            <w:top w:val="none" w:sz="0" w:space="0" w:color="auto"/>
                            <w:left w:val="none" w:sz="0" w:space="0" w:color="auto"/>
                            <w:bottom w:val="none" w:sz="0" w:space="0" w:color="auto"/>
                            <w:right w:val="none" w:sz="0" w:space="0" w:color="auto"/>
                          </w:divBdr>
                        </w:div>
                      </w:divsChild>
                    </w:div>
                    <w:div w:id="492137510">
                      <w:marLeft w:val="0"/>
                      <w:marRight w:val="0"/>
                      <w:marTop w:val="0"/>
                      <w:marBottom w:val="0"/>
                      <w:divBdr>
                        <w:top w:val="none" w:sz="0" w:space="0" w:color="auto"/>
                        <w:left w:val="none" w:sz="0" w:space="0" w:color="auto"/>
                        <w:bottom w:val="none" w:sz="0" w:space="0" w:color="auto"/>
                        <w:right w:val="none" w:sz="0" w:space="0" w:color="auto"/>
                      </w:divBdr>
                      <w:divsChild>
                        <w:div w:id="960112672">
                          <w:marLeft w:val="0"/>
                          <w:marRight w:val="0"/>
                          <w:marTop w:val="0"/>
                          <w:marBottom w:val="0"/>
                          <w:divBdr>
                            <w:top w:val="none" w:sz="0" w:space="0" w:color="auto"/>
                            <w:left w:val="none" w:sz="0" w:space="0" w:color="auto"/>
                            <w:bottom w:val="none" w:sz="0" w:space="0" w:color="auto"/>
                            <w:right w:val="none" w:sz="0" w:space="0" w:color="auto"/>
                          </w:divBdr>
                        </w:div>
                        <w:div w:id="1678578376">
                          <w:marLeft w:val="0"/>
                          <w:marRight w:val="0"/>
                          <w:marTop w:val="0"/>
                          <w:marBottom w:val="0"/>
                          <w:divBdr>
                            <w:top w:val="none" w:sz="0" w:space="0" w:color="auto"/>
                            <w:left w:val="none" w:sz="0" w:space="0" w:color="auto"/>
                            <w:bottom w:val="none" w:sz="0" w:space="0" w:color="auto"/>
                            <w:right w:val="none" w:sz="0" w:space="0" w:color="auto"/>
                          </w:divBdr>
                        </w:div>
                      </w:divsChild>
                    </w:div>
                    <w:div w:id="733888613">
                      <w:marLeft w:val="0"/>
                      <w:marRight w:val="0"/>
                      <w:marTop w:val="0"/>
                      <w:marBottom w:val="0"/>
                      <w:divBdr>
                        <w:top w:val="none" w:sz="0" w:space="0" w:color="auto"/>
                        <w:left w:val="none" w:sz="0" w:space="0" w:color="auto"/>
                        <w:bottom w:val="none" w:sz="0" w:space="0" w:color="auto"/>
                        <w:right w:val="none" w:sz="0" w:space="0" w:color="auto"/>
                      </w:divBdr>
                      <w:divsChild>
                        <w:div w:id="1774591149">
                          <w:marLeft w:val="0"/>
                          <w:marRight w:val="0"/>
                          <w:marTop w:val="0"/>
                          <w:marBottom w:val="0"/>
                          <w:divBdr>
                            <w:top w:val="none" w:sz="0" w:space="0" w:color="auto"/>
                            <w:left w:val="none" w:sz="0" w:space="0" w:color="auto"/>
                            <w:bottom w:val="none" w:sz="0" w:space="0" w:color="auto"/>
                            <w:right w:val="none" w:sz="0" w:space="0" w:color="auto"/>
                          </w:divBdr>
                        </w:div>
                      </w:divsChild>
                    </w:div>
                    <w:div w:id="787774391">
                      <w:marLeft w:val="0"/>
                      <w:marRight w:val="0"/>
                      <w:marTop w:val="0"/>
                      <w:marBottom w:val="0"/>
                      <w:divBdr>
                        <w:top w:val="none" w:sz="0" w:space="0" w:color="auto"/>
                        <w:left w:val="none" w:sz="0" w:space="0" w:color="auto"/>
                        <w:bottom w:val="none" w:sz="0" w:space="0" w:color="auto"/>
                        <w:right w:val="none" w:sz="0" w:space="0" w:color="auto"/>
                      </w:divBdr>
                      <w:divsChild>
                        <w:div w:id="4244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8118">
                  <w:marLeft w:val="0"/>
                  <w:marRight w:val="0"/>
                  <w:marTop w:val="0"/>
                  <w:marBottom w:val="0"/>
                  <w:divBdr>
                    <w:top w:val="none" w:sz="0" w:space="0" w:color="auto"/>
                    <w:left w:val="none" w:sz="0" w:space="0" w:color="auto"/>
                    <w:bottom w:val="none" w:sz="0" w:space="0" w:color="auto"/>
                    <w:right w:val="none" w:sz="0" w:space="0" w:color="auto"/>
                  </w:divBdr>
                  <w:divsChild>
                    <w:div w:id="674259620">
                      <w:marLeft w:val="0"/>
                      <w:marRight w:val="0"/>
                      <w:marTop w:val="0"/>
                      <w:marBottom w:val="0"/>
                      <w:divBdr>
                        <w:top w:val="none" w:sz="0" w:space="0" w:color="auto"/>
                        <w:left w:val="none" w:sz="0" w:space="0" w:color="auto"/>
                        <w:bottom w:val="none" w:sz="0" w:space="0" w:color="auto"/>
                        <w:right w:val="none" w:sz="0" w:space="0" w:color="auto"/>
                      </w:divBdr>
                      <w:divsChild>
                        <w:div w:id="339166779">
                          <w:marLeft w:val="0"/>
                          <w:marRight w:val="0"/>
                          <w:marTop w:val="0"/>
                          <w:marBottom w:val="0"/>
                          <w:divBdr>
                            <w:top w:val="none" w:sz="0" w:space="0" w:color="auto"/>
                            <w:left w:val="none" w:sz="0" w:space="0" w:color="auto"/>
                            <w:bottom w:val="none" w:sz="0" w:space="0" w:color="auto"/>
                            <w:right w:val="none" w:sz="0" w:space="0" w:color="auto"/>
                          </w:divBdr>
                          <w:divsChild>
                            <w:div w:id="610432576">
                              <w:marLeft w:val="0"/>
                              <w:marRight w:val="0"/>
                              <w:marTop w:val="0"/>
                              <w:marBottom w:val="0"/>
                              <w:divBdr>
                                <w:top w:val="none" w:sz="0" w:space="0" w:color="auto"/>
                                <w:left w:val="none" w:sz="0" w:space="0" w:color="auto"/>
                                <w:bottom w:val="none" w:sz="0" w:space="0" w:color="auto"/>
                                <w:right w:val="none" w:sz="0" w:space="0" w:color="auto"/>
                              </w:divBdr>
                            </w:div>
                          </w:divsChild>
                        </w:div>
                        <w:div w:id="552740732">
                          <w:marLeft w:val="0"/>
                          <w:marRight w:val="0"/>
                          <w:marTop w:val="0"/>
                          <w:marBottom w:val="0"/>
                          <w:divBdr>
                            <w:top w:val="none" w:sz="0" w:space="0" w:color="auto"/>
                            <w:left w:val="none" w:sz="0" w:space="0" w:color="auto"/>
                            <w:bottom w:val="none" w:sz="0" w:space="0" w:color="auto"/>
                            <w:right w:val="none" w:sz="0" w:space="0" w:color="auto"/>
                          </w:divBdr>
                          <w:divsChild>
                            <w:div w:id="99767984">
                              <w:marLeft w:val="0"/>
                              <w:marRight w:val="0"/>
                              <w:marTop w:val="0"/>
                              <w:marBottom w:val="0"/>
                              <w:divBdr>
                                <w:top w:val="none" w:sz="0" w:space="0" w:color="auto"/>
                                <w:left w:val="none" w:sz="0" w:space="0" w:color="auto"/>
                                <w:bottom w:val="none" w:sz="0" w:space="0" w:color="auto"/>
                                <w:right w:val="none" w:sz="0" w:space="0" w:color="auto"/>
                              </w:divBdr>
                            </w:div>
                            <w:div w:id="648050405">
                              <w:marLeft w:val="0"/>
                              <w:marRight w:val="0"/>
                              <w:marTop w:val="0"/>
                              <w:marBottom w:val="0"/>
                              <w:divBdr>
                                <w:top w:val="none" w:sz="0" w:space="0" w:color="auto"/>
                                <w:left w:val="none" w:sz="0" w:space="0" w:color="auto"/>
                                <w:bottom w:val="none" w:sz="0" w:space="0" w:color="auto"/>
                                <w:right w:val="none" w:sz="0" w:space="0" w:color="auto"/>
                              </w:divBdr>
                            </w:div>
                            <w:div w:id="964970950">
                              <w:marLeft w:val="0"/>
                              <w:marRight w:val="0"/>
                              <w:marTop w:val="0"/>
                              <w:marBottom w:val="0"/>
                              <w:divBdr>
                                <w:top w:val="none" w:sz="0" w:space="0" w:color="auto"/>
                                <w:left w:val="none" w:sz="0" w:space="0" w:color="auto"/>
                                <w:bottom w:val="none" w:sz="0" w:space="0" w:color="auto"/>
                                <w:right w:val="none" w:sz="0" w:space="0" w:color="auto"/>
                              </w:divBdr>
                            </w:div>
                            <w:div w:id="1225407286">
                              <w:marLeft w:val="0"/>
                              <w:marRight w:val="0"/>
                              <w:marTop w:val="0"/>
                              <w:marBottom w:val="0"/>
                              <w:divBdr>
                                <w:top w:val="none" w:sz="0" w:space="0" w:color="auto"/>
                                <w:left w:val="none" w:sz="0" w:space="0" w:color="auto"/>
                                <w:bottom w:val="none" w:sz="0" w:space="0" w:color="auto"/>
                                <w:right w:val="none" w:sz="0" w:space="0" w:color="auto"/>
                              </w:divBdr>
                            </w:div>
                            <w:div w:id="1497914204">
                              <w:marLeft w:val="0"/>
                              <w:marRight w:val="0"/>
                              <w:marTop w:val="0"/>
                              <w:marBottom w:val="0"/>
                              <w:divBdr>
                                <w:top w:val="none" w:sz="0" w:space="0" w:color="auto"/>
                                <w:left w:val="none" w:sz="0" w:space="0" w:color="auto"/>
                                <w:bottom w:val="none" w:sz="0" w:space="0" w:color="auto"/>
                                <w:right w:val="none" w:sz="0" w:space="0" w:color="auto"/>
                              </w:divBdr>
                            </w:div>
                            <w:div w:id="1589578522">
                              <w:marLeft w:val="0"/>
                              <w:marRight w:val="0"/>
                              <w:marTop w:val="0"/>
                              <w:marBottom w:val="0"/>
                              <w:divBdr>
                                <w:top w:val="none" w:sz="0" w:space="0" w:color="auto"/>
                                <w:left w:val="none" w:sz="0" w:space="0" w:color="auto"/>
                                <w:bottom w:val="none" w:sz="0" w:space="0" w:color="auto"/>
                                <w:right w:val="none" w:sz="0" w:space="0" w:color="auto"/>
                              </w:divBdr>
                            </w:div>
                            <w:div w:id="2066176838">
                              <w:marLeft w:val="0"/>
                              <w:marRight w:val="0"/>
                              <w:marTop w:val="0"/>
                              <w:marBottom w:val="0"/>
                              <w:divBdr>
                                <w:top w:val="none" w:sz="0" w:space="0" w:color="auto"/>
                                <w:left w:val="none" w:sz="0" w:space="0" w:color="auto"/>
                                <w:bottom w:val="none" w:sz="0" w:space="0" w:color="auto"/>
                                <w:right w:val="none" w:sz="0" w:space="0" w:color="auto"/>
                              </w:divBdr>
                            </w:div>
                          </w:divsChild>
                        </w:div>
                        <w:div w:id="1553270408">
                          <w:marLeft w:val="0"/>
                          <w:marRight w:val="0"/>
                          <w:marTop w:val="0"/>
                          <w:marBottom w:val="0"/>
                          <w:divBdr>
                            <w:top w:val="none" w:sz="0" w:space="0" w:color="auto"/>
                            <w:left w:val="none" w:sz="0" w:space="0" w:color="auto"/>
                            <w:bottom w:val="none" w:sz="0" w:space="0" w:color="auto"/>
                            <w:right w:val="none" w:sz="0" w:space="0" w:color="auto"/>
                          </w:divBdr>
                          <w:divsChild>
                            <w:div w:id="1672416736">
                              <w:marLeft w:val="0"/>
                              <w:marRight w:val="0"/>
                              <w:marTop w:val="0"/>
                              <w:marBottom w:val="0"/>
                              <w:divBdr>
                                <w:top w:val="none" w:sz="0" w:space="0" w:color="auto"/>
                                <w:left w:val="none" w:sz="0" w:space="0" w:color="auto"/>
                                <w:bottom w:val="none" w:sz="0" w:space="0" w:color="auto"/>
                                <w:right w:val="none" w:sz="0" w:space="0" w:color="auto"/>
                              </w:divBdr>
                            </w:div>
                          </w:divsChild>
                        </w:div>
                        <w:div w:id="2129465062">
                          <w:marLeft w:val="0"/>
                          <w:marRight w:val="0"/>
                          <w:marTop w:val="0"/>
                          <w:marBottom w:val="0"/>
                          <w:divBdr>
                            <w:top w:val="none" w:sz="0" w:space="0" w:color="auto"/>
                            <w:left w:val="none" w:sz="0" w:space="0" w:color="auto"/>
                            <w:bottom w:val="none" w:sz="0" w:space="0" w:color="auto"/>
                            <w:right w:val="none" w:sz="0" w:space="0" w:color="auto"/>
                          </w:divBdr>
                          <w:divsChild>
                            <w:div w:id="90564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00602">
                  <w:marLeft w:val="0"/>
                  <w:marRight w:val="0"/>
                  <w:marTop w:val="0"/>
                  <w:marBottom w:val="0"/>
                  <w:divBdr>
                    <w:top w:val="none" w:sz="0" w:space="0" w:color="auto"/>
                    <w:left w:val="none" w:sz="0" w:space="0" w:color="auto"/>
                    <w:bottom w:val="none" w:sz="0" w:space="0" w:color="auto"/>
                    <w:right w:val="none" w:sz="0" w:space="0" w:color="auto"/>
                  </w:divBdr>
                  <w:divsChild>
                    <w:div w:id="12573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6111">
          <w:marLeft w:val="0"/>
          <w:marRight w:val="0"/>
          <w:marTop w:val="0"/>
          <w:marBottom w:val="0"/>
          <w:divBdr>
            <w:top w:val="none" w:sz="0" w:space="0" w:color="auto"/>
            <w:left w:val="none" w:sz="0" w:space="0" w:color="auto"/>
            <w:bottom w:val="none" w:sz="0" w:space="0" w:color="auto"/>
            <w:right w:val="none" w:sz="0" w:space="0" w:color="auto"/>
          </w:divBdr>
          <w:divsChild>
            <w:div w:id="69038220">
              <w:marLeft w:val="0"/>
              <w:marRight w:val="0"/>
              <w:marTop w:val="0"/>
              <w:marBottom w:val="0"/>
              <w:divBdr>
                <w:top w:val="none" w:sz="0" w:space="0" w:color="auto"/>
                <w:left w:val="none" w:sz="0" w:space="0" w:color="auto"/>
                <w:bottom w:val="none" w:sz="0" w:space="0" w:color="auto"/>
                <w:right w:val="none" w:sz="0" w:space="0" w:color="auto"/>
              </w:divBdr>
              <w:divsChild>
                <w:div w:id="1260917514">
                  <w:marLeft w:val="0"/>
                  <w:marRight w:val="0"/>
                  <w:marTop w:val="0"/>
                  <w:marBottom w:val="0"/>
                  <w:divBdr>
                    <w:top w:val="none" w:sz="0" w:space="0" w:color="auto"/>
                    <w:left w:val="none" w:sz="0" w:space="0" w:color="auto"/>
                    <w:bottom w:val="none" w:sz="0" w:space="0" w:color="auto"/>
                    <w:right w:val="none" w:sz="0" w:space="0" w:color="auto"/>
                  </w:divBdr>
                  <w:divsChild>
                    <w:div w:id="5720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2961">
              <w:marLeft w:val="0"/>
              <w:marRight w:val="0"/>
              <w:marTop w:val="0"/>
              <w:marBottom w:val="0"/>
              <w:divBdr>
                <w:top w:val="none" w:sz="0" w:space="0" w:color="auto"/>
                <w:left w:val="none" w:sz="0" w:space="0" w:color="auto"/>
                <w:bottom w:val="none" w:sz="0" w:space="0" w:color="auto"/>
                <w:right w:val="none" w:sz="0" w:space="0" w:color="auto"/>
              </w:divBdr>
              <w:divsChild>
                <w:div w:id="1504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843">
          <w:marLeft w:val="0"/>
          <w:marRight w:val="0"/>
          <w:marTop w:val="0"/>
          <w:marBottom w:val="0"/>
          <w:divBdr>
            <w:top w:val="none" w:sz="0" w:space="0" w:color="auto"/>
            <w:left w:val="none" w:sz="0" w:space="0" w:color="auto"/>
            <w:bottom w:val="none" w:sz="0" w:space="0" w:color="auto"/>
            <w:right w:val="none" w:sz="0" w:space="0" w:color="auto"/>
          </w:divBdr>
          <w:divsChild>
            <w:div w:id="14620963">
              <w:marLeft w:val="0"/>
              <w:marRight w:val="0"/>
              <w:marTop w:val="0"/>
              <w:marBottom w:val="0"/>
              <w:divBdr>
                <w:top w:val="none" w:sz="0" w:space="0" w:color="auto"/>
                <w:left w:val="none" w:sz="0" w:space="0" w:color="auto"/>
                <w:bottom w:val="none" w:sz="0" w:space="0" w:color="auto"/>
                <w:right w:val="none" w:sz="0" w:space="0" w:color="auto"/>
              </w:divBdr>
              <w:divsChild>
                <w:div w:id="2055156653">
                  <w:marLeft w:val="0"/>
                  <w:marRight w:val="0"/>
                  <w:marTop w:val="0"/>
                  <w:marBottom w:val="0"/>
                  <w:divBdr>
                    <w:top w:val="none" w:sz="0" w:space="0" w:color="auto"/>
                    <w:left w:val="none" w:sz="0" w:space="0" w:color="auto"/>
                    <w:bottom w:val="none" w:sz="0" w:space="0" w:color="auto"/>
                    <w:right w:val="none" w:sz="0" w:space="0" w:color="auto"/>
                  </w:divBdr>
                </w:div>
              </w:divsChild>
            </w:div>
            <w:div w:id="1056856350">
              <w:marLeft w:val="0"/>
              <w:marRight w:val="0"/>
              <w:marTop w:val="0"/>
              <w:marBottom w:val="0"/>
              <w:divBdr>
                <w:top w:val="none" w:sz="0" w:space="0" w:color="auto"/>
                <w:left w:val="none" w:sz="0" w:space="0" w:color="auto"/>
                <w:bottom w:val="none" w:sz="0" w:space="0" w:color="auto"/>
                <w:right w:val="none" w:sz="0" w:space="0" w:color="auto"/>
              </w:divBdr>
              <w:divsChild>
                <w:div w:id="277880987">
                  <w:marLeft w:val="0"/>
                  <w:marRight w:val="0"/>
                  <w:marTop w:val="0"/>
                  <w:marBottom w:val="0"/>
                  <w:divBdr>
                    <w:top w:val="none" w:sz="0" w:space="0" w:color="auto"/>
                    <w:left w:val="none" w:sz="0" w:space="0" w:color="auto"/>
                    <w:bottom w:val="none" w:sz="0" w:space="0" w:color="auto"/>
                    <w:right w:val="none" w:sz="0" w:space="0" w:color="auto"/>
                  </w:divBdr>
                  <w:divsChild>
                    <w:div w:id="720135929">
                      <w:marLeft w:val="0"/>
                      <w:marRight w:val="0"/>
                      <w:marTop w:val="0"/>
                      <w:marBottom w:val="0"/>
                      <w:divBdr>
                        <w:top w:val="none" w:sz="0" w:space="0" w:color="auto"/>
                        <w:left w:val="none" w:sz="0" w:space="0" w:color="auto"/>
                        <w:bottom w:val="none" w:sz="0" w:space="0" w:color="auto"/>
                        <w:right w:val="none" w:sz="0" w:space="0" w:color="auto"/>
                      </w:divBdr>
                      <w:divsChild>
                        <w:div w:id="8811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2281">
                  <w:marLeft w:val="0"/>
                  <w:marRight w:val="0"/>
                  <w:marTop w:val="0"/>
                  <w:marBottom w:val="0"/>
                  <w:divBdr>
                    <w:top w:val="none" w:sz="0" w:space="0" w:color="auto"/>
                    <w:left w:val="none" w:sz="0" w:space="0" w:color="auto"/>
                    <w:bottom w:val="none" w:sz="0" w:space="0" w:color="auto"/>
                    <w:right w:val="none" w:sz="0" w:space="0" w:color="auto"/>
                  </w:divBdr>
                  <w:divsChild>
                    <w:div w:id="891618156">
                      <w:marLeft w:val="0"/>
                      <w:marRight w:val="0"/>
                      <w:marTop w:val="0"/>
                      <w:marBottom w:val="0"/>
                      <w:divBdr>
                        <w:top w:val="none" w:sz="0" w:space="0" w:color="auto"/>
                        <w:left w:val="none" w:sz="0" w:space="0" w:color="auto"/>
                        <w:bottom w:val="none" w:sz="0" w:space="0" w:color="auto"/>
                        <w:right w:val="none" w:sz="0" w:space="0" w:color="auto"/>
                      </w:divBdr>
                      <w:divsChild>
                        <w:div w:id="4875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2443">
                  <w:marLeft w:val="0"/>
                  <w:marRight w:val="0"/>
                  <w:marTop w:val="0"/>
                  <w:marBottom w:val="0"/>
                  <w:divBdr>
                    <w:top w:val="none" w:sz="0" w:space="0" w:color="auto"/>
                    <w:left w:val="none" w:sz="0" w:space="0" w:color="auto"/>
                    <w:bottom w:val="none" w:sz="0" w:space="0" w:color="auto"/>
                    <w:right w:val="none" w:sz="0" w:space="0" w:color="auto"/>
                  </w:divBdr>
                  <w:divsChild>
                    <w:div w:id="2052459376">
                      <w:marLeft w:val="0"/>
                      <w:marRight w:val="0"/>
                      <w:marTop w:val="0"/>
                      <w:marBottom w:val="0"/>
                      <w:divBdr>
                        <w:top w:val="none" w:sz="0" w:space="0" w:color="auto"/>
                        <w:left w:val="none" w:sz="0" w:space="0" w:color="auto"/>
                        <w:bottom w:val="none" w:sz="0" w:space="0" w:color="auto"/>
                        <w:right w:val="none" w:sz="0" w:space="0" w:color="auto"/>
                      </w:divBdr>
                      <w:divsChild>
                        <w:div w:id="11025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4715">
                  <w:marLeft w:val="0"/>
                  <w:marRight w:val="0"/>
                  <w:marTop w:val="0"/>
                  <w:marBottom w:val="0"/>
                  <w:divBdr>
                    <w:top w:val="none" w:sz="0" w:space="0" w:color="auto"/>
                    <w:left w:val="none" w:sz="0" w:space="0" w:color="auto"/>
                    <w:bottom w:val="none" w:sz="0" w:space="0" w:color="auto"/>
                    <w:right w:val="none" w:sz="0" w:space="0" w:color="auto"/>
                  </w:divBdr>
                  <w:divsChild>
                    <w:div w:id="1707637961">
                      <w:marLeft w:val="0"/>
                      <w:marRight w:val="0"/>
                      <w:marTop w:val="0"/>
                      <w:marBottom w:val="0"/>
                      <w:divBdr>
                        <w:top w:val="none" w:sz="0" w:space="0" w:color="auto"/>
                        <w:left w:val="none" w:sz="0" w:space="0" w:color="auto"/>
                        <w:bottom w:val="none" w:sz="0" w:space="0" w:color="auto"/>
                        <w:right w:val="none" w:sz="0" w:space="0" w:color="auto"/>
                      </w:divBdr>
                      <w:divsChild>
                        <w:div w:id="1755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73494">
              <w:marLeft w:val="0"/>
              <w:marRight w:val="0"/>
              <w:marTop w:val="0"/>
              <w:marBottom w:val="0"/>
              <w:divBdr>
                <w:top w:val="none" w:sz="0" w:space="0" w:color="auto"/>
                <w:left w:val="none" w:sz="0" w:space="0" w:color="auto"/>
                <w:bottom w:val="none" w:sz="0" w:space="0" w:color="auto"/>
                <w:right w:val="none" w:sz="0" w:space="0" w:color="auto"/>
              </w:divBdr>
              <w:divsChild>
                <w:div w:id="732121041">
                  <w:marLeft w:val="0"/>
                  <w:marRight w:val="0"/>
                  <w:marTop w:val="0"/>
                  <w:marBottom w:val="0"/>
                  <w:divBdr>
                    <w:top w:val="none" w:sz="0" w:space="0" w:color="auto"/>
                    <w:left w:val="none" w:sz="0" w:space="0" w:color="auto"/>
                    <w:bottom w:val="none" w:sz="0" w:space="0" w:color="auto"/>
                    <w:right w:val="none" w:sz="0" w:space="0" w:color="auto"/>
                  </w:divBdr>
                  <w:divsChild>
                    <w:div w:id="619262847">
                      <w:marLeft w:val="0"/>
                      <w:marRight w:val="0"/>
                      <w:marTop w:val="0"/>
                      <w:marBottom w:val="0"/>
                      <w:divBdr>
                        <w:top w:val="none" w:sz="0" w:space="0" w:color="auto"/>
                        <w:left w:val="none" w:sz="0" w:space="0" w:color="auto"/>
                        <w:bottom w:val="none" w:sz="0" w:space="0" w:color="auto"/>
                        <w:right w:val="none" w:sz="0" w:space="0" w:color="auto"/>
                      </w:divBdr>
                    </w:div>
                  </w:divsChild>
                </w:div>
                <w:div w:id="763846970">
                  <w:marLeft w:val="0"/>
                  <w:marRight w:val="0"/>
                  <w:marTop w:val="0"/>
                  <w:marBottom w:val="0"/>
                  <w:divBdr>
                    <w:top w:val="none" w:sz="0" w:space="0" w:color="auto"/>
                    <w:left w:val="none" w:sz="0" w:space="0" w:color="auto"/>
                    <w:bottom w:val="none" w:sz="0" w:space="0" w:color="auto"/>
                    <w:right w:val="none" w:sz="0" w:space="0" w:color="auto"/>
                  </w:divBdr>
                  <w:divsChild>
                    <w:div w:id="893471293">
                      <w:marLeft w:val="0"/>
                      <w:marRight w:val="0"/>
                      <w:marTop w:val="0"/>
                      <w:marBottom w:val="0"/>
                      <w:divBdr>
                        <w:top w:val="none" w:sz="0" w:space="0" w:color="auto"/>
                        <w:left w:val="none" w:sz="0" w:space="0" w:color="auto"/>
                        <w:bottom w:val="none" w:sz="0" w:space="0" w:color="auto"/>
                        <w:right w:val="none" w:sz="0" w:space="0" w:color="auto"/>
                      </w:divBdr>
                    </w:div>
                  </w:divsChild>
                </w:div>
                <w:div w:id="1033120226">
                  <w:marLeft w:val="0"/>
                  <w:marRight w:val="0"/>
                  <w:marTop w:val="0"/>
                  <w:marBottom w:val="0"/>
                  <w:divBdr>
                    <w:top w:val="none" w:sz="0" w:space="0" w:color="auto"/>
                    <w:left w:val="none" w:sz="0" w:space="0" w:color="auto"/>
                    <w:bottom w:val="none" w:sz="0" w:space="0" w:color="auto"/>
                    <w:right w:val="none" w:sz="0" w:space="0" w:color="auto"/>
                  </w:divBdr>
                  <w:divsChild>
                    <w:div w:id="1313407391">
                      <w:marLeft w:val="0"/>
                      <w:marRight w:val="0"/>
                      <w:marTop w:val="0"/>
                      <w:marBottom w:val="0"/>
                      <w:divBdr>
                        <w:top w:val="none" w:sz="0" w:space="0" w:color="auto"/>
                        <w:left w:val="none" w:sz="0" w:space="0" w:color="auto"/>
                        <w:bottom w:val="none" w:sz="0" w:space="0" w:color="auto"/>
                        <w:right w:val="none" w:sz="0" w:space="0" w:color="auto"/>
                      </w:divBdr>
                    </w:div>
                  </w:divsChild>
                </w:div>
                <w:div w:id="1560508503">
                  <w:marLeft w:val="0"/>
                  <w:marRight w:val="0"/>
                  <w:marTop w:val="0"/>
                  <w:marBottom w:val="0"/>
                  <w:divBdr>
                    <w:top w:val="none" w:sz="0" w:space="0" w:color="auto"/>
                    <w:left w:val="none" w:sz="0" w:space="0" w:color="auto"/>
                    <w:bottom w:val="none" w:sz="0" w:space="0" w:color="auto"/>
                    <w:right w:val="none" w:sz="0" w:space="0" w:color="auto"/>
                  </w:divBdr>
                  <w:divsChild>
                    <w:div w:id="1009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8729">
          <w:marLeft w:val="0"/>
          <w:marRight w:val="0"/>
          <w:marTop w:val="0"/>
          <w:marBottom w:val="0"/>
          <w:divBdr>
            <w:top w:val="none" w:sz="0" w:space="0" w:color="auto"/>
            <w:left w:val="none" w:sz="0" w:space="0" w:color="auto"/>
            <w:bottom w:val="none" w:sz="0" w:space="0" w:color="auto"/>
            <w:right w:val="none" w:sz="0" w:space="0" w:color="auto"/>
          </w:divBdr>
          <w:divsChild>
            <w:div w:id="940798201">
              <w:marLeft w:val="0"/>
              <w:marRight w:val="0"/>
              <w:marTop w:val="0"/>
              <w:marBottom w:val="0"/>
              <w:divBdr>
                <w:top w:val="none" w:sz="0" w:space="0" w:color="auto"/>
                <w:left w:val="none" w:sz="0" w:space="0" w:color="auto"/>
                <w:bottom w:val="none" w:sz="0" w:space="0" w:color="auto"/>
                <w:right w:val="none" w:sz="0" w:space="0" w:color="auto"/>
              </w:divBdr>
              <w:divsChild>
                <w:div w:id="105778569">
                  <w:marLeft w:val="0"/>
                  <w:marRight w:val="0"/>
                  <w:marTop w:val="0"/>
                  <w:marBottom w:val="0"/>
                  <w:divBdr>
                    <w:top w:val="none" w:sz="0" w:space="0" w:color="auto"/>
                    <w:left w:val="none" w:sz="0" w:space="0" w:color="auto"/>
                    <w:bottom w:val="none" w:sz="0" w:space="0" w:color="auto"/>
                    <w:right w:val="none" w:sz="0" w:space="0" w:color="auto"/>
                  </w:divBdr>
                  <w:divsChild>
                    <w:div w:id="1314797989">
                      <w:marLeft w:val="0"/>
                      <w:marRight w:val="0"/>
                      <w:marTop w:val="0"/>
                      <w:marBottom w:val="0"/>
                      <w:divBdr>
                        <w:top w:val="none" w:sz="0" w:space="0" w:color="auto"/>
                        <w:left w:val="none" w:sz="0" w:space="0" w:color="auto"/>
                        <w:bottom w:val="none" w:sz="0" w:space="0" w:color="auto"/>
                        <w:right w:val="none" w:sz="0" w:space="0" w:color="auto"/>
                      </w:divBdr>
                    </w:div>
                  </w:divsChild>
                </w:div>
                <w:div w:id="106968267">
                  <w:marLeft w:val="0"/>
                  <w:marRight w:val="0"/>
                  <w:marTop w:val="0"/>
                  <w:marBottom w:val="0"/>
                  <w:divBdr>
                    <w:top w:val="none" w:sz="0" w:space="0" w:color="auto"/>
                    <w:left w:val="none" w:sz="0" w:space="0" w:color="auto"/>
                    <w:bottom w:val="none" w:sz="0" w:space="0" w:color="auto"/>
                    <w:right w:val="none" w:sz="0" w:space="0" w:color="auto"/>
                  </w:divBdr>
                  <w:divsChild>
                    <w:div w:id="1190875916">
                      <w:marLeft w:val="0"/>
                      <w:marRight w:val="0"/>
                      <w:marTop w:val="0"/>
                      <w:marBottom w:val="0"/>
                      <w:divBdr>
                        <w:top w:val="none" w:sz="0" w:space="0" w:color="auto"/>
                        <w:left w:val="none" w:sz="0" w:space="0" w:color="auto"/>
                        <w:bottom w:val="none" w:sz="0" w:space="0" w:color="auto"/>
                        <w:right w:val="none" w:sz="0" w:space="0" w:color="auto"/>
                      </w:divBdr>
                    </w:div>
                  </w:divsChild>
                </w:div>
                <w:div w:id="138574009">
                  <w:marLeft w:val="0"/>
                  <w:marRight w:val="0"/>
                  <w:marTop w:val="0"/>
                  <w:marBottom w:val="0"/>
                  <w:divBdr>
                    <w:top w:val="none" w:sz="0" w:space="0" w:color="auto"/>
                    <w:left w:val="none" w:sz="0" w:space="0" w:color="auto"/>
                    <w:bottom w:val="none" w:sz="0" w:space="0" w:color="auto"/>
                    <w:right w:val="none" w:sz="0" w:space="0" w:color="auto"/>
                  </w:divBdr>
                  <w:divsChild>
                    <w:div w:id="557396215">
                      <w:marLeft w:val="0"/>
                      <w:marRight w:val="0"/>
                      <w:marTop w:val="0"/>
                      <w:marBottom w:val="0"/>
                      <w:divBdr>
                        <w:top w:val="none" w:sz="0" w:space="0" w:color="auto"/>
                        <w:left w:val="none" w:sz="0" w:space="0" w:color="auto"/>
                        <w:bottom w:val="none" w:sz="0" w:space="0" w:color="auto"/>
                        <w:right w:val="none" w:sz="0" w:space="0" w:color="auto"/>
                      </w:divBdr>
                    </w:div>
                  </w:divsChild>
                </w:div>
                <w:div w:id="143813889">
                  <w:marLeft w:val="0"/>
                  <w:marRight w:val="0"/>
                  <w:marTop w:val="0"/>
                  <w:marBottom w:val="0"/>
                  <w:divBdr>
                    <w:top w:val="none" w:sz="0" w:space="0" w:color="auto"/>
                    <w:left w:val="none" w:sz="0" w:space="0" w:color="auto"/>
                    <w:bottom w:val="none" w:sz="0" w:space="0" w:color="auto"/>
                    <w:right w:val="none" w:sz="0" w:space="0" w:color="auto"/>
                  </w:divBdr>
                  <w:divsChild>
                    <w:div w:id="1692488740">
                      <w:marLeft w:val="0"/>
                      <w:marRight w:val="0"/>
                      <w:marTop w:val="0"/>
                      <w:marBottom w:val="0"/>
                      <w:divBdr>
                        <w:top w:val="none" w:sz="0" w:space="0" w:color="auto"/>
                        <w:left w:val="none" w:sz="0" w:space="0" w:color="auto"/>
                        <w:bottom w:val="none" w:sz="0" w:space="0" w:color="auto"/>
                        <w:right w:val="none" w:sz="0" w:space="0" w:color="auto"/>
                      </w:divBdr>
                    </w:div>
                  </w:divsChild>
                </w:div>
                <w:div w:id="212547150">
                  <w:marLeft w:val="0"/>
                  <w:marRight w:val="0"/>
                  <w:marTop w:val="0"/>
                  <w:marBottom w:val="0"/>
                  <w:divBdr>
                    <w:top w:val="none" w:sz="0" w:space="0" w:color="auto"/>
                    <w:left w:val="none" w:sz="0" w:space="0" w:color="auto"/>
                    <w:bottom w:val="none" w:sz="0" w:space="0" w:color="auto"/>
                    <w:right w:val="none" w:sz="0" w:space="0" w:color="auto"/>
                  </w:divBdr>
                  <w:divsChild>
                    <w:div w:id="119685315">
                      <w:marLeft w:val="0"/>
                      <w:marRight w:val="0"/>
                      <w:marTop w:val="0"/>
                      <w:marBottom w:val="0"/>
                      <w:divBdr>
                        <w:top w:val="none" w:sz="0" w:space="0" w:color="auto"/>
                        <w:left w:val="none" w:sz="0" w:space="0" w:color="auto"/>
                        <w:bottom w:val="none" w:sz="0" w:space="0" w:color="auto"/>
                        <w:right w:val="none" w:sz="0" w:space="0" w:color="auto"/>
                      </w:divBdr>
                    </w:div>
                  </w:divsChild>
                </w:div>
                <w:div w:id="220605046">
                  <w:marLeft w:val="0"/>
                  <w:marRight w:val="0"/>
                  <w:marTop w:val="0"/>
                  <w:marBottom w:val="0"/>
                  <w:divBdr>
                    <w:top w:val="none" w:sz="0" w:space="0" w:color="auto"/>
                    <w:left w:val="none" w:sz="0" w:space="0" w:color="auto"/>
                    <w:bottom w:val="none" w:sz="0" w:space="0" w:color="auto"/>
                    <w:right w:val="none" w:sz="0" w:space="0" w:color="auto"/>
                  </w:divBdr>
                  <w:divsChild>
                    <w:div w:id="1843082611">
                      <w:marLeft w:val="0"/>
                      <w:marRight w:val="0"/>
                      <w:marTop w:val="0"/>
                      <w:marBottom w:val="0"/>
                      <w:divBdr>
                        <w:top w:val="none" w:sz="0" w:space="0" w:color="auto"/>
                        <w:left w:val="none" w:sz="0" w:space="0" w:color="auto"/>
                        <w:bottom w:val="none" w:sz="0" w:space="0" w:color="auto"/>
                        <w:right w:val="none" w:sz="0" w:space="0" w:color="auto"/>
                      </w:divBdr>
                    </w:div>
                  </w:divsChild>
                </w:div>
                <w:div w:id="248660610">
                  <w:marLeft w:val="0"/>
                  <w:marRight w:val="0"/>
                  <w:marTop w:val="0"/>
                  <w:marBottom w:val="0"/>
                  <w:divBdr>
                    <w:top w:val="none" w:sz="0" w:space="0" w:color="auto"/>
                    <w:left w:val="none" w:sz="0" w:space="0" w:color="auto"/>
                    <w:bottom w:val="none" w:sz="0" w:space="0" w:color="auto"/>
                    <w:right w:val="none" w:sz="0" w:space="0" w:color="auto"/>
                  </w:divBdr>
                  <w:divsChild>
                    <w:div w:id="1563908916">
                      <w:marLeft w:val="0"/>
                      <w:marRight w:val="0"/>
                      <w:marTop w:val="0"/>
                      <w:marBottom w:val="0"/>
                      <w:divBdr>
                        <w:top w:val="none" w:sz="0" w:space="0" w:color="auto"/>
                        <w:left w:val="none" w:sz="0" w:space="0" w:color="auto"/>
                        <w:bottom w:val="none" w:sz="0" w:space="0" w:color="auto"/>
                        <w:right w:val="none" w:sz="0" w:space="0" w:color="auto"/>
                      </w:divBdr>
                    </w:div>
                  </w:divsChild>
                </w:div>
                <w:div w:id="290593077">
                  <w:marLeft w:val="0"/>
                  <w:marRight w:val="0"/>
                  <w:marTop w:val="0"/>
                  <w:marBottom w:val="0"/>
                  <w:divBdr>
                    <w:top w:val="none" w:sz="0" w:space="0" w:color="auto"/>
                    <w:left w:val="none" w:sz="0" w:space="0" w:color="auto"/>
                    <w:bottom w:val="none" w:sz="0" w:space="0" w:color="auto"/>
                    <w:right w:val="none" w:sz="0" w:space="0" w:color="auto"/>
                  </w:divBdr>
                  <w:divsChild>
                    <w:div w:id="1817915556">
                      <w:marLeft w:val="0"/>
                      <w:marRight w:val="0"/>
                      <w:marTop w:val="0"/>
                      <w:marBottom w:val="0"/>
                      <w:divBdr>
                        <w:top w:val="none" w:sz="0" w:space="0" w:color="auto"/>
                        <w:left w:val="none" w:sz="0" w:space="0" w:color="auto"/>
                        <w:bottom w:val="none" w:sz="0" w:space="0" w:color="auto"/>
                        <w:right w:val="none" w:sz="0" w:space="0" w:color="auto"/>
                      </w:divBdr>
                    </w:div>
                  </w:divsChild>
                </w:div>
                <w:div w:id="356391305">
                  <w:marLeft w:val="0"/>
                  <w:marRight w:val="0"/>
                  <w:marTop w:val="0"/>
                  <w:marBottom w:val="0"/>
                  <w:divBdr>
                    <w:top w:val="none" w:sz="0" w:space="0" w:color="auto"/>
                    <w:left w:val="none" w:sz="0" w:space="0" w:color="auto"/>
                    <w:bottom w:val="none" w:sz="0" w:space="0" w:color="auto"/>
                    <w:right w:val="none" w:sz="0" w:space="0" w:color="auto"/>
                  </w:divBdr>
                  <w:divsChild>
                    <w:div w:id="1243181725">
                      <w:marLeft w:val="0"/>
                      <w:marRight w:val="0"/>
                      <w:marTop w:val="0"/>
                      <w:marBottom w:val="0"/>
                      <w:divBdr>
                        <w:top w:val="none" w:sz="0" w:space="0" w:color="auto"/>
                        <w:left w:val="none" w:sz="0" w:space="0" w:color="auto"/>
                        <w:bottom w:val="none" w:sz="0" w:space="0" w:color="auto"/>
                        <w:right w:val="none" w:sz="0" w:space="0" w:color="auto"/>
                      </w:divBdr>
                    </w:div>
                  </w:divsChild>
                </w:div>
                <w:div w:id="383602769">
                  <w:marLeft w:val="0"/>
                  <w:marRight w:val="0"/>
                  <w:marTop w:val="0"/>
                  <w:marBottom w:val="0"/>
                  <w:divBdr>
                    <w:top w:val="none" w:sz="0" w:space="0" w:color="auto"/>
                    <w:left w:val="none" w:sz="0" w:space="0" w:color="auto"/>
                    <w:bottom w:val="none" w:sz="0" w:space="0" w:color="auto"/>
                    <w:right w:val="none" w:sz="0" w:space="0" w:color="auto"/>
                  </w:divBdr>
                  <w:divsChild>
                    <w:div w:id="859663952">
                      <w:marLeft w:val="0"/>
                      <w:marRight w:val="0"/>
                      <w:marTop w:val="0"/>
                      <w:marBottom w:val="0"/>
                      <w:divBdr>
                        <w:top w:val="none" w:sz="0" w:space="0" w:color="auto"/>
                        <w:left w:val="none" w:sz="0" w:space="0" w:color="auto"/>
                        <w:bottom w:val="none" w:sz="0" w:space="0" w:color="auto"/>
                        <w:right w:val="none" w:sz="0" w:space="0" w:color="auto"/>
                      </w:divBdr>
                    </w:div>
                  </w:divsChild>
                </w:div>
                <w:div w:id="467742596">
                  <w:marLeft w:val="0"/>
                  <w:marRight w:val="0"/>
                  <w:marTop w:val="0"/>
                  <w:marBottom w:val="0"/>
                  <w:divBdr>
                    <w:top w:val="none" w:sz="0" w:space="0" w:color="auto"/>
                    <w:left w:val="none" w:sz="0" w:space="0" w:color="auto"/>
                    <w:bottom w:val="none" w:sz="0" w:space="0" w:color="auto"/>
                    <w:right w:val="none" w:sz="0" w:space="0" w:color="auto"/>
                  </w:divBdr>
                  <w:divsChild>
                    <w:div w:id="670646157">
                      <w:marLeft w:val="0"/>
                      <w:marRight w:val="0"/>
                      <w:marTop w:val="0"/>
                      <w:marBottom w:val="0"/>
                      <w:divBdr>
                        <w:top w:val="none" w:sz="0" w:space="0" w:color="auto"/>
                        <w:left w:val="none" w:sz="0" w:space="0" w:color="auto"/>
                        <w:bottom w:val="none" w:sz="0" w:space="0" w:color="auto"/>
                        <w:right w:val="none" w:sz="0" w:space="0" w:color="auto"/>
                      </w:divBdr>
                    </w:div>
                  </w:divsChild>
                </w:div>
                <w:div w:id="659305879">
                  <w:marLeft w:val="0"/>
                  <w:marRight w:val="0"/>
                  <w:marTop w:val="0"/>
                  <w:marBottom w:val="0"/>
                  <w:divBdr>
                    <w:top w:val="none" w:sz="0" w:space="0" w:color="auto"/>
                    <w:left w:val="none" w:sz="0" w:space="0" w:color="auto"/>
                    <w:bottom w:val="none" w:sz="0" w:space="0" w:color="auto"/>
                    <w:right w:val="none" w:sz="0" w:space="0" w:color="auto"/>
                  </w:divBdr>
                  <w:divsChild>
                    <w:div w:id="1744988202">
                      <w:marLeft w:val="0"/>
                      <w:marRight w:val="0"/>
                      <w:marTop w:val="0"/>
                      <w:marBottom w:val="0"/>
                      <w:divBdr>
                        <w:top w:val="none" w:sz="0" w:space="0" w:color="auto"/>
                        <w:left w:val="none" w:sz="0" w:space="0" w:color="auto"/>
                        <w:bottom w:val="none" w:sz="0" w:space="0" w:color="auto"/>
                        <w:right w:val="none" w:sz="0" w:space="0" w:color="auto"/>
                      </w:divBdr>
                    </w:div>
                  </w:divsChild>
                </w:div>
                <w:div w:id="663628454">
                  <w:marLeft w:val="0"/>
                  <w:marRight w:val="0"/>
                  <w:marTop w:val="0"/>
                  <w:marBottom w:val="0"/>
                  <w:divBdr>
                    <w:top w:val="none" w:sz="0" w:space="0" w:color="auto"/>
                    <w:left w:val="none" w:sz="0" w:space="0" w:color="auto"/>
                    <w:bottom w:val="none" w:sz="0" w:space="0" w:color="auto"/>
                    <w:right w:val="none" w:sz="0" w:space="0" w:color="auto"/>
                  </w:divBdr>
                  <w:divsChild>
                    <w:div w:id="506483158">
                      <w:marLeft w:val="0"/>
                      <w:marRight w:val="0"/>
                      <w:marTop w:val="0"/>
                      <w:marBottom w:val="0"/>
                      <w:divBdr>
                        <w:top w:val="none" w:sz="0" w:space="0" w:color="auto"/>
                        <w:left w:val="none" w:sz="0" w:space="0" w:color="auto"/>
                        <w:bottom w:val="none" w:sz="0" w:space="0" w:color="auto"/>
                        <w:right w:val="none" w:sz="0" w:space="0" w:color="auto"/>
                      </w:divBdr>
                    </w:div>
                  </w:divsChild>
                </w:div>
                <w:div w:id="751197764">
                  <w:marLeft w:val="0"/>
                  <w:marRight w:val="0"/>
                  <w:marTop w:val="0"/>
                  <w:marBottom w:val="0"/>
                  <w:divBdr>
                    <w:top w:val="none" w:sz="0" w:space="0" w:color="auto"/>
                    <w:left w:val="none" w:sz="0" w:space="0" w:color="auto"/>
                    <w:bottom w:val="none" w:sz="0" w:space="0" w:color="auto"/>
                    <w:right w:val="none" w:sz="0" w:space="0" w:color="auto"/>
                  </w:divBdr>
                  <w:divsChild>
                    <w:div w:id="425853690">
                      <w:marLeft w:val="0"/>
                      <w:marRight w:val="0"/>
                      <w:marTop w:val="0"/>
                      <w:marBottom w:val="0"/>
                      <w:divBdr>
                        <w:top w:val="none" w:sz="0" w:space="0" w:color="auto"/>
                        <w:left w:val="none" w:sz="0" w:space="0" w:color="auto"/>
                        <w:bottom w:val="none" w:sz="0" w:space="0" w:color="auto"/>
                        <w:right w:val="none" w:sz="0" w:space="0" w:color="auto"/>
                      </w:divBdr>
                    </w:div>
                  </w:divsChild>
                </w:div>
                <w:div w:id="759062830">
                  <w:marLeft w:val="0"/>
                  <w:marRight w:val="0"/>
                  <w:marTop w:val="0"/>
                  <w:marBottom w:val="0"/>
                  <w:divBdr>
                    <w:top w:val="none" w:sz="0" w:space="0" w:color="auto"/>
                    <w:left w:val="none" w:sz="0" w:space="0" w:color="auto"/>
                    <w:bottom w:val="none" w:sz="0" w:space="0" w:color="auto"/>
                    <w:right w:val="none" w:sz="0" w:space="0" w:color="auto"/>
                  </w:divBdr>
                  <w:divsChild>
                    <w:div w:id="1716351642">
                      <w:marLeft w:val="0"/>
                      <w:marRight w:val="0"/>
                      <w:marTop w:val="0"/>
                      <w:marBottom w:val="0"/>
                      <w:divBdr>
                        <w:top w:val="none" w:sz="0" w:space="0" w:color="auto"/>
                        <w:left w:val="none" w:sz="0" w:space="0" w:color="auto"/>
                        <w:bottom w:val="none" w:sz="0" w:space="0" w:color="auto"/>
                        <w:right w:val="none" w:sz="0" w:space="0" w:color="auto"/>
                      </w:divBdr>
                    </w:div>
                  </w:divsChild>
                </w:div>
                <w:div w:id="759838637">
                  <w:marLeft w:val="0"/>
                  <w:marRight w:val="0"/>
                  <w:marTop w:val="0"/>
                  <w:marBottom w:val="0"/>
                  <w:divBdr>
                    <w:top w:val="none" w:sz="0" w:space="0" w:color="auto"/>
                    <w:left w:val="none" w:sz="0" w:space="0" w:color="auto"/>
                    <w:bottom w:val="none" w:sz="0" w:space="0" w:color="auto"/>
                    <w:right w:val="none" w:sz="0" w:space="0" w:color="auto"/>
                  </w:divBdr>
                  <w:divsChild>
                    <w:div w:id="1564368110">
                      <w:marLeft w:val="0"/>
                      <w:marRight w:val="0"/>
                      <w:marTop w:val="0"/>
                      <w:marBottom w:val="0"/>
                      <w:divBdr>
                        <w:top w:val="none" w:sz="0" w:space="0" w:color="auto"/>
                        <w:left w:val="none" w:sz="0" w:space="0" w:color="auto"/>
                        <w:bottom w:val="none" w:sz="0" w:space="0" w:color="auto"/>
                        <w:right w:val="none" w:sz="0" w:space="0" w:color="auto"/>
                      </w:divBdr>
                    </w:div>
                  </w:divsChild>
                </w:div>
                <w:div w:id="766847621">
                  <w:marLeft w:val="0"/>
                  <w:marRight w:val="0"/>
                  <w:marTop w:val="0"/>
                  <w:marBottom w:val="0"/>
                  <w:divBdr>
                    <w:top w:val="none" w:sz="0" w:space="0" w:color="auto"/>
                    <w:left w:val="none" w:sz="0" w:space="0" w:color="auto"/>
                    <w:bottom w:val="none" w:sz="0" w:space="0" w:color="auto"/>
                    <w:right w:val="none" w:sz="0" w:space="0" w:color="auto"/>
                  </w:divBdr>
                  <w:divsChild>
                    <w:div w:id="645083748">
                      <w:marLeft w:val="0"/>
                      <w:marRight w:val="0"/>
                      <w:marTop w:val="0"/>
                      <w:marBottom w:val="0"/>
                      <w:divBdr>
                        <w:top w:val="none" w:sz="0" w:space="0" w:color="auto"/>
                        <w:left w:val="none" w:sz="0" w:space="0" w:color="auto"/>
                        <w:bottom w:val="none" w:sz="0" w:space="0" w:color="auto"/>
                        <w:right w:val="none" w:sz="0" w:space="0" w:color="auto"/>
                      </w:divBdr>
                    </w:div>
                  </w:divsChild>
                </w:div>
                <w:div w:id="781344799">
                  <w:marLeft w:val="0"/>
                  <w:marRight w:val="0"/>
                  <w:marTop w:val="0"/>
                  <w:marBottom w:val="0"/>
                  <w:divBdr>
                    <w:top w:val="none" w:sz="0" w:space="0" w:color="auto"/>
                    <w:left w:val="none" w:sz="0" w:space="0" w:color="auto"/>
                    <w:bottom w:val="none" w:sz="0" w:space="0" w:color="auto"/>
                    <w:right w:val="none" w:sz="0" w:space="0" w:color="auto"/>
                  </w:divBdr>
                  <w:divsChild>
                    <w:div w:id="1288512999">
                      <w:marLeft w:val="0"/>
                      <w:marRight w:val="0"/>
                      <w:marTop w:val="0"/>
                      <w:marBottom w:val="0"/>
                      <w:divBdr>
                        <w:top w:val="none" w:sz="0" w:space="0" w:color="auto"/>
                        <w:left w:val="none" w:sz="0" w:space="0" w:color="auto"/>
                        <w:bottom w:val="none" w:sz="0" w:space="0" w:color="auto"/>
                        <w:right w:val="none" w:sz="0" w:space="0" w:color="auto"/>
                      </w:divBdr>
                    </w:div>
                  </w:divsChild>
                </w:div>
                <w:div w:id="790897213">
                  <w:marLeft w:val="0"/>
                  <w:marRight w:val="0"/>
                  <w:marTop w:val="0"/>
                  <w:marBottom w:val="0"/>
                  <w:divBdr>
                    <w:top w:val="none" w:sz="0" w:space="0" w:color="auto"/>
                    <w:left w:val="none" w:sz="0" w:space="0" w:color="auto"/>
                    <w:bottom w:val="none" w:sz="0" w:space="0" w:color="auto"/>
                    <w:right w:val="none" w:sz="0" w:space="0" w:color="auto"/>
                  </w:divBdr>
                  <w:divsChild>
                    <w:div w:id="396244116">
                      <w:marLeft w:val="0"/>
                      <w:marRight w:val="0"/>
                      <w:marTop w:val="0"/>
                      <w:marBottom w:val="0"/>
                      <w:divBdr>
                        <w:top w:val="none" w:sz="0" w:space="0" w:color="auto"/>
                        <w:left w:val="none" w:sz="0" w:space="0" w:color="auto"/>
                        <w:bottom w:val="none" w:sz="0" w:space="0" w:color="auto"/>
                        <w:right w:val="none" w:sz="0" w:space="0" w:color="auto"/>
                      </w:divBdr>
                    </w:div>
                  </w:divsChild>
                </w:div>
                <w:div w:id="825168731">
                  <w:marLeft w:val="0"/>
                  <w:marRight w:val="0"/>
                  <w:marTop w:val="0"/>
                  <w:marBottom w:val="0"/>
                  <w:divBdr>
                    <w:top w:val="none" w:sz="0" w:space="0" w:color="auto"/>
                    <w:left w:val="none" w:sz="0" w:space="0" w:color="auto"/>
                    <w:bottom w:val="none" w:sz="0" w:space="0" w:color="auto"/>
                    <w:right w:val="none" w:sz="0" w:space="0" w:color="auto"/>
                  </w:divBdr>
                  <w:divsChild>
                    <w:div w:id="2034188264">
                      <w:marLeft w:val="0"/>
                      <w:marRight w:val="0"/>
                      <w:marTop w:val="0"/>
                      <w:marBottom w:val="0"/>
                      <w:divBdr>
                        <w:top w:val="none" w:sz="0" w:space="0" w:color="auto"/>
                        <w:left w:val="none" w:sz="0" w:space="0" w:color="auto"/>
                        <w:bottom w:val="none" w:sz="0" w:space="0" w:color="auto"/>
                        <w:right w:val="none" w:sz="0" w:space="0" w:color="auto"/>
                      </w:divBdr>
                    </w:div>
                  </w:divsChild>
                </w:div>
                <w:div w:id="828325891">
                  <w:marLeft w:val="0"/>
                  <w:marRight w:val="0"/>
                  <w:marTop w:val="0"/>
                  <w:marBottom w:val="0"/>
                  <w:divBdr>
                    <w:top w:val="none" w:sz="0" w:space="0" w:color="auto"/>
                    <w:left w:val="none" w:sz="0" w:space="0" w:color="auto"/>
                    <w:bottom w:val="none" w:sz="0" w:space="0" w:color="auto"/>
                    <w:right w:val="none" w:sz="0" w:space="0" w:color="auto"/>
                  </w:divBdr>
                  <w:divsChild>
                    <w:div w:id="160700649">
                      <w:marLeft w:val="0"/>
                      <w:marRight w:val="0"/>
                      <w:marTop w:val="0"/>
                      <w:marBottom w:val="0"/>
                      <w:divBdr>
                        <w:top w:val="none" w:sz="0" w:space="0" w:color="auto"/>
                        <w:left w:val="none" w:sz="0" w:space="0" w:color="auto"/>
                        <w:bottom w:val="none" w:sz="0" w:space="0" w:color="auto"/>
                        <w:right w:val="none" w:sz="0" w:space="0" w:color="auto"/>
                      </w:divBdr>
                    </w:div>
                  </w:divsChild>
                </w:div>
                <w:div w:id="879828000">
                  <w:marLeft w:val="0"/>
                  <w:marRight w:val="0"/>
                  <w:marTop w:val="0"/>
                  <w:marBottom w:val="0"/>
                  <w:divBdr>
                    <w:top w:val="none" w:sz="0" w:space="0" w:color="auto"/>
                    <w:left w:val="none" w:sz="0" w:space="0" w:color="auto"/>
                    <w:bottom w:val="none" w:sz="0" w:space="0" w:color="auto"/>
                    <w:right w:val="none" w:sz="0" w:space="0" w:color="auto"/>
                  </w:divBdr>
                  <w:divsChild>
                    <w:div w:id="1306080267">
                      <w:marLeft w:val="0"/>
                      <w:marRight w:val="0"/>
                      <w:marTop w:val="0"/>
                      <w:marBottom w:val="0"/>
                      <w:divBdr>
                        <w:top w:val="none" w:sz="0" w:space="0" w:color="auto"/>
                        <w:left w:val="none" w:sz="0" w:space="0" w:color="auto"/>
                        <w:bottom w:val="none" w:sz="0" w:space="0" w:color="auto"/>
                        <w:right w:val="none" w:sz="0" w:space="0" w:color="auto"/>
                      </w:divBdr>
                    </w:div>
                  </w:divsChild>
                </w:div>
                <w:div w:id="930895332">
                  <w:marLeft w:val="0"/>
                  <w:marRight w:val="0"/>
                  <w:marTop w:val="0"/>
                  <w:marBottom w:val="0"/>
                  <w:divBdr>
                    <w:top w:val="none" w:sz="0" w:space="0" w:color="auto"/>
                    <w:left w:val="none" w:sz="0" w:space="0" w:color="auto"/>
                    <w:bottom w:val="none" w:sz="0" w:space="0" w:color="auto"/>
                    <w:right w:val="none" w:sz="0" w:space="0" w:color="auto"/>
                  </w:divBdr>
                  <w:divsChild>
                    <w:div w:id="1525511501">
                      <w:marLeft w:val="0"/>
                      <w:marRight w:val="0"/>
                      <w:marTop w:val="0"/>
                      <w:marBottom w:val="0"/>
                      <w:divBdr>
                        <w:top w:val="none" w:sz="0" w:space="0" w:color="auto"/>
                        <w:left w:val="none" w:sz="0" w:space="0" w:color="auto"/>
                        <w:bottom w:val="none" w:sz="0" w:space="0" w:color="auto"/>
                        <w:right w:val="none" w:sz="0" w:space="0" w:color="auto"/>
                      </w:divBdr>
                    </w:div>
                  </w:divsChild>
                </w:div>
                <w:div w:id="935138319">
                  <w:marLeft w:val="0"/>
                  <w:marRight w:val="0"/>
                  <w:marTop w:val="0"/>
                  <w:marBottom w:val="0"/>
                  <w:divBdr>
                    <w:top w:val="none" w:sz="0" w:space="0" w:color="auto"/>
                    <w:left w:val="none" w:sz="0" w:space="0" w:color="auto"/>
                    <w:bottom w:val="none" w:sz="0" w:space="0" w:color="auto"/>
                    <w:right w:val="none" w:sz="0" w:space="0" w:color="auto"/>
                  </w:divBdr>
                  <w:divsChild>
                    <w:div w:id="2051765524">
                      <w:marLeft w:val="0"/>
                      <w:marRight w:val="0"/>
                      <w:marTop w:val="0"/>
                      <w:marBottom w:val="0"/>
                      <w:divBdr>
                        <w:top w:val="none" w:sz="0" w:space="0" w:color="auto"/>
                        <w:left w:val="none" w:sz="0" w:space="0" w:color="auto"/>
                        <w:bottom w:val="none" w:sz="0" w:space="0" w:color="auto"/>
                        <w:right w:val="none" w:sz="0" w:space="0" w:color="auto"/>
                      </w:divBdr>
                    </w:div>
                  </w:divsChild>
                </w:div>
                <w:div w:id="1137529796">
                  <w:marLeft w:val="0"/>
                  <w:marRight w:val="0"/>
                  <w:marTop w:val="0"/>
                  <w:marBottom w:val="0"/>
                  <w:divBdr>
                    <w:top w:val="none" w:sz="0" w:space="0" w:color="auto"/>
                    <w:left w:val="none" w:sz="0" w:space="0" w:color="auto"/>
                    <w:bottom w:val="none" w:sz="0" w:space="0" w:color="auto"/>
                    <w:right w:val="none" w:sz="0" w:space="0" w:color="auto"/>
                  </w:divBdr>
                  <w:divsChild>
                    <w:div w:id="1841891477">
                      <w:marLeft w:val="0"/>
                      <w:marRight w:val="0"/>
                      <w:marTop w:val="0"/>
                      <w:marBottom w:val="0"/>
                      <w:divBdr>
                        <w:top w:val="none" w:sz="0" w:space="0" w:color="auto"/>
                        <w:left w:val="none" w:sz="0" w:space="0" w:color="auto"/>
                        <w:bottom w:val="none" w:sz="0" w:space="0" w:color="auto"/>
                        <w:right w:val="none" w:sz="0" w:space="0" w:color="auto"/>
                      </w:divBdr>
                    </w:div>
                  </w:divsChild>
                </w:div>
                <w:div w:id="1204175383">
                  <w:marLeft w:val="0"/>
                  <w:marRight w:val="0"/>
                  <w:marTop w:val="0"/>
                  <w:marBottom w:val="0"/>
                  <w:divBdr>
                    <w:top w:val="none" w:sz="0" w:space="0" w:color="auto"/>
                    <w:left w:val="none" w:sz="0" w:space="0" w:color="auto"/>
                    <w:bottom w:val="none" w:sz="0" w:space="0" w:color="auto"/>
                    <w:right w:val="none" w:sz="0" w:space="0" w:color="auto"/>
                  </w:divBdr>
                  <w:divsChild>
                    <w:div w:id="1093429901">
                      <w:marLeft w:val="0"/>
                      <w:marRight w:val="0"/>
                      <w:marTop w:val="0"/>
                      <w:marBottom w:val="0"/>
                      <w:divBdr>
                        <w:top w:val="none" w:sz="0" w:space="0" w:color="auto"/>
                        <w:left w:val="none" w:sz="0" w:space="0" w:color="auto"/>
                        <w:bottom w:val="none" w:sz="0" w:space="0" w:color="auto"/>
                        <w:right w:val="none" w:sz="0" w:space="0" w:color="auto"/>
                      </w:divBdr>
                    </w:div>
                  </w:divsChild>
                </w:div>
                <w:div w:id="1303458230">
                  <w:marLeft w:val="0"/>
                  <w:marRight w:val="0"/>
                  <w:marTop w:val="0"/>
                  <w:marBottom w:val="0"/>
                  <w:divBdr>
                    <w:top w:val="none" w:sz="0" w:space="0" w:color="auto"/>
                    <w:left w:val="none" w:sz="0" w:space="0" w:color="auto"/>
                    <w:bottom w:val="none" w:sz="0" w:space="0" w:color="auto"/>
                    <w:right w:val="none" w:sz="0" w:space="0" w:color="auto"/>
                  </w:divBdr>
                  <w:divsChild>
                    <w:div w:id="218319909">
                      <w:marLeft w:val="0"/>
                      <w:marRight w:val="0"/>
                      <w:marTop w:val="0"/>
                      <w:marBottom w:val="0"/>
                      <w:divBdr>
                        <w:top w:val="none" w:sz="0" w:space="0" w:color="auto"/>
                        <w:left w:val="none" w:sz="0" w:space="0" w:color="auto"/>
                        <w:bottom w:val="none" w:sz="0" w:space="0" w:color="auto"/>
                        <w:right w:val="none" w:sz="0" w:space="0" w:color="auto"/>
                      </w:divBdr>
                    </w:div>
                  </w:divsChild>
                </w:div>
                <w:div w:id="1325938849">
                  <w:marLeft w:val="0"/>
                  <w:marRight w:val="0"/>
                  <w:marTop w:val="0"/>
                  <w:marBottom w:val="0"/>
                  <w:divBdr>
                    <w:top w:val="none" w:sz="0" w:space="0" w:color="auto"/>
                    <w:left w:val="none" w:sz="0" w:space="0" w:color="auto"/>
                    <w:bottom w:val="none" w:sz="0" w:space="0" w:color="auto"/>
                    <w:right w:val="none" w:sz="0" w:space="0" w:color="auto"/>
                  </w:divBdr>
                  <w:divsChild>
                    <w:div w:id="79256528">
                      <w:marLeft w:val="0"/>
                      <w:marRight w:val="0"/>
                      <w:marTop w:val="0"/>
                      <w:marBottom w:val="0"/>
                      <w:divBdr>
                        <w:top w:val="none" w:sz="0" w:space="0" w:color="auto"/>
                        <w:left w:val="none" w:sz="0" w:space="0" w:color="auto"/>
                        <w:bottom w:val="none" w:sz="0" w:space="0" w:color="auto"/>
                        <w:right w:val="none" w:sz="0" w:space="0" w:color="auto"/>
                      </w:divBdr>
                    </w:div>
                  </w:divsChild>
                </w:div>
                <w:div w:id="1336570313">
                  <w:marLeft w:val="0"/>
                  <w:marRight w:val="0"/>
                  <w:marTop w:val="0"/>
                  <w:marBottom w:val="0"/>
                  <w:divBdr>
                    <w:top w:val="none" w:sz="0" w:space="0" w:color="auto"/>
                    <w:left w:val="none" w:sz="0" w:space="0" w:color="auto"/>
                    <w:bottom w:val="none" w:sz="0" w:space="0" w:color="auto"/>
                    <w:right w:val="none" w:sz="0" w:space="0" w:color="auto"/>
                  </w:divBdr>
                  <w:divsChild>
                    <w:div w:id="551506615">
                      <w:marLeft w:val="0"/>
                      <w:marRight w:val="0"/>
                      <w:marTop w:val="0"/>
                      <w:marBottom w:val="0"/>
                      <w:divBdr>
                        <w:top w:val="none" w:sz="0" w:space="0" w:color="auto"/>
                        <w:left w:val="none" w:sz="0" w:space="0" w:color="auto"/>
                        <w:bottom w:val="none" w:sz="0" w:space="0" w:color="auto"/>
                        <w:right w:val="none" w:sz="0" w:space="0" w:color="auto"/>
                      </w:divBdr>
                    </w:div>
                  </w:divsChild>
                </w:div>
                <w:div w:id="1387266593">
                  <w:marLeft w:val="0"/>
                  <w:marRight w:val="0"/>
                  <w:marTop w:val="0"/>
                  <w:marBottom w:val="0"/>
                  <w:divBdr>
                    <w:top w:val="none" w:sz="0" w:space="0" w:color="auto"/>
                    <w:left w:val="none" w:sz="0" w:space="0" w:color="auto"/>
                    <w:bottom w:val="none" w:sz="0" w:space="0" w:color="auto"/>
                    <w:right w:val="none" w:sz="0" w:space="0" w:color="auto"/>
                  </w:divBdr>
                  <w:divsChild>
                    <w:div w:id="95173338">
                      <w:marLeft w:val="0"/>
                      <w:marRight w:val="0"/>
                      <w:marTop w:val="0"/>
                      <w:marBottom w:val="0"/>
                      <w:divBdr>
                        <w:top w:val="none" w:sz="0" w:space="0" w:color="auto"/>
                        <w:left w:val="none" w:sz="0" w:space="0" w:color="auto"/>
                        <w:bottom w:val="none" w:sz="0" w:space="0" w:color="auto"/>
                        <w:right w:val="none" w:sz="0" w:space="0" w:color="auto"/>
                      </w:divBdr>
                    </w:div>
                  </w:divsChild>
                </w:div>
                <w:div w:id="1404721923">
                  <w:marLeft w:val="0"/>
                  <w:marRight w:val="0"/>
                  <w:marTop w:val="0"/>
                  <w:marBottom w:val="0"/>
                  <w:divBdr>
                    <w:top w:val="none" w:sz="0" w:space="0" w:color="auto"/>
                    <w:left w:val="none" w:sz="0" w:space="0" w:color="auto"/>
                    <w:bottom w:val="none" w:sz="0" w:space="0" w:color="auto"/>
                    <w:right w:val="none" w:sz="0" w:space="0" w:color="auto"/>
                  </w:divBdr>
                  <w:divsChild>
                    <w:div w:id="841044036">
                      <w:marLeft w:val="0"/>
                      <w:marRight w:val="0"/>
                      <w:marTop w:val="0"/>
                      <w:marBottom w:val="0"/>
                      <w:divBdr>
                        <w:top w:val="none" w:sz="0" w:space="0" w:color="auto"/>
                        <w:left w:val="none" w:sz="0" w:space="0" w:color="auto"/>
                        <w:bottom w:val="none" w:sz="0" w:space="0" w:color="auto"/>
                        <w:right w:val="none" w:sz="0" w:space="0" w:color="auto"/>
                      </w:divBdr>
                    </w:div>
                  </w:divsChild>
                </w:div>
                <w:div w:id="1420060520">
                  <w:marLeft w:val="0"/>
                  <w:marRight w:val="0"/>
                  <w:marTop w:val="0"/>
                  <w:marBottom w:val="0"/>
                  <w:divBdr>
                    <w:top w:val="none" w:sz="0" w:space="0" w:color="auto"/>
                    <w:left w:val="none" w:sz="0" w:space="0" w:color="auto"/>
                    <w:bottom w:val="none" w:sz="0" w:space="0" w:color="auto"/>
                    <w:right w:val="none" w:sz="0" w:space="0" w:color="auto"/>
                  </w:divBdr>
                  <w:divsChild>
                    <w:div w:id="1137262372">
                      <w:marLeft w:val="0"/>
                      <w:marRight w:val="0"/>
                      <w:marTop w:val="0"/>
                      <w:marBottom w:val="0"/>
                      <w:divBdr>
                        <w:top w:val="none" w:sz="0" w:space="0" w:color="auto"/>
                        <w:left w:val="none" w:sz="0" w:space="0" w:color="auto"/>
                        <w:bottom w:val="none" w:sz="0" w:space="0" w:color="auto"/>
                        <w:right w:val="none" w:sz="0" w:space="0" w:color="auto"/>
                      </w:divBdr>
                    </w:div>
                  </w:divsChild>
                </w:div>
                <w:div w:id="1436248491">
                  <w:marLeft w:val="0"/>
                  <w:marRight w:val="0"/>
                  <w:marTop w:val="0"/>
                  <w:marBottom w:val="0"/>
                  <w:divBdr>
                    <w:top w:val="none" w:sz="0" w:space="0" w:color="auto"/>
                    <w:left w:val="none" w:sz="0" w:space="0" w:color="auto"/>
                    <w:bottom w:val="none" w:sz="0" w:space="0" w:color="auto"/>
                    <w:right w:val="none" w:sz="0" w:space="0" w:color="auto"/>
                  </w:divBdr>
                  <w:divsChild>
                    <w:div w:id="1765878532">
                      <w:marLeft w:val="0"/>
                      <w:marRight w:val="0"/>
                      <w:marTop w:val="0"/>
                      <w:marBottom w:val="0"/>
                      <w:divBdr>
                        <w:top w:val="none" w:sz="0" w:space="0" w:color="auto"/>
                        <w:left w:val="none" w:sz="0" w:space="0" w:color="auto"/>
                        <w:bottom w:val="none" w:sz="0" w:space="0" w:color="auto"/>
                        <w:right w:val="none" w:sz="0" w:space="0" w:color="auto"/>
                      </w:divBdr>
                    </w:div>
                  </w:divsChild>
                </w:div>
                <w:div w:id="1573195418">
                  <w:marLeft w:val="0"/>
                  <w:marRight w:val="0"/>
                  <w:marTop w:val="0"/>
                  <w:marBottom w:val="0"/>
                  <w:divBdr>
                    <w:top w:val="none" w:sz="0" w:space="0" w:color="auto"/>
                    <w:left w:val="none" w:sz="0" w:space="0" w:color="auto"/>
                    <w:bottom w:val="none" w:sz="0" w:space="0" w:color="auto"/>
                    <w:right w:val="none" w:sz="0" w:space="0" w:color="auto"/>
                  </w:divBdr>
                  <w:divsChild>
                    <w:div w:id="1283726881">
                      <w:marLeft w:val="0"/>
                      <w:marRight w:val="0"/>
                      <w:marTop w:val="0"/>
                      <w:marBottom w:val="0"/>
                      <w:divBdr>
                        <w:top w:val="none" w:sz="0" w:space="0" w:color="auto"/>
                        <w:left w:val="none" w:sz="0" w:space="0" w:color="auto"/>
                        <w:bottom w:val="none" w:sz="0" w:space="0" w:color="auto"/>
                        <w:right w:val="none" w:sz="0" w:space="0" w:color="auto"/>
                      </w:divBdr>
                    </w:div>
                  </w:divsChild>
                </w:div>
                <w:div w:id="1578393732">
                  <w:marLeft w:val="0"/>
                  <w:marRight w:val="0"/>
                  <w:marTop w:val="0"/>
                  <w:marBottom w:val="0"/>
                  <w:divBdr>
                    <w:top w:val="none" w:sz="0" w:space="0" w:color="auto"/>
                    <w:left w:val="none" w:sz="0" w:space="0" w:color="auto"/>
                    <w:bottom w:val="none" w:sz="0" w:space="0" w:color="auto"/>
                    <w:right w:val="none" w:sz="0" w:space="0" w:color="auto"/>
                  </w:divBdr>
                  <w:divsChild>
                    <w:div w:id="1915237062">
                      <w:marLeft w:val="0"/>
                      <w:marRight w:val="0"/>
                      <w:marTop w:val="0"/>
                      <w:marBottom w:val="0"/>
                      <w:divBdr>
                        <w:top w:val="none" w:sz="0" w:space="0" w:color="auto"/>
                        <w:left w:val="none" w:sz="0" w:space="0" w:color="auto"/>
                        <w:bottom w:val="none" w:sz="0" w:space="0" w:color="auto"/>
                        <w:right w:val="none" w:sz="0" w:space="0" w:color="auto"/>
                      </w:divBdr>
                    </w:div>
                  </w:divsChild>
                </w:div>
                <w:div w:id="1587380188">
                  <w:marLeft w:val="0"/>
                  <w:marRight w:val="0"/>
                  <w:marTop w:val="0"/>
                  <w:marBottom w:val="0"/>
                  <w:divBdr>
                    <w:top w:val="none" w:sz="0" w:space="0" w:color="auto"/>
                    <w:left w:val="none" w:sz="0" w:space="0" w:color="auto"/>
                    <w:bottom w:val="none" w:sz="0" w:space="0" w:color="auto"/>
                    <w:right w:val="none" w:sz="0" w:space="0" w:color="auto"/>
                  </w:divBdr>
                  <w:divsChild>
                    <w:div w:id="2116049322">
                      <w:marLeft w:val="0"/>
                      <w:marRight w:val="0"/>
                      <w:marTop w:val="0"/>
                      <w:marBottom w:val="0"/>
                      <w:divBdr>
                        <w:top w:val="none" w:sz="0" w:space="0" w:color="auto"/>
                        <w:left w:val="none" w:sz="0" w:space="0" w:color="auto"/>
                        <w:bottom w:val="none" w:sz="0" w:space="0" w:color="auto"/>
                        <w:right w:val="none" w:sz="0" w:space="0" w:color="auto"/>
                      </w:divBdr>
                    </w:div>
                  </w:divsChild>
                </w:div>
                <w:div w:id="1618443464">
                  <w:marLeft w:val="0"/>
                  <w:marRight w:val="0"/>
                  <w:marTop w:val="0"/>
                  <w:marBottom w:val="0"/>
                  <w:divBdr>
                    <w:top w:val="none" w:sz="0" w:space="0" w:color="auto"/>
                    <w:left w:val="none" w:sz="0" w:space="0" w:color="auto"/>
                    <w:bottom w:val="none" w:sz="0" w:space="0" w:color="auto"/>
                    <w:right w:val="none" w:sz="0" w:space="0" w:color="auto"/>
                  </w:divBdr>
                  <w:divsChild>
                    <w:div w:id="840117604">
                      <w:marLeft w:val="0"/>
                      <w:marRight w:val="0"/>
                      <w:marTop w:val="0"/>
                      <w:marBottom w:val="0"/>
                      <w:divBdr>
                        <w:top w:val="none" w:sz="0" w:space="0" w:color="auto"/>
                        <w:left w:val="none" w:sz="0" w:space="0" w:color="auto"/>
                        <w:bottom w:val="none" w:sz="0" w:space="0" w:color="auto"/>
                        <w:right w:val="none" w:sz="0" w:space="0" w:color="auto"/>
                      </w:divBdr>
                    </w:div>
                  </w:divsChild>
                </w:div>
                <w:div w:id="1618759108">
                  <w:marLeft w:val="0"/>
                  <w:marRight w:val="0"/>
                  <w:marTop w:val="0"/>
                  <w:marBottom w:val="0"/>
                  <w:divBdr>
                    <w:top w:val="none" w:sz="0" w:space="0" w:color="auto"/>
                    <w:left w:val="none" w:sz="0" w:space="0" w:color="auto"/>
                    <w:bottom w:val="none" w:sz="0" w:space="0" w:color="auto"/>
                    <w:right w:val="none" w:sz="0" w:space="0" w:color="auto"/>
                  </w:divBdr>
                  <w:divsChild>
                    <w:div w:id="518395745">
                      <w:marLeft w:val="0"/>
                      <w:marRight w:val="0"/>
                      <w:marTop w:val="0"/>
                      <w:marBottom w:val="0"/>
                      <w:divBdr>
                        <w:top w:val="none" w:sz="0" w:space="0" w:color="auto"/>
                        <w:left w:val="none" w:sz="0" w:space="0" w:color="auto"/>
                        <w:bottom w:val="none" w:sz="0" w:space="0" w:color="auto"/>
                        <w:right w:val="none" w:sz="0" w:space="0" w:color="auto"/>
                      </w:divBdr>
                    </w:div>
                  </w:divsChild>
                </w:div>
                <w:div w:id="1692994319">
                  <w:marLeft w:val="0"/>
                  <w:marRight w:val="0"/>
                  <w:marTop w:val="0"/>
                  <w:marBottom w:val="0"/>
                  <w:divBdr>
                    <w:top w:val="none" w:sz="0" w:space="0" w:color="auto"/>
                    <w:left w:val="none" w:sz="0" w:space="0" w:color="auto"/>
                    <w:bottom w:val="none" w:sz="0" w:space="0" w:color="auto"/>
                    <w:right w:val="none" w:sz="0" w:space="0" w:color="auto"/>
                  </w:divBdr>
                  <w:divsChild>
                    <w:div w:id="788743239">
                      <w:marLeft w:val="0"/>
                      <w:marRight w:val="0"/>
                      <w:marTop w:val="0"/>
                      <w:marBottom w:val="0"/>
                      <w:divBdr>
                        <w:top w:val="none" w:sz="0" w:space="0" w:color="auto"/>
                        <w:left w:val="none" w:sz="0" w:space="0" w:color="auto"/>
                        <w:bottom w:val="none" w:sz="0" w:space="0" w:color="auto"/>
                        <w:right w:val="none" w:sz="0" w:space="0" w:color="auto"/>
                      </w:divBdr>
                    </w:div>
                  </w:divsChild>
                </w:div>
                <w:div w:id="1724790730">
                  <w:marLeft w:val="0"/>
                  <w:marRight w:val="0"/>
                  <w:marTop w:val="0"/>
                  <w:marBottom w:val="0"/>
                  <w:divBdr>
                    <w:top w:val="none" w:sz="0" w:space="0" w:color="auto"/>
                    <w:left w:val="none" w:sz="0" w:space="0" w:color="auto"/>
                    <w:bottom w:val="none" w:sz="0" w:space="0" w:color="auto"/>
                    <w:right w:val="none" w:sz="0" w:space="0" w:color="auto"/>
                  </w:divBdr>
                  <w:divsChild>
                    <w:div w:id="1510750405">
                      <w:marLeft w:val="0"/>
                      <w:marRight w:val="0"/>
                      <w:marTop w:val="0"/>
                      <w:marBottom w:val="0"/>
                      <w:divBdr>
                        <w:top w:val="none" w:sz="0" w:space="0" w:color="auto"/>
                        <w:left w:val="none" w:sz="0" w:space="0" w:color="auto"/>
                        <w:bottom w:val="none" w:sz="0" w:space="0" w:color="auto"/>
                        <w:right w:val="none" w:sz="0" w:space="0" w:color="auto"/>
                      </w:divBdr>
                    </w:div>
                  </w:divsChild>
                </w:div>
                <w:div w:id="1844541228">
                  <w:marLeft w:val="0"/>
                  <w:marRight w:val="0"/>
                  <w:marTop w:val="0"/>
                  <w:marBottom w:val="0"/>
                  <w:divBdr>
                    <w:top w:val="none" w:sz="0" w:space="0" w:color="auto"/>
                    <w:left w:val="none" w:sz="0" w:space="0" w:color="auto"/>
                    <w:bottom w:val="none" w:sz="0" w:space="0" w:color="auto"/>
                    <w:right w:val="none" w:sz="0" w:space="0" w:color="auto"/>
                  </w:divBdr>
                  <w:divsChild>
                    <w:div w:id="1594583544">
                      <w:marLeft w:val="0"/>
                      <w:marRight w:val="0"/>
                      <w:marTop w:val="0"/>
                      <w:marBottom w:val="0"/>
                      <w:divBdr>
                        <w:top w:val="none" w:sz="0" w:space="0" w:color="auto"/>
                        <w:left w:val="none" w:sz="0" w:space="0" w:color="auto"/>
                        <w:bottom w:val="none" w:sz="0" w:space="0" w:color="auto"/>
                        <w:right w:val="none" w:sz="0" w:space="0" w:color="auto"/>
                      </w:divBdr>
                    </w:div>
                  </w:divsChild>
                </w:div>
                <w:div w:id="1930388169">
                  <w:marLeft w:val="0"/>
                  <w:marRight w:val="0"/>
                  <w:marTop w:val="0"/>
                  <w:marBottom w:val="0"/>
                  <w:divBdr>
                    <w:top w:val="none" w:sz="0" w:space="0" w:color="auto"/>
                    <w:left w:val="none" w:sz="0" w:space="0" w:color="auto"/>
                    <w:bottom w:val="none" w:sz="0" w:space="0" w:color="auto"/>
                    <w:right w:val="none" w:sz="0" w:space="0" w:color="auto"/>
                  </w:divBdr>
                  <w:divsChild>
                    <w:div w:id="174274867">
                      <w:marLeft w:val="0"/>
                      <w:marRight w:val="0"/>
                      <w:marTop w:val="0"/>
                      <w:marBottom w:val="0"/>
                      <w:divBdr>
                        <w:top w:val="none" w:sz="0" w:space="0" w:color="auto"/>
                        <w:left w:val="none" w:sz="0" w:space="0" w:color="auto"/>
                        <w:bottom w:val="none" w:sz="0" w:space="0" w:color="auto"/>
                        <w:right w:val="none" w:sz="0" w:space="0" w:color="auto"/>
                      </w:divBdr>
                    </w:div>
                  </w:divsChild>
                </w:div>
                <w:div w:id="1958678337">
                  <w:marLeft w:val="0"/>
                  <w:marRight w:val="0"/>
                  <w:marTop w:val="0"/>
                  <w:marBottom w:val="0"/>
                  <w:divBdr>
                    <w:top w:val="none" w:sz="0" w:space="0" w:color="auto"/>
                    <w:left w:val="none" w:sz="0" w:space="0" w:color="auto"/>
                    <w:bottom w:val="none" w:sz="0" w:space="0" w:color="auto"/>
                    <w:right w:val="none" w:sz="0" w:space="0" w:color="auto"/>
                  </w:divBdr>
                  <w:divsChild>
                    <w:div w:id="1911193462">
                      <w:marLeft w:val="0"/>
                      <w:marRight w:val="0"/>
                      <w:marTop w:val="0"/>
                      <w:marBottom w:val="0"/>
                      <w:divBdr>
                        <w:top w:val="none" w:sz="0" w:space="0" w:color="auto"/>
                        <w:left w:val="none" w:sz="0" w:space="0" w:color="auto"/>
                        <w:bottom w:val="none" w:sz="0" w:space="0" w:color="auto"/>
                        <w:right w:val="none" w:sz="0" w:space="0" w:color="auto"/>
                      </w:divBdr>
                    </w:div>
                  </w:divsChild>
                </w:div>
                <w:div w:id="2012557708">
                  <w:marLeft w:val="0"/>
                  <w:marRight w:val="0"/>
                  <w:marTop w:val="0"/>
                  <w:marBottom w:val="0"/>
                  <w:divBdr>
                    <w:top w:val="none" w:sz="0" w:space="0" w:color="auto"/>
                    <w:left w:val="none" w:sz="0" w:space="0" w:color="auto"/>
                    <w:bottom w:val="none" w:sz="0" w:space="0" w:color="auto"/>
                    <w:right w:val="none" w:sz="0" w:space="0" w:color="auto"/>
                  </w:divBdr>
                  <w:divsChild>
                    <w:div w:id="84691119">
                      <w:marLeft w:val="0"/>
                      <w:marRight w:val="0"/>
                      <w:marTop w:val="0"/>
                      <w:marBottom w:val="0"/>
                      <w:divBdr>
                        <w:top w:val="none" w:sz="0" w:space="0" w:color="auto"/>
                        <w:left w:val="none" w:sz="0" w:space="0" w:color="auto"/>
                        <w:bottom w:val="none" w:sz="0" w:space="0" w:color="auto"/>
                        <w:right w:val="none" w:sz="0" w:space="0" w:color="auto"/>
                      </w:divBdr>
                    </w:div>
                  </w:divsChild>
                </w:div>
                <w:div w:id="2020042759">
                  <w:marLeft w:val="0"/>
                  <w:marRight w:val="0"/>
                  <w:marTop w:val="0"/>
                  <w:marBottom w:val="0"/>
                  <w:divBdr>
                    <w:top w:val="none" w:sz="0" w:space="0" w:color="auto"/>
                    <w:left w:val="none" w:sz="0" w:space="0" w:color="auto"/>
                    <w:bottom w:val="none" w:sz="0" w:space="0" w:color="auto"/>
                    <w:right w:val="none" w:sz="0" w:space="0" w:color="auto"/>
                  </w:divBdr>
                  <w:divsChild>
                    <w:div w:id="591816758">
                      <w:marLeft w:val="0"/>
                      <w:marRight w:val="0"/>
                      <w:marTop w:val="0"/>
                      <w:marBottom w:val="0"/>
                      <w:divBdr>
                        <w:top w:val="none" w:sz="0" w:space="0" w:color="auto"/>
                        <w:left w:val="none" w:sz="0" w:space="0" w:color="auto"/>
                        <w:bottom w:val="none" w:sz="0" w:space="0" w:color="auto"/>
                        <w:right w:val="none" w:sz="0" w:space="0" w:color="auto"/>
                      </w:divBdr>
                    </w:div>
                  </w:divsChild>
                </w:div>
                <w:div w:id="2067871206">
                  <w:marLeft w:val="0"/>
                  <w:marRight w:val="0"/>
                  <w:marTop w:val="0"/>
                  <w:marBottom w:val="0"/>
                  <w:divBdr>
                    <w:top w:val="none" w:sz="0" w:space="0" w:color="auto"/>
                    <w:left w:val="none" w:sz="0" w:space="0" w:color="auto"/>
                    <w:bottom w:val="none" w:sz="0" w:space="0" w:color="auto"/>
                    <w:right w:val="none" w:sz="0" w:space="0" w:color="auto"/>
                  </w:divBdr>
                  <w:divsChild>
                    <w:div w:id="2090615936">
                      <w:marLeft w:val="0"/>
                      <w:marRight w:val="0"/>
                      <w:marTop w:val="0"/>
                      <w:marBottom w:val="0"/>
                      <w:divBdr>
                        <w:top w:val="none" w:sz="0" w:space="0" w:color="auto"/>
                        <w:left w:val="none" w:sz="0" w:space="0" w:color="auto"/>
                        <w:bottom w:val="none" w:sz="0" w:space="0" w:color="auto"/>
                        <w:right w:val="none" w:sz="0" w:space="0" w:color="auto"/>
                      </w:divBdr>
                    </w:div>
                  </w:divsChild>
                </w:div>
                <w:div w:id="2068607305">
                  <w:marLeft w:val="0"/>
                  <w:marRight w:val="0"/>
                  <w:marTop w:val="0"/>
                  <w:marBottom w:val="0"/>
                  <w:divBdr>
                    <w:top w:val="none" w:sz="0" w:space="0" w:color="auto"/>
                    <w:left w:val="none" w:sz="0" w:space="0" w:color="auto"/>
                    <w:bottom w:val="none" w:sz="0" w:space="0" w:color="auto"/>
                    <w:right w:val="none" w:sz="0" w:space="0" w:color="auto"/>
                  </w:divBdr>
                  <w:divsChild>
                    <w:div w:id="1930307803">
                      <w:marLeft w:val="0"/>
                      <w:marRight w:val="0"/>
                      <w:marTop w:val="0"/>
                      <w:marBottom w:val="0"/>
                      <w:divBdr>
                        <w:top w:val="none" w:sz="0" w:space="0" w:color="auto"/>
                        <w:left w:val="none" w:sz="0" w:space="0" w:color="auto"/>
                        <w:bottom w:val="none" w:sz="0" w:space="0" w:color="auto"/>
                        <w:right w:val="none" w:sz="0" w:space="0" w:color="auto"/>
                      </w:divBdr>
                    </w:div>
                  </w:divsChild>
                </w:div>
                <w:div w:id="2108499764">
                  <w:marLeft w:val="0"/>
                  <w:marRight w:val="0"/>
                  <w:marTop w:val="0"/>
                  <w:marBottom w:val="0"/>
                  <w:divBdr>
                    <w:top w:val="none" w:sz="0" w:space="0" w:color="auto"/>
                    <w:left w:val="none" w:sz="0" w:space="0" w:color="auto"/>
                    <w:bottom w:val="none" w:sz="0" w:space="0" w:color="auto"/>
                    <w:right w:val="none" w:sz="0" w:space="0" w:color="auto"/>
                  </w:divBdr>
                  <w:divsChild>
                    <w:div w:id="1489591025">
                      <w:marLeft w:val="0"/>
                      <w:marRight w:val="0"/>
                      <w:marTop w:val="0"/>
                      <w:marBottom w:val="0"/>
                      <w:divBdr>
                        <w:top w:val="none" w:sz="0" w:space="0" w:color="auto"/>
                        <w:left w:val="none" w:sz="0" w:space="0" w:color="auto"/>
                        <w:bottom w:val="none" w:sz="0" w:space="0" w:color="auto"/>
                        <w:right w:val="none" w:sz="0" w:space="0" w:color="auto"/>
                      </w:divBdr>
                    </w:div>
                  </w:divsChild>
                </w:div>
                <w:div w:id="2124839808">
                  <w:marLeft w:val="0"/>
                  <w:marRight w:val="0"/>
                  <w:marTop w:val="0"/>
                  <w:marBottom w:val="0"/>
                  <w:divBdr>
                    <w:top w:val="none" w:sz="0" w:space="0" w:color="auto"/>
                    <w:left w:val="none" w:sz="0" w:space="0" w:color="auto"/>
                    <w:bottom w:val="none" w:sz="0" w:space="0" w:color="auto"/>
                    <w:right w:val="none" w:sz="0" w:space="0" w:color="auto"/>
                  </w:divBdr>
                  <w:divsChild>
                    <w:div w:id="11024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8888">
              <w:marLeft w:val="0"/>
              <w:marRight w:val="0"/>
              <w:marTop w:val="0"/>
              <w:marBottom w:val="0"/>
              <w:divBdr>
                <w:top w:val="none" w:sz="0" w:space="0" w:color="auto"/>
                <w:left w:val="none" w:sz="0" w:space="0" w:color="auto"/>
                <w:bottom w:val="none" w:sz="0" w:space="0" w:color="auto"/>
                <w:right w:val="none" w:sz="0" w:space="0" w:color="auto"/>
              </w:divBdr>
              <w:divsChild>
                <w:div w:id="9107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5719">
          <w:marLeft w:val="0"/>
          <w:marRight w:val="0"/>
          <w:marTop w:val="0"/>
          <w:marBottom w:val="0"/>
          <w:divBdr>
            <w:top w:val="none" w:sz="0" w:space="0" w:color="auto"/>
            <w:left w:val="none" w:sz="0" w:space="0" w:color="auto"/>
            <w:bottom w:val="none" w:sz="0" w:space="0" w:color="auto"/>
            <w:right w:val="none" w:sz="0" w:space="0" w:color="auto"/>
          </w:divBdr>
          <w:divsChild>
            <w:div w:id="1354262731">
              <w:marLeft w:val="0"/>
              <w:marRight w:val="0"/>
              <w:marTop w:val="0"/>
              <w:marBottom w:val="0"/>
              <w:divBdr>
                <w:top w:val="none" w:sz="0" w:space="0" w:color="auto"/>
                <w:left w:val="none" w:sz="0" w:space="0" w:color="auto"/>
                <w:bottom w:val="none" w:sz="0" w:space="0" w:color="auto"/>
                <w:right w:val="none" w:sz="0" w:space="0" w:color="auto"/>
              </w:divBdr>
              <w:divsChild>
                <w:div w:id="135101766">
                  <w:marLeft w:val="0"/>
                  <w:marRight w:val="0"/>
                  <w:marTop w:val="0"/>
                  <w:marBottom w:val="0"/>
                  <w:divBdr>
                    <w:top w:val="none" w:sz="0" w:space="0" w:color="auto"/>
                    <w:left w:val="none" w:sz="0" w:space="0" w:color="auto"/>
                    <w:bottom w:val="none" w:sz="0" w:space="0" w:color="auto"/>
                    <w:right w:val="none" w:sz="0" w:space="0" w:color="auto"/>
                  </w:divBdr>
                  <w:divsChild>
                    <w:div w:id="929122633">
                      <w:marLeft w:val="0"/>
                      <w:marRight w:val="0"/>
                      <w:marTop w:val="0"/>
                      <w:marBottom w:val="0"/>
                      <w:divBdr>
                        <w:top w:val="none" w:sz="0" w:space="0" w:color="auto"/>
                        <w:left w:val="none" w:sz="0" w:space="0" w:color="auto"/>
                        <w:bottom w:val="none" w:sz="0" w:space="0" w:color="auto"/>
                        <w:right w:val="none" w:sz="0" w:space="0" w:color="auto"/>
                      </w:divBdr>
                      <w:divsChild>
                        <w:div w:id="5393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2712">
                  <w:marLeft w:val="0"/>
                  <w:marRight w:val="0"/>
                  <w:marTop w:val="0"/>
                  <w:marBottom w:val="0"/>
                  <w:divBdr>
                    <w:top w:val="none" w:sz="0" w:space="0" w:color="auto"/>
                    <w:left w:val="none" w:sz="0" w:space="0" w:color="auto"/>
                    <w:bottom w:val="none" w:sz="0" w:space="0" w:color="auto"/>
                    <w:right w:val="none" w:sz="0" w:space="0" w:color="auto"/>
                  </w:divBdr>
                  <w:divsChild>
                    <w:div w:id="2040159046">
                      <w:marLeft w:val="0"/>
                      <w:marRight w:val="0"/>
                      <w:marTop w:val="0"/>
                      <w:marBottom w:val="0"/>
                      <w:divBdr>
                        <w:top w:val="none" w:sz="0" w:space="0" w:color="auto"/>
                        <w:left w:val="none" w:sz="0" w:space="0" w:color="auto"/>
                        <w:bottom w:val="none" w:sz="0" w:space="0" w:color="auto"/>
                        <w:right w:val="none" w:sz="0" w:space="0" w:color="auto"/>
                      </w:divBdr>
                      <w:divsChild>
                        <w:div w:id="5122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7023">
                  <w:marLeft w:val="0"/>
                  <w:marRight w:val="0"/>
                  <w:marTop w:val="0"/>
                  <w:marBottom w:val="0"/>
                  <w:divBdr>
                    <w:top w:val="none" w:sz="0" w:space="0" w:color="auto"/>
                    <w:left w:val="none" w:sz="0" w:space="0" w:color="auto"/>
                    <w:bottom w:val="none" w:sz="0" w:space="0" w:color="auto"/>
                    <w:right w:val="none" w:sz="0" w:space="0" w:color="auto"/>
                  </w:divBdr>
                  <w:divsChild>
                    <w:div w:id="315719075">
                      <w:marLeft w:val="0"/>
                      <w:marRight w:val="0"/>
                      <w:marTop w:val="0"/>
                      <w:marBottom w:val="0"/>
                      <w:divBdr>
                        <w:top w:val="none" w:sz="0" w:space="0" w:color="auto"/>
                        <w:left w:val="none" w:sz="0" w:space="0" w:color="auto"/>
                        <w:bottom w:val="none" w:sz="0" w:space="0" w:color="auto"/>
                        <w:right w:val="none" w:sz="0" w:space="0" w:color="auto"/>
                      </w:divBdr>
                      <w:divsChild>
                        <w:div w:id="1350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0204">
              <w:marLeft w:val="0"/>
              <w:marRight w:val="0"/>
              <w:marTop w:val="0"/>
              <w:marBottom w:val="0"/>
              <w:divBdr>
                <w:top w:val="none" w:sz="0" w:space="0" w:color="auto"/>
                <w:left w:val="none" w:sz="0" w:space="0" w:color="auto"/>
                <w:bottom w:val="none" w:sz="0" w:space="0" w:color="auto"/>
                <w:right w:val="none" w:sz="0" w:space="0" w:color="auto"/>
              </w:divBdr>
              <w:divsChild>
                <w:div w:id="13298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31126">
          <w:marLeft w:val="0"/>
          <w:marRight w:val="0"/>
          <w:marTop w:val="0"/>
          <w:marBottom w:val="0"/>
          <w:divBdr>
            <w:top w:val="none" w:sz="0" w:space="0" w:color="auto"/>
            <w:left w:val="none" w:sz="0" w:space="0" w:color="auto"/>
            <w:bottom w:val="none" w:sz="0" w:space="0" w:color="auto"/>
            <w:right w:val="none" w:sz="0" w:space="0" w:color="auto"/>
          </w:divBdr>
          <w:divsChild>
            <w:div w:id="596984956">
              <w:marLeft w:val="0"/>
              <w:marRight w:val="0"/>
              <w:marTop w:val="0"/>
              <w:marBottom w:val="0"/>
              <w:divBdr>
                <w:top w:val="none" w:sz="0" w:space="0" w:color="auto"/>
                <w:left w:val="none" w:sz="0" w:space="0" w:color="auto"/>
                <w:bottom w:val="none" w:sz="0" w:space="0" w:color="auto"/>
                <w:right w:val="none" w:sz="0" w:space="0" w:color="auto"/>
              </w:divBdr>
              <w:divsChild>
                <w:div w:id="387463173">
                  <w:marLeft w:val="0"/>
                  <w:marRight w:val="0"/>
                  <w:marTop w:val="0"/>
                  <w:marBottom w:val="0"/>
                  <w:divBdr>
                    <w:top w:val="none" w:sz="0" w:space="0" w:color="auto"/>
                    <w:left w:val="none" w:sz="0" w:space="0" w:color="auto"/>
                    <w:bottom w:val="none" w:sz="0" w:space="0" w:color="auto"/>
                    <w:right w:val="none" w:sz="0" w:space="0" w:color="auto"/>
                  </w:divBdr>
                </w:div>
              </w:divsChild>
            </w:div>
            <w:div w:id="1491672511">
              <w:marLeft w:val="0"/>
              <w:marRight w:val="0"/>
              <w:marTop w:val="0"/>
              <w:marBottom w:val="0"/>
              <w:divBdr>
                <w:top w:val="none" w:sz="0" w:space="0" w:color="auto"/>
                <w:left w:val="none" w:sz="0" w:space="0" w:color="auto"/>
                <w:bottom w:val="none" w:sz="0" w:space="0" w:color="auto"/>
                <w:right w:val="none" w:sz="0" w:space="0" w:color="auto"/>
              </w:divBdr>
              <w:divsChild>
                <w:div w:id="969439733">
                  <w:marLeft w:val="0"/>
                  <w:marRight w:val="0"/>
                  <w:marTop w:val="0"/>
                  <w:marBottom w:val="0"/>
                  <w:divBdr>
                    <w:top w:val="none" w:sz="0" w:space="0" w:color="auto"/>
                    <w:left w:val="none" w:sz="0" w:space="0" w:color="auto"/>
                    <w:bottom w:val="none" w:sz="0" w:space="0" w:color="auto"/>
                    <w:right w:val="none" w:sz="0" w:space="0" w:color="auto"/>
                  </w:divBdr>
                  <w:divsChild>
                    <w:div w:id="1987658918">
                      <w:marLeft w:val="0"/>
                      <w:marRight w:val="0"/>
                      <w:marTop w:val="0"/>
                      <w:marBottom w:val="0"/>
                      <w:divBdr>
                        <w:top w:val="none" w:sz="0" w:space="0" w:color="auto"/>
                        <w:left w:val="none" w:sz="0" w:space="0" w:color="auto"/>
                        <w:bottom w:val="none" w:sz="0" w:space="0" w:color="auto"/>
                        <w:right w:val="none" w:sz="0" w:space="0" w:color="auto"/>
                      </w:divBdr>
                      <w:divsChild>
                        <w:div w:id="8169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715">
                  <w:marLeft w:val="0"/>
                  <w:marRight w:val="0"/>
                  <w:marTop w:val="0"/>
                  <w:marBottom w:val="0"/>
                  <w:divBdr>
                    <w:top w:val="none" w:sz="0" w:space="0" w:color="auto"/>
                    <w:left w:val="none" w:sz="0" w:space="0" w:color="auto"/>
                    <w:bottom w:val="none" w:sz="0" w:space="0" w:color="auto"/>
                    <w:right w:val="none" w:sz="0" w:space="0" w:color="auto"/>
                  </w:divBdr>
                  <w:divsChild>
                    <w:div w:id="441072320">
                      <w:marLeft w:val="0"/>
                      <w:marRight w:val="0"/>
                      <w:marTop w:val="0"/>
                      <w:marBottom w:val="0"/>
                      <w:divBdr>
                        <w:top w:val="none" w:sz="0" w:space="0" w:color="auto"/>
                        <w:left w:val="none" w:sz="0" w:space="0" w:color="auto"/>
                        <w:bottom w:val="none" w:sz="0" w:space="0" w:color="auto"/>
                        <w:right w:val="none" w:sz="0" w:space="0" w:color="auto"/>
                      </w:divBdr>
                      <w:divsChild>
                        <w:div w:id="1902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95252">
              <w:marLeft w:val="0"/>
              <w:marRight w:val="0"/>
              <w:marTop w:val="0"/>
              <w:marBottom w:val="0"/>
              <w:divBdr>
                <w:top w:val="none" w:sz="0" w:space="0" w:color="auto"/>
                <w:left w:val="none" w:sz="0" w:space="0" w:color="auto"/>
                <w:bottom w:val="none" w:sz="0" w:space="0" w:color="auto"/>
                <w:right w:val="none" w:sz="0" w:space="0" w:color="auto"/>
              </w:divBdr>
              <w:divsChild>
                <w:div w:id="991712398">
                  <w:marLeft w:val="0"/>
                  <w:marRight w:val="0"/>
                  <w:marTop w:val="0"/>
                  <w:marBottom w:val="0"/>
                  <w:divBdr>
                    <w:top w:val="none" w:sz="0" w:space="0" w:color="auto"/>
                    <w:left w:val="none" w:sz="0" w:space="0" w:color="auto"/>
                    <w:bottom w:val="none" w:sz="0" w:space="0" w:color="auto"/>
                    <w:right w:val="none" w:sz="0" w:space="0" w:color="auto"/>
                  </w:divBdr>
                  <w:divsChild>
                    <w:div w:id="12256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48164">
          <w:marLeft w:val="0"/>
          <w:marRight w:val="0"/>
          <w:marTop w:val="0"/>
          <w:marBottom w:val="0"/>
          <w:divBdr>
            <w:top w:val="none" w:sz="0" w:space="0" w:color="auto"/>
            <w:left w:val="none" w:sz="0" w:space="0" w:color="auto"/>
            <w:bottom w:val="none" w:sz="0" w:space="0" w:color="auto"/>
            <w:right w:val="none" w:sz="0" w:space="0" w:color="auto"/>
          </w:divBdr>
          <w:divsChild>
            <w:div w:id="718892826">
              <w:marLeft w:val="0"/>
              <w:marRight w:val="0"/>
              <w:marTop w:val="0"/>
              <w:marBottom w:val="0"/>
              <w:divBdr>
                <w:top w:val="none" w:sz="0" w:space="0" w:color="auto"/>
                <w:left w:val="none" w:sz="0" w:space="0" w:color="auto"/>
                <w:bottom w:val="none" w:sz="0" w:space="0" w:color="auto"/>
                <w:right w:val="none" w:sz="0" w:space="0" w:color="auto"/>
              </w:divBdr>
              <w:divsChild>
                <w:div w:id="690566452">
                  <w:marLeft w:val="0"/>
                  <w:marRight w:val="0"/>
                  <w:marTop w:val="0"/>
                  <w:marBottom w:val="0"/>
                  <w:divBdr>
                    <w:top w:val="none" w:sz="0" w:space="0" w:color="auto"/>
                    <w:left w:val="none" w:sz="0" w:space="0" w:color="auto"/>
                    <w:bottom w:val="none" w:sz="0" w:space="0" w:color="auto"/>
                    <w:right w:val="none" w:sz="0" w:space="0" w:color="auto"/>
                  </w:divBdr>
                </w:div>
              </w:divsChild>
            </w:div>
            <w:div w:id="1081564658">
              <w:marLeft w:val="0"/>
              <w:marRight w:val="0"/>
              <w:marTop w:val="0"/>
              <w:marBottom w:val="0"/>
              <w:divBdr>
                <w:top w:val="none" w:sz="0" w:space="0" w:color="auto"/>
                <w:left w:val="none" w:sz="0" w:space="0" w:color="auto"/>
                <w:bottom w:val="none" w:sz="0" w:space="0" w:color="auto"/>
                <w:right w:val="none" w:sz="0" w:space="0" w:color="auto"/>
              </w:divBdr>
              <w:divsChild>
                <w:div w:id="582103973">
                  <w:marLeft w:val="0"/>
                  <w:marRight w:val="0"/>
                  <w:marTop w:val="0"/>
                  <w:marBottom w:val="0"/>
                  <w:divBdr>
                    <w:top w:val="none" w:sz="0" w:space="0" w:color="auto"/>
                    <w:left w:val="none" w:sz="0" w:space="0" w:color="auto"/>
                    <w:bottom w:val="none" w:sz="0" w:space="0" w:color="auto"/>
                    <w:right w:val="none" w:sz="0" w:space="0" w:color="auto"/>
                  </w:divBdr>
                  <w:divsChild>
                    <w:div w:id="1745642307">
                      <w:marLeft w:val="0"/>
                      <w:marRight w:val="0"/>
                      <w:marTop w:val="0"/>
                      <w:marBottom w:val="0"/>
                      <w:divBdr>
                        <w:top w:val="none" w:sz="0" w:space="0" w:color="auto"/>
                        <w:left w:val="none" w:sz="0" w:space="0" w:color="auto"/>
                        <w:bottom w:val="none" w:sz="0" w:space="0" w:color="auto"/>
                        <w:right w:val="none" w:sz="0" w:space="0" w:color="auto"/>
                      </w:divBdr>
                      <w:divsChild>
                        <w:div w:id="18324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8217">
                  <w:marLeft w:val="0"/>
                  <w:marRight w:val="0"/>
                  <w:marTop w:val="0"/>
                  <w:marBottom w:val="0"/>
                  <w:divBdr>
                    <w:top w:val="none" w:sz="0" w:space="0" w:color="auto"/>
                    <w:left w:val="none" w:sz="0" w:space="0" w:color="auto"/>
                    <w:bottom w:val="none" w:sz="0" w:space="0" w:color="auto"/>
                    <w:right w:val="none" w:sz="0" w:space="0" w:color="auto"/>
                  </w:divBdr>
                  <w:divsChild>
                    <w:div w:id="259216597">
                      <w:marLeft w:val="0"/>
                      <w:marRight w:val="0"/>
                      <w:marTop w:val="0"/>
                      <w:marBottom w:val="0"/>
                      <w:divBdr>
                        <w:top w:val="none" w:sz="0" w:space="0" w:color="auto"/>
                        <w:left w:val="none" w:sz="0" w:space="0" w:color="auto"/>
                        <w:bottom w:val="none" w:sz="0" w:space="0" w:color="auto"/>
                        <w:right w:val="none" w:sz="0" w:space="0" w:color="auto"/>
                      </w:divBdr>
                      <w:divsChild>
                        <w:div w:id="13339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5976">
                  <w:marLeft w:val="0"/>
                  <w:marRight w:val="0"/>
                  <w:marTop w:val="0"/>
                  <w:marBottom w:val="0"/>
                  <w:divBdr>
                    <w:top w:val="none" w:sz="0" w:space="0" w:color="auto"/>
                    <w:left w:val="none" w:sz="0" w:space="0" w:color="auto"/>
                    <w:bottom w:val="none" w:sz="0" w:space="0" w:color="auto"/>
                    <w:right w:val="none" w:sz="0" w:space="0" w:color="auto"/>
                  </w:divBdr>
                  <w:divsChild>
                    <w:div w:id="2022851261">
                      <w:marLeft w:val="0"/>
                      <w:marRight w:val="0"/>
                      <w:marTop w:val="0"/>
                      <w:marBottom w:val="0"/>
                      <w:divBdr>
                        <w:top w:val="none" w:sz="0" w:space="0" w:color="auto"/>
                        <w:left w:val="none" w:sz="0" w:space="0" w:color="auto"/>
                        <w:bottom w:val="none" w:sz="0" w:space="0" w:color="auto"/>
                        <w:right w:val="none" w:sz="0" w:space="0" w:color="auto"/>
                      </w:divBdr>
                      <w:divsChild>
                        <w:div w:id="15726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2493">
                  <w:marLeft w:val="0"/>
                  <w:marRight w:val="0"/>
                  <w:marTop w:val="0"/>
                  <w:marBottom w:val="0"/>
                  <w:divBdr>
                    <w:top w:val="none" w:sz="0" w:space="0" w:color="auto"/>
                    <w:left w:val="none" w:sz="0" w:space="0" w:color="auto"/>
                    <w:bottom w:val="none" w:sz="0" w:space="0" w:color="auto"/>
                    <w:right w:val="none" w:sz="0" w:space="0" w:color="auto"/>
                  </w:divBdr>
                  <w:divsChild>
                    <w:div w:id="2121607771">
                      <w:marLeft w:val="0"/>
                      <w:marRight w:val="0"/>
                      <w:marTop w:val="0"/>
                      <w:marBottom w:val="0"/>
                      <w:divBdr>
                        <w:top w:val="none" w:sz="0" w:space="0" w:color="auto"/>
                        <w:left w:val="none" w:sz="0" w:space="0" w:color="auto"/>
                        <w:bottom w:val="none" w:sz="0" w:space="0" w:color="auto"/>
                        <w:right w:val="none" w:sz="0" w:space="0" w:color="auto"/>
                      </w:divBdr>
                      <w:divsChild>
                        <w:div w:id="21309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54065">
          <w:marLeft w:val="0"/>
          <w:marRight w:val="0"/>
          <w:marTop w:val="0"/>
          <w:marBottom w:val="0"/>
          <w:divBdr>
            <w:top w:val="none" w:sz="0" w:space="0" w:color="auto"/>
            <w:left w:val="none" w:sz="0" w:space="0" w:color="auto"/>
            <w:bottom w:val="none" w:sz="0" w:space="0" w:color="auto"/>
            <w:right w:val="none" w:sz="0" w:space="0" w:color="auto"/>
          </w:divBdr>
          <w:divsChild>
            <w:div w:id="529297881">
              <w:marLeft w:val="0"/>
              <w:marRight w:val="0"/>
              <w:marTop w:val="0"/>
              <w:marBottom w:val="0"/>
              <w:divBdr>
                <w:top w:val="none" w:sz="0" w:space="0" w:color="auto"/>
                <w:left w:val="none" w:sz="0" w:space="0" w:color="auto"/>
                <w:bottom w:val="none" w:sz="0" w:space="0" w:color="auto"/>
                <w:right w:val="none" w:sz="0" w:space="0" w:color="auto"/>
              </w:divBdr>
              <w:divsChild>
                <w:div w:id="486898017">
                  <w:marLeft w:val="0"/>
                  <w:marRight w:val="0"/>
                  <w:marTop w:val="0"/>
                  <w:marBottom w:val="0"/>
                  <w:divBdr>
                    <w:top w:val="none" w:sz="0" w:space="0" w:color="auto"/>
                    <w:left w:val="none" w:sz="0" w:space="0" w:color="auto"/>
                    <w:bottom w:val="none" w:sz="0" w:space="0" w:color="auto"/>
                    <w:right w:val="none" w:sz="0" w:space="0" w:color="auto"/>
                  </w:divBdr>
                  <w:divsChild>
                    <w:div w:id="1198080329">
                      <w:marLeft w:val="0"/>
                      <w:marRight w:val="0"/>
                      <w:marTop w:val="0"/>
                      <w:marBottom w:val="0"/>
                      <w:divBdr>
                        <w:top w:val="none" w:sz="0" w:space="0" w:color="auto"/>
                        <w:left w:val="none" w:sz="0" w:space="0" w:color="auto"/>
                        <w:bottom w:val="none" w:sz="0" w:space="0" w:color="auto"/>
                        <w:right w:val="none" w:sz="0" w:space="0" w:color="auto"/>
                      </w:divBdr>
                      <w:divsChild>
                        <w:div w:id="11566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99132">
              <w:marLeft w:val="0"/>
              <w:marRight w:val="0"/>
              <w:marTop w:val="0"/>
              <w:marBottom w:val="0"/>
              <w:divBdr>
                <w:top w:val="none" w:sz="0" w:space="0" w:color="auto"/>
                <w:left w:val="none" w:sz="0" w:space="0" w:color="auto"/>
                <w:bottom w:val="none" w:sz="0" w:space="0" w:color="auto"/>
                <w:right w:val="none" w:sz="0" w:space="0" w:color="auto"/>
              </w:divBdr>
              <w:divsChild>
                <w:div w:id="863783119">
                  <w:marLeft w:val="0"/>
                  <w:marRight w:val="0"/>
                  <w:marTop w:val="0"/>
                  <w:marBottom w:val="0"/>
                  <w:divBdr>
                    <w:top w:val="none" w:sz="0" w:space="0" w:color="auto"/>
                    <w:left w:val="none" w:sz="0" w:space="0" w:color="auto"/>
                    <w:bottom w:val="none" w:sz="0" w:space="0" w:color="auto"/>
                    <w:right w:val="none" w:sz="0" w:space="0" w:color="auto"/>
                  </w:divBdr>
                  <w:divsChild>
                    <w:div w:id="7186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1534">
              <w:marLeft w:val="0"/>
              <w:marRight w:val="0"/>
              <w:marTop w:val="0"/>
              <w:marBottom w:val="0"/>
              <w:divBdr>
                <w:top w:val="none" w:sz="0" w:space="0" w:color="auto"/>
                <w:left w:val="none" w:sz="0" w:space="0" w:color="auto"/>
                <w:bottom w:val="none" w:sz="0" w:space="0" w:color="auto"/>
                <w:right w:val="none" w:sz="0" w:space="0" w:color="auto"/>
              </w:divBdr>
              <w:divsChild>
                <w:div w:id="143674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0592">
          <w:marLeft w:val="0"/>
          <w:marRight w:val="0"/>
          <w:marTop w:val="0"/>
          <w:marBottom w:val="0"/>
          <w:divBdr>
            <w:top w:val="none" w:sz="0" w:space="0" w:color="auto"/>
            <w:left w:val="none" w:sz="0" w:space="0" w:color="auto"/>
            <w:bottom w:val="none" w:sz="0" w:space="0" w:color="auto"/>
            <w:right w:val="none" w:sz="0" w:space="0" w:color="auto"/>
          </w:divBdr>
          <w:divsChild>
            <w:div w:id="29965161">
              <w:marLeft w:val="0"/>
              <w:marRight w:val="0"/>
              <w:marTop w:val="0"/>
              <w:marBottom w:val="0"/>
              <w:divBdr>
                <w:top w:val="none" w:sz="0" w:space="0" w:color="auto"/>
                <w:left w:val="none" w:sz="0" w:space="0" w:color="auto"/>
                <w:bottom w:val="none" w:sz="0" w:space="0" w:color="auto"/>
                <w:right w:val="none" w:sz="0" w:space="0" w:color="auto"/>
              </w:divBdr>
              <w:divsChild>
                <w:div w:id="21245388">
                  <w:marLeft w:val="0"/>
                  <w:marRight w:val="0"/>
                  <w:marTop w:val="0"/>
                  <w:marBottom w:val="0"/>
                  <w:divBdr>
                    <w:top w:val="none" w:sz="0" w:space="0" w:color="auto"/>
                    <w:left w:val="none" w:sz="0" w:space="0" w:color="auto"/>
                    <w:bottom w:val="none" w:sz="0" w:space="0" w:color="auto"/>
                    <w:right w:val="none" w:sz="0" w:space="0" w:color="auto"/>
                  </w:divBdr>
                  <w:divsChild>
                    <w:div w:id="836074398">
                      <w:marLeft w:val="0"/>
                      <w:marRight w:val="0"/>
                      <w:marTop w:val="0"/>
                      <w:marBottom w:val="0"/>
                      <w:divBdr>
                        <w:top w:val="none" w:sz="0" w:space="0" w:color="auto"/>
                        <w:left w:val="none" w:sz="0" w:space="0" w:color="auto"/>
                        <w:bottom w:val="none" w:sz="0" w:space="0" w:color="auto"/>
                        <w:right w:val="none" w:sz="0" w:space="0" w:color="auto"/>
                      </w:divBdr>
                      <w:divsChild>
                        <w:div w:id="10146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3910">
                  <w:marLeft w:val="0"/>
                  <w:marRight w:val="0"/>
                  <w:marTop w:val="0"/>
                  <w:marBottom w:val="0"/>
                  <w:divBdr>
                    <w:top w:val="none" w:sz="0" w:space="0" w:color="auto"/>
                    <w:left w:val="none" w:sz="0" w:space="0" w:color="auto"/>
                    <w:bottom w:val="none" w:sz="0" w:space="0" w:color="auto"/>
                    <w:right w:val="none" w:sz="0" w:space="0" w:color="auto"/>
                  </w:divBdr>
                  <w:divsChild>
                    <w:div w:id="1528367548">
                      <w:marLeft w:val="0"/>
                      <w:marRight w:val="0"/>
                      <w:marTop w:val="0"/>
                      <w:marBottom w:val="0"/>
                      <w:divBdr>
                        <w:top w:val="none" w:sz="0" w:space="0" w:color="auto"/>
                        <w:left w:val="none" w:sz="0" w:space="0" w:color="auto"/>
                        <w:bottom w:val="none" w:sz="0" w:space="0" w:color="auto"/>
                        <w:right w:val="none" w:sz="0" w:space="0" w:color="auto"/>
                      </w:divBdr>
                      <w:divsChild>
                        <w:div w:id="19839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238">
                  <w:marLeft w:val="0"/>
                  <w:marRight w:val="0"/>
                  <w:marTop w:val="0"/>
                  <w:marBottom w:val="0"/>
                  <w:divBdr>
                    <w:top w:val="none" w:sz="0" w:space="0" w:color="auto"/>
                    <w:left w:val="none" w:sz="0" w:space="0" w:color="auto"/>
                    <w:bottom w:val="none" w:sz="0" w:space="0" w:color="auto"/>
                    <w:right w:val="none" w:sz="0" w:space="0" w:color="auto"/>
                  </w:divBdr>
                  <w:divsChild>
                    <w:div w:id="777793343">
                      <w:marLeft w:val="0"/>
                      <w:marRight w:val="0"/>
                      <w:marTop w:val="0"/>
                      <w:marBottom w:val="0"/>
                      <w:divBdr>
                        <w:top w:val="none" w:sz="0" w:space="0" w:color="auto"/>
                        <w:left w:val="none" w:sz="0" w:space="0" w:color="auto"/>
                        <w:bottom w:val="none" w:sz="0" w:space="0" w:color="auto"/>
                        <w:right w:val="none" w:sz="0" w:space="0" w:color="auto"/>
                      </w:divBdr>
                      <w:divsChild>
                        <w:div w:id="18696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8276">
                  <w:marLeft w:val="0"/>
                  <w:marRight w:val="0"/>
                  <w:marTop w:val="0"/>
                  <w:marBottom w:val="0"/>
                  <w:divBdr>
                    <w:top w:val="none" w:sz="0" w:space="0" w:color="auto"/>
                    <w:left w:val="none" w:sz="0" w:space="0" w:color="auto"/>
                    <w:bottom w:val="none" w:sz="0" w:space="0" w:color="auto"/>
                    <w:right w:val="none" w:sz="0" w:space="0" w:color="auto"/>
                  </w:divBdr>
                  <w:divsChild>
                    <w:div w:id="710693174">
                      <w:marLeft w:val="0"/>
                      <w:marRight w:val="0"/>
                      <w:marTop w:val="0"/>
                      <w:marBottom w:val="0"/>
                      <w:divBdr>
                        <w:top w:val="none" w:sz="0" w:space="0" w:color="auto"/>
                        <w:left w:val="none" w:sz="0" w:space="0" w:color="auto"/>
                        <w:bottom w:val="none" w:sz="0" w:space="0" w:color="auto"/>
                        <w:right w:val="none" w:sz="0" w:space="0" w:color="auto"/>
                      </w:divBdr>
                      <w:divsChild>
                        <w:div w:id="7727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1160">
                  <w:marLeft w:val="0"/>
                  <w:marRight w:val="0"/>
                  <w:marTop w:val="0"/>
                  <w:marBottom w:val="0"/>
                  <w:divBdr>
                    <w:top w:val="none" w:sz="0" w:space="0" w:color="auto"/>
                    <w:left w:val="none" w:sz="0" w:space="0" w:color="auto"/>
                    <w:bottom w:val="none" w:sz="0" w:space="0" w:color="auto"/>
                    <w:right w:val="none" w:sz="0" w:space="0" w:color="auto"/>
                  </w:divBdr>
                  <w:divsChild>
                    <w:div w:id="1062870291">
                      <w:marLeft w:val="0"/>
                      <w:marRight w:val="0"/>
                      <w:marTop w:val="0"/>
                      <w:marBottom w:val="0"/>
                      <w:divBdr>
                        <w:top w:val="none" w:sz="0" w:space="0" w:color="auto"/>
                        <w:left w:val="none" w:sz="0" w:space="0" w:color="auto"/>
                        <w:bottom w:val="none" w:sz="0" w:space="0" w:color="auto"/>
                        <w:right w:val="none" w:sz="0" w:space="0" w:color="auto"/>
                      </w:divBdr>
                      <w:divsChild>
                        <w:div w:id="12331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6653">
                  <w:marLeft w:val="0"/>
                  <w:marRight w:val="0"/>
                  <w:marTop w:val="0"/>
                  <w:marBottom w:val="0"/>
                  <w:divBdr>
                    <w:top w:val="none" w:sz="0" w:space="0" w:color="auto"/>
                    <w:left w:val="none" w:sz="0" w:space="0" w:color="auto"/>
                    <w:bottom w:val="none" w:sz="0" w:space="0" w:color="auto"/>
                    <w:right w:val="none" w:sz="0" w:space="0" w:color="auto"/>
                  </w:divBdr>
                  <w:divsChild>
                    <w:div w:id="1073284159">
                      <w:marLeft w:val="0"/>
                      <w:marRight w:val="0"/>
                      <w:marTop w:val="0"/>
                      <w:marBottom w:val="0"/>
                      <w:divBdr>
                        <w:top w:val="none" w:sz="0" w:space="0" w:color="auto"/>
                        <w:left w:val="none" w:sz="0" w:space="0" w:color="auto"/>
                        <w:bottom w:val="none" w:sz="0" w:space="0" w:color="auto"/>
                        <w:right w:val="none" w:sz="0" w:space="0" w:color="auto"/>
                      </w:divBdr>
                      <w:divsChild>
                        <w:div w:id="1018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969431">
              <w:marLeft w:val="0"/>
              <w:marRight w:val="0"/>
              <w:marTop w:val="0"/>
              <w:marBottom w:val="0"/>
              <w:divBdr>
                <w:top w:val="none" w:sz="0" w:space="0" w:color="auto"/>
                <w:left w:val="none" w:sz="0" w:space="0" w:color="auto"/>
                <w:bottom w:val="none" w:sz="0" w:space="0" w:color="auto"/>
                <w:right w:val="none" w:sz="0" w:space="0" w:color="auto"/>
              </w:divBdr>
              <w:divsChild>
                <w:div w:id="9289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3629">
          <w:marLeft w:val="0"/>
          <w:marRight w:val="0"/>
          <w:marTop w:val="0"/>
          <w:marBottom w:val="0"/>
          <w:divBdr>
            <w:top w:val="none" w:sz="0" w:space="0" w:color="auto"/>
            <w:left w:val="none" w:sz="0" w:space="0" w:color="auto"/>
            <w:bottom w:val="none" w:sz="0" w:space="0" w:color="auto"/>
            <w:right w:val="none" w:sz="0" w:space="0" w:color="auto"/>
          </w:divBdr>
          <w:divsChild>
            <w:div w:id="669481465">
              <w:marLeft w:val="0"/>
              <w:marRight w:val="0"/>
              <w:marTop w:val="0"/>
              <w:marBottom w:val="0"/>
              <w:divBdr>
                <w:top w:val="none" w:sz="0" w:space="0" w:color="auto"/>
                <w:left w:val="none" w:sz="0" w:space="0" w:color="auto"/>
                <w:bottom w:val="none" w:sz="0" w:space="0" w:color="auto"/>
                <w:right w:val="none" w:sz="0" w:space="0" w:color="auto"/>
              </w:divBdr>
              <w:divsChild>
                <w:div w:id="1425374371">
                  <w:marLeft w:val="0"/>
                  <w:marRight w:val="0"/>
                  <w:marTop w:val="0"/>
                  <w:marBottom w:val="0"/>
                  <w:divBdr>
                    <w:top w:val="none" w:sz="0" w:space="0" w:color="auto"/>
                    <w:left w:val="none" w:sz="0" w:space="0" w:color="auto"/>
                    <w:bottom w:val="none" w:sz="0" w:space="0" w:color="auto"/>
                    <w:right w:val="none" w:sz="0" w:space="0" w:color="auto"/>
                  </w:divBdr>
                </w:div>
              </w:divsChild>
            </w:div>
            <w:div w:id="879853566">
              <w:marLeft w:val="0"/>
              <w:marRight w:val="0"/>
              <w:marTop w:val="0"/>
              <w:marBottom w:val="0"/>
              <w:divBdr>
                <w:top w:val="none" w:sz="0" w:space="0" w:color="auto"/>
                <w:left w:val="none" w:sz="0" w:space="0" w:color="auto"/>
                <w:bottom w:val="none" w:sz="0" w:space="0" w:color="auto"/>
                <w:right w:val="none" w:sz="0" w:space="0" w:color="auto"/>
              </w:divBdr>
              <w:divsChild>
                <w:div w:id="248580965">
                  <w:marLeft w:val="0"/>
                  <w:marRight w:val="0"/>
                  <w:marTop w:val="0"/>
                  <w:marBottom w:val="0"/>
                  <w:divBdr>
                    <w:top w:val="none" w:sz="0" w:space="0" w:color="auto"/>
                    <w:left w:val="none" w:sz="0" w:space="0" w:color="auto"/>
                    <w:bottom w:val="none" w:sz="0" w:space="0" w:color="auto"/>
                    <w:right w:val="none" w:sz="0" w:space="0" w:color="auto"/>
                  </w:divBdr>
                  <w:divsChild>
                    <w:div w:id="3541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1824">
              <w:marLeft w:val="0"/>
              <w:marRight w:val="0"/>
              <w:marTop w:val="0"/>
              <w:marBottom w:val="0"/>
              <w:divBdr>
                <w:top w:val="none" w:sz="0" w:space="0" w:color="auto"/>
                <w:left w:val="none" w:sz="0" w:space="0" w:color="auto"/>
                <w:bottom w:val="none" w:sz="0" w:space="0" w:color="auto"/>
                <w:right w:val="none" w:sz="0" w:space="0" w:color="auto"/>
              </w:divBdr>
              <w:divsChild>
                <w:div w:id="61564595">
                  <w:marLeft w:val="0"/>
                  <w:marRight w:val="0"/>
                  <w:marTop w:val="0"/>
                  <w:marBottom w:val="0"/>
                  <w:divBdr>
                    <w:top w:val="none" w:sz="0" w:space="0" w:color="auto"/>
                    <w:left w:val="none" w:sz="0" w:space="0" w:color="auto"/>
                    <w:bottom w:val="none" w:sz="0" w:space="0" w:color="auto"/>
                    <w:right w:val="none" w:sz="0" w:space="0" w:color="auto"/>
                  </w:divBdr>
                  <w:divsChild>
                    <w:div w:id="1683707246">
                      <w:marLeft w:val="0"/>
                      <w:marRight w:val="0"/>
                      <w:marTop w:val="0"/>
                      <w:marBottom w:val="0"/>
                      <w:divBdr>
                        <w:top w:val="none" w:sz="0" w:space="0" w:color="auto"/>
                        <w:left w:val="none" w:sz="0" w:space="0" w:color="auto"/>
                        <w:bottom w:val="none" w:sz="0" w:space="0" w:color="auto"/>
                        <w:right w:val="none" w:sz="0" w:space="0" w:color="auto"/>
                      </w:divBdr>
                      <w:divsChild>
                        <w:div w:id="17284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1117">
                  <w:marLeft w:val="0"/>
                  <w:marRight w:val="0"/>
                  <w:marTop w:val="0"/>
                  <w:marBottom w:val="0"/>
                  <w:divBdr>
                    <w:top w:val="none" w:sz="0" w:space="0" w:color="auto"/>
                    <w:left w:val="none" w:sz="0" w:space="0" w:color="auto"/>
                    <w:bottom w:val="none" w:sz="0" w:space="0" w:color="auto"/>
                    <w:right w:val="none" w:sz="0" w:space="0" w:color="auto"/>
                  </w:divBdr>
                  <w:divsChild>
                    <w:div w:id="346490415">
                      <w:marLeft w:val="0"/>
                      <w:marRight w:val="0"/>
                      <w:marTop w:val="0"/>
                      <w:marBottom w:val="0"/>
                      <w:divBdr>
                        <w:top w:val="none" w:sz="0" w:space="0" w:color="auto"/>
                        <w:left w:val="none" w:sz="0" w:space="0" w:color="auto"/>
                        <w:bottom w:val="none" w:sz="0" w:space="0" w:color="auto"/>
                        <w:right w:val="none" w:sz="0" w:space="0" w:color="auto"/>
                      </w:divBdr>
                      <w:divsChild>
                        <w:div w:id="20304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4705">
                  <w:marLeft w:val="0"/>
                  <w:marRight w:val="0"/>
                  <w:marTop w:val="0"/>
                  <w:marBottom w:val="0"/>
                  <w:divBdr>
                    <w:top w:val="none" w:sz="0" w:space="0" w:color="auto"/>
                    <w:left w:val="none" w:sz="0" w:space="0" w:color="auto"/>
                    <w:bottom w:val="none" w:sz="0" w:space="0" w:color="auto"/>
                    <w:right w:val="none" w:sz="0" w:space="0" w:color="auto"/>
                  </w:divBdr>
                  <w:divsChild>
                    <w:div w:id="638460152">
                      <w:marLeft w:val="0"/>
                      <w:marRight w:val="0"/>
                      <w:marTop w:val="0"/>
                      <w:marBottom w:val="0"/>
                      <w:divBdr>
                        <w:top w:val="none" w:sz="0" w:space="0" w:color="auto"/>
                        <w:left w:val="none" w:sz="0" w:space="0" w:color="auto"/>
                        <w:bottom w:val="none" w:sz="0" w:space="0" w:color="auto"/>
                        <w:right w:val="none" w:sz="0" w:space="0" w:color="auto"/>
                      </w:divBdr>
                      <w:divsChild>
                        <w:div w:id="5673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2401">
              <w:marLeft w:val="0"/>
              <w:marRight w:val="0"/>
              <w:marTop w:val="0"/>
              <w:marBottom w:val="0"/>
              <w:divBdr>
                <w:top w:val="none" w:sz="0" w:space="0" w:color="auto"/>
                <w:left w:val="none" w:sz="0" w:space="0" w:color="auto"/>
                <w:bottom w:val="none" w:sz="0" w:space="0" w:color="auto"/>
                <w:right w:val="none" w:sz="0" w:space="0" w:color="auto"/>
              </w:divBdr>
              <w:divsChild>
                <w:div w:id="2118215019">
                  <w:marLeft w:val="0"/>
                  <w:marRight w:val="0"/>
                  <w:marTop w:val="0"/>
                  <w:marBottom w:val="0"/>
                  <w:divBdr>
                    <w:top w:val="none" w:sz="0" w:space="0" w:color="auto"/>
                    <w:left w:val="none" w:sz="0" w:space="0" w:color="auto"/>
                    <w:bottom w:val="none" w:sz="0" w:space="0" w:color="auto"/>
                    <w:right w:val="none" w:sz="0" w:space="0" w:color="auto"/>
                  </w:divBdr>
                </w:div>
              </w:divsChild>
            </w:div>
            <w:div w:id="1772386967">
              <w:marLeft w:val="0"/>
              <w:marRight w:val="0"/>
              <w:marTop w:val="0"/>
              <w:marBottom w:val="0"/>
              <w:divBdr>
                <w:top w:val="none" w:sz="0" w:space="0" w:color="auto"/>
                <w:left w:val="none" w:sz="0" w:space="0" w:color="auto"/>
                <w:bottom w:val="none" w:sz="0" w:space="0" w:color="auto"/>
                <w:right w:val="none" w:sz="0" w:space="0" w:color="auto"/>
              </w:divBdr>
              <w:divsChild>
                <w:div w:id="19879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5706">
          <w:marLeft w:val="0"/>
          <w:marRight w:val="0"/>
          <w:marTop w:val="0"/>
          <w:marBottom w:val="0"/>
          <w:divBdr>
            <w:top w:val="none" w:sz="0" w:space="0" w:color="auto"/>
            <w:left w:val="none" w:sz="0" w:space="0" w:color="auto"/>
            <w:bottom w:val="none" w:sz="0" w:space="0" w:color="auto"/>
            <w:right w:val="none" w:sz="0" w:space="0" w:color="auto"/>
          </w:divBdr>
          <w:divsChild>
            <w:div w:id="169608471">
              <w:marLeft w:val="0"/>
              <w:marRight w:val="0"/>
              <w:marTop w:val="0"/>
              <w:marBottom w:val="0"/>
              <w:divBdr>
                <w:top w:val="none" w:sz="0" w:space="0" w:color="auto"/>
                <w:left w:val="none" w:sz="0" w:space="0" w:color="auto"/>
                <w:bottom w:val="none" w:sz="0" w:space="0" w:color="auto"/>
                <w:right w:val="none" w:sz="0" w:space="0" w:color="auto"/>
              </w:divBdr>
              <w:divsChild>
                <w:div w:id="230779007">
                  <w:marLeft w:val="0"/>
                  <w:marRight w:val="0"/>
                  <w:marTop w:val="0"/>
                  <w:marBottom w:val="0"/>
                  <w:divBdr>
                    <w:top w:val="none" w:sz="0" w:space="0" w:color="auto"/>
                    <w:left w:val="none" w:sz="0" w:space="0" w:color="auto"/>
                    <w:bottom w:val="none" w:sz="0" w:space="0" w:color="auto"/>
                    <w:right w:val="none" w:sz="0" w:space="0" w:color="auto"/>
                  </w:divBdr>
                  <w:divsChild>
                    <w:div w:id="832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0989">
              <w:marLeft w:val="0"/>
              <w:marRight w:val="0"/>
              <w:marTop w:val="0"/>
              <w:marBottom w:val="0"/>
              <w:divBdr>
                <w:top w:val="none" w:sz="0" w:space="0" w:color="auto"/>
                <w:left w:val="none" w:sz="0" w:space="0" w:color="auto"/>
                <w:bottom w:val="none" w:sz="0" w:space="0" w:color="auto"/>
                <w:right w:val="none" w:sz="0" w:space="0" w:color="auto"/>
              </w:divBdr>
              <w:divsChild>
                <w:div w:id="1542278895">
                  <w:marLeft w:val="0"/>
                  <w:marRight w:val="0"/>
                  <w:marTop w:val="0"/>
                  <w:marBottom w:val="0"/>
                  <w:divBdr>
                    <w:top w:val="none" w:sz="0" w:space="0" w:color="auto"/>
                    <w:left w:val="none" w:sz="0" w:space="0" w:color="auto"/>
                    <w:bottom w:val="none" w:sz="0" w:space="0" w:color="auto"/>
                    <w:right w:val="none" w:sz="0" w:space="0" w:color="auto"/>
                  </w:divBdr>
                  <w:divsChild>
                    <w:div w:id="1974944722">
                      <w:marLeft w:val="0"/>
                      <w:marRight w:val="0"/>
                      <w:marTop w:val="0"/>
                      <w:marBottom w:val="0"/>
                      <w:divBdr>
                        <w:top w:val="none" w:sz="0" w:space="0" w:color="auto"/>
                        <w:left w:val="none" w:sz="0" w:space="0" w:color="auto"/>
                        <w:bottom w:val="none" w:sz="0" w:space="0" w:color="auto"/>
                        <w:right w:val="none" w:sz="0" w:space="0" w:color="auto"/>
                      </w:divBdr>
                      <w:divsChild>
                        <w:div w:id="16839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6960">
                  <w:marLeft w:val="0"/>
                  <w:marRight w:val="0"/>
                  <w:marTop w:val="0"/>
                  <w:marBottom w:val="0"/>
                  <w:divBdr>
                    <w:top w:val="none" w:sz="0" w:space="0" w:color="auto"/>
                    <w:left w:val="none" w:sz="0" w:space="0" w:color="auto"/>
                    <w:bottom w:val="none" w:sz="0" w:space="0" w:color="auto"/>
                    <w:right w:val="none" w:sz="0" w:space="0" w:color="auto"/>
                  </w:divBdr>
                  <w:divsChild>
                    <w:div w:id="711810704">
                      <w:marLeft w:val="0"/>
                      <w:marRight w:val="0"/>
                      <w:marTop w:val="0"/>
                      <w:marBottom w:val="0"/>
                      <w:divBdr>
                        <w:top w:val="none" w:sz="0" w:space="0" w:color="auto"/>
                        <w:left w:val="none" w:sz="0" w:space="0" w:color="auto"/>
                        <w:bottom w:val="none" w:sz="0" w:space="0" w:color="auto"/>
                        <w:right w:val="none" w:sz="0" w:space="0" w:color="auto"/>
                      </w:divBdr>
                      <w:divsChild>
                        <w:div w:id="13050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39183">
              <w:marLeft w:val="0"/>
              <w:marRight w:val="0"/>
              <w:marTop w:val="0"/>
              <w:marBottom w:val="0"/>
              <w:divBdr>
                <w:top w:val="none" w:sz="0" w:space="0" w:color="auto"/>
                <w:left w:val="none" w:sz="0" w:space="0" w:color="auto"/>
                <w:bottom w:val="none" w:sz="0" w:space="0" w:color="auto"/>
                <w:right w:val="none" w:sz="0" w:space="0" w:color="auto"/>
              </w:divBdr>
              <w:divsChild>
                <w:div w:id="438375091">
                  <w:marLeft w:val="0"/>
                  <w:marRight w:val="0"/>
                  <w:marTop w:val="0"/>
                  <w:marBottom w:val="0"/>
                  <w:divBdr>
                    <w:top w:val="none" w:sz="0" w:space="0" w:color="auto"/>
                    <w:left w:val="none" w:sz="0" w:space="0" w:color="auto"/>
                    <w:bottom w:val="none" w:sz="0" w:space="0" w:color="auto"/>
                    <w:right w:val="none" w:sz="0" w:space="0" w:color="auto"/>
                  </w:divBdr>
                </w:div>
              </w:divsChild>
            </w:div>
            <w:div w:id="1827740860">
              <w:marLeft w:val="0"/>
              <w:marRight w:val="0"/>
              <w:marTop w:val="0"/>
              <w:marBottom w:val="0"/>
              <w:divBdr>
                <w:top w:val="none" w:sz="0" w:space="0" w:color="auto"/>
                <w:left w:val="none" w:sz="0" w:space="0" w:color="auto"/>
                <w:bottom w:val="none" w:sz="0" w:space="0" w:color="auto"/>
                <w:right w:val="none" w:sz="0" w:space="0" w:color="auto"/>
              </w:divBdr>
              <w:divsChild>
                <w:div w:id="1278220996">
                  <w:marLeft w:val="0"/>
                  <w:marRight w:val="0"/>
                  <w:marTop w:val="0"/>
                  <w:marBottom w:val="0"/>
                  <w:divBdr>
                    <w:top w:val="none" w:sz="0" w:space="0" w:color="auto"/>
                    <w:left w:val="none" w:sz="0" w:space="0" w:color="auto"/>
                    <w:bottom w:val="none" w:sz="0" w:space="0" w:color="auto"/>
                    <w:right w:val="none" w:sz="0" w:space="0" w:color="auto"/>
                  </w:divBdr>
                </w:div>
              </w:divsChild>
            </w:div>
            <w:div w:id="1963267174">
              <w:marLeft w:val="0"/>
              <w:marRight w:val="0"/>
              <w:marTop w:val="0"/>
              <w:marBottom w:val="0"/>
              <w:divBdr>
                <w:top w:val="none" w:sz="0" w:space="0" w:color="auto"/>
                <w:left w:val="none" w:sz="0" w:space="0" w:color="auto"/>
                <w:bottom w:val="none" w:sz="0" w:space="0" w:color="auto"/>
                <w:right w:val="none" w:sz="0" w:space="0" w:color="auto"/>
              </w:divBdr>
              <w:divsChild>
                <w:div w:id="1287201163">
                  <w:marLeft w:val="0"/>
                  <w:marRight w:val="0"/>
                  <w:marTop w:val="0"/>
                  <w:marBottom w:val="0"/>
                  <w:divBdr>
                    <w:top w:val="none" w:sz="0" w:space="0" w:color="auto"/>
                    <w:left w:val="none" w:sz="0" w:space="0" w:color="auto"/>
                    <w:bottom w:val="none" w:sz="0" w:space="0" w:color="auto"/>
                    <w:right w:val="none" w:sz="0" w:space="0" w:color="auto"/>
                  </w:divBdr>
                  <w:divsChild>
                    <w:div w:id="20008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8683">
          <w:marLeft w:val="0"/>
          <w:marRight w:val="0"/>
          <w:marTop w:val="0"/>
          <w:marBottom w:val="0"/>
          <w:divBdr>
            <w:top w:val="none" w:sz="0" w:space="0" w:color="auto"/>
            <w:left w:val="none" w:sz="0" w:space="0" w:color="auto"/>
            <w:bottom w:val="none" w:sz="0" w:space="0" w:color="auto"/>
            <w:right w:val="none" w:sz="0" w:space="0" w:color="auto"/>
          </w:divBdr>
          <w:divsChild>
            <w:div w:id="2119791219">
              <w:marLeft w:val="0"/>
              <w:marRight w:val="0"/>
              <w:marTop w:val="0"/>
              <w:marBottom w:val="0"/>
              <w:divBdr>
                <w:top w:val="none" w:sz="0" w:space="0" w:color="auto"/>
                <w:left w:val="none" w:sz="0" w:space="0" w:color="auto"/>
                <w:bottom w:val="none" w:sz="0" w:space="0" w:color="auto"/>
                <w:right w:val="none" w:sz="0" w:space="0" w:color="auto"/>
              </w:divBdr>
              <w:divsChild>
                <w:div w:id="4183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5739">
          <w:marLeft w:val="0"/>
          <w:marRight w:val="0"/>
          <w:marTop w:val="0"/>
          <w:marBottom w:val="0"/>
          <w:divBdr>
            <w:top w:val="none" w:sz="0" w:space="0" w:color="auto"/>
            <w:left w:val="none" w:sz="0" w:space="0" w:color="auto"/>
            <w:bottom w:val="none" w:sz="0" w:space="0" w:color="auto"/>
            <w:right w:val="none" w:sz="0" w:space="0" w:color="auto"/>
          </w:divBdr>
          <w:divsChild>
            <w:div w:id="395708853">
              <w:marLeft w:val="0"/>
              <w:marRight w:val="0"/>
              <w:marTop w:val="0"/>
              <w:marBottom w:val="0"/>
              <w:divBdr>
                <w:top w:val="none" w:sz="0" w:space="0" w:color="auto"/>
                <w:left w:val="none" w:sz="0" w:space="0" w:color="auto"/>
                <w:bottom w:val="none" w:sz="0" w:space="0" w:color="auto"/>
                <w:right w:val="none" w:sz="0" w:space="0" w:color="auto"/>
              </w:divBdr>
              <w:divsChild>
                <w:div w:id="1007171952">
                  <w:marLeft w:val="0"/>
                  <w:marRight w:val="0"/>
                  <w:marTop w:val="0"/>
                  <w:marBottom w:val="0"/>
                  <w:divBdr>
                    <w:top w:val="none" w:sz="0" w:space="0" w:color="auto"/>
                    <w:left w:val="none" w:sz="0" w:space="0" w:color="auto"/>
                    <w:bottom w:val="none" w:sz="0" w:space="0" w:color="auto"/>
                    <w:right w:val="none" w:sz="0" w:space="0" w:color="auto"/>
                  </w:divBdr>
                  <w:divsChild>
                    <w:div w:id="221987055">
                      <w:marLeft w:val="0"/>
                      <w:marRight w:val="0"/>
                      <w:marTop w:val="0"/>
                      <w:marBottom w:val="0"/>
                      <w:divBdr>
                        <w:top w:val="none" w:sz="0" w:space="0" w:color="auto"/>
                        <w:left w:val="none" w:sz="0" w:space="0" w:color="auto"/>
                        <w:bottom w:val="none" w:sz="0" w:space="0" w:color="auto"/>
                        <w:right w:val="none" w:sz="0" w:space="0" w:color="auto"/>
                      </w:divBdr>
                      <w:divsChild>
                        <w:div w:id="6301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180">
                  <w:marLeft w:val="0"/>
                  <w:marRight w:val="0"/>
                  <w:marTop w:val="0"/>
                  <w:marBottom w:val="0"/>
                  <w:divBdr>
                    <w:top w:val="none" w:sz="0" w:space="0" w:color="auto"/>
                    <w:left w:val="none" w:sz="0" w:space="0" w:color="auto"/>
                    <w:bottom w:val="none" w:sz="0" w:space="0" w:color="auto"/>
                    <w:right w:val="none" w:sz="0" w:space="0" w:color="auto"/>
                  </w:divBdr>
                  <w:divsChild>
                    <w:div w:id="1492595837">
                      <w:marLeft w:val="0"/>
                      <w:marRight w:val="0"/>
                      <w:marTop w:val="0"/>
                      <w:marBottom w:val="0"/>
                      <w:divBdr>
                        <w:top w:val="none" w:sz="0" w:space="0" w:color="auto"/>
                        <w:left w:val="none" w:sz="0" w:space="0" w:color="auto"/>
                        <w:bottom w:val="none" w:sz="0" w:space="0" w:color="auto"/>
                        <w:right w:val="none" w:sz="0" w:space="0" w:color="auto"/>
                      </w:divBdr>
                      <w:divsChild>
                        <w:div w:id="4020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2370">
                  <w:marLeft w:val="0"/>
                  <w:marRight w:val="0"/>
                  <w:marTop w:val="0"/>
                  <w:marBottom w:val="0"/>
                  <w:divBdr>
                    <w:top w:val="none" w:sz="0" w:space="0" w:color="auto"/>
                    <w:left w:val="none" w:sz="0" w:space="0" w:color="auto"/>
                    <w:bottom w:val="none" w:sz="0" w:space="0" w:color="auto"/>
                    <w:right w:val="none" w:sz="0" w:space="0" w:color="auto"/>
                  </w:divBdr>
                  <w:divsChild>
                    <w:div w:id="305550106">
                      <w:marLeft w:val="0"/>
                      <w:marRight w:val="0"/>
                      <w:marTop w:val="0"/>
                      <w:marBottom w:val="0"/>
                      <w:divBdr>
                        <w:top w:val="none" w:sz="0" w:space="0" w:color="auto"/>
                        <w:left w:val="none" w:sz="0" w:space="0" w:color="auto"/>
                        <w:bottom w:val="none" w:sz="0" w:space="0" w:color="auto"/>
                        <w:right w:val="none" w:sz="0" w:space="0" w:color="auto"/>
                      </w:divBdr>
                      <w:divsChild>
                        <w:div w:id="7881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340">
                  <w:marLeft w:val="0"/>
                  <w:marRight w:val="0"/>
                  <w:marTop w:val="0"/>
                  <w:marBottom w:val="0"/>
                  <w:divBdr>
                    <w:top w:val="none" w:sz="0" w:space="0" w:color="auto"/>
                    <w:left w:val="none" w:sz="0" w:space="0" w:color="auto"/>
                    <w:bottom w:val="none" w:sz="0" w:space="0" w:color="auto"/>
                    <w:right w:val="none" w:sz="0" w:space="0" w:color="auto"/>
                  </w:divBdr>
                  <w:divsChild>
                    <w:div w:id="1064261546">
                      <w:marLeft w:val="0"/>
                      <w:marRight w:val="0"/>
                      <w:marTop w:val="0"/>
                      <w:marBottom w:val="0"/>
                      <w:divBdr>
                        <w:top w:val="none" w:sz="0" w:space="0" w:color="auto"/>
                        <w:left w:val="none" w:sz="0" w:space="0" w:color="auto"/>
                        <w:bottom w:val="none" w:sz="0" w:space="0" w:color="auto"/>
                        <w:right w:val="none" w:sz="0" w:space="0" w:color="auto"/>
                      </w:divBdr>
                      <w:divsChild>
                        <w:div w:id="14066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4661">
                  <w:marLeft w:val="0"/>
                  <w:marRight w:val="0"/>
                  <w:marTop w:val="0"/>
                  <w:marBottom w:val="0"/>
                  <w:divBdr>
                    <w:top w:val="none" w:sz="0" w:space="0" w:color="auto"/>
                    <w:left w:val="none" w:sz="0" w:space="0" w:color="auto"/>
                    <w:bottom w:val="none" w:sz="0" w:space="0" w:color="auto"/>
                    <w:right w:val="none" w:sz="0" w:space="0" w:color="auto"/>
                  </w:divBdr>
                  <w:divsChild>
                    <w:div w:id="1593123916">
                      <w:marLeft w:val="0"/>
                      <w:marRight w:val="0"/>
                      <w:marTop w:val="0"/>
                      <w:marBottom w:val="0"/>
                      <w:divBdr>
                        <w:top w:val="none" w:sz="0" w:space="0" w:color="auto"/>
                        <w:left w:val="none" w:sz="0" w:space="0" w:color="auto"/>
                        <w:bottom w:val="none" w:sz="0" w:space="0" w:color="auto"/>
                        <w:right w:val="none" w:sz="0" w:space="0" w:color="auto"/>
                      </w:divBdr>
                      <w:divsChild>
                        <w:div w:id="11808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90686">
              <w:marLeft w:val="0"/>
              <w:marRight w:val="0"/>
              <w:marTop w:val="0"/>
              <w:marBottom w:val="0"/>
              <w:divBdr>
                <w:top w:val="none" w:sz="0" w:space="0" w:color="auto"/>
                <w:left w:val="none" w:sz="0" w:space="0" w:color="auto"/>
                <w:bottom w:val="none" w:sz="0" w:space="0" w:color="auto"/>
                <w:right w:val="none" w:sz="0" w:space="0" w:color="auto"/>
              </w:divBdr>
              <w:divsChild>
                <w:div w:id="18802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3774">
          <w:marLeft w:val="0"/>
          <w:marRight w:val="0"/>
          <w:marTop w:val="0"/>
          <w:marBottom w:val="0"/>
          <w:divBdr>
            <w:top w:val="none" w:sz="0" w:space="0" w:color="auto"/>
            <w:left w:val="none" w:sz="0" w:space="0" w:color="auto"/>
            <w:bottom w:val="none" w:sz="0" w:space="0" w:color="auto"/>
            <w:right w:val="none" w:sz="0" w:space="0" w:color="auto"/>
          </w:divBdr>
          <w:divsChild>
            <w:div w:id="779376180">
              <w:marLeft w:val="0"/>
              <w:marRight w:val="0"/>
              <w:marTop w:val="0"/>
              <w:marBottom w:val="0"/>
              <w:divBdr>
                <w:top w:val="none" w:sz="0" w:space="0" w:color="auto"/>
                <w:left w:val="none" w:sz="0" w:space="0" w:color="auto"/>
                <w:bottom w:val="none" w:sz="0" w:space="0" w:color="auto"/>
                <w:right w:val="none" w:sz="0" w:space="0" w:color="auto"/>
              </w:divBdr>
              <w:divsChild>
                <w:div w:id="1311522995">
                  <w:marLeft w:val="0"/>
                  <w:marRight w:val="0"/>
                  <w:marTop w:val="0"/>
                  <w:marBottom w:val="0"/>
                  <w:divBdr>
                    <w:top w:val="none" w:sz="0" w:space="0" w:color="auto"/>
                    <w:left w:val="none" w:sz="0" w:space="0" w:color="auto"/>
                    <w:bottom w:val="none" w:sz="0" w:space="0" w:color="auto"/>
                    <w:right w:val="none" w:sz="0" w:space="0" w:color="auto"/>
                  </w:divBdr>
                </w:div>
              </w:divsChild>
            </w:div>
            <w:div w:id="1111631307">
              <w:marLeft w:val="0"/>
              <w:marRight w:val="0"/>
              <w:marTop w:val="0"/>
              <w:marBottom w:val="0"/>
              <w:divBdr>
                <w:top w:val="none" w:sz="0" w:space="0" w:color="auto"/>
                <w:left w:val="none" w:sz="0" w:space="0" w:color="auto"/>
                <w:bottom w:val="none" w:sz="0" w:space="0" w:color="auto"/>
                <w:right w:val="none" w:sz="0" w:space="0" w:color="auto"/>
              </w:divBdr>
              <w:divsChild>
                <w:div w:id="1189640746">
                  <w:marLeft w:val="0"/>
                  <w:marRight w:val="0"/>
                  <w:marTop w:val="0"/>
                  <w:marBottom w:val="0"/>
                  <w:divBdr>
                    <w:top w:val="none" w:sz="0" w:space="0" w:color="auto"/>
                    <w:left w:val="none" w:sz="0" w:space="0" w:color="auto"/>
                    <w:bottom w:val="none" w:sz="0" w:space="0" w:color="auto"/>
                    <w:right w:val="none" w:sz="0" w:space="0" w:color="auto"/>
                  </w:divBdr>
                  <w:divsChild>
                    <w:div w:id="1505196779">
                      <w:marLeft w:val="0"/>
                      <w:marRight w:val="0"/>
                      <w:marTop w:val="0"/>
                      <w:marBottom w:val="0"/>
                      <w:divBdr>
                        <w:top w:val="none" w:sz="0" w:space="0" w:color="auto"/>
                        <w:left w:val="none" w:sz="0" w:space="0" w:color="auto"/>
                        <w:bottom w:val="none" w:sz="0" w:space="0" w:color="auto"/>
                        <w:right w:val="none" w:sz="0" w:space="0" w:color="auto"/>
                      </w:divBdr>
                      <w:divsChild>
                        <w:div w:id="20162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59673">
                  <w:marLeft w:val="0"/>
                  <w:marRight w:val="0"/>
                  <w:marTop w:val="0"/>
                  <w:marBottom w:val="0"/>
                  <w:divBdr>
                    <w:top w:val="none" w:sz="0" w:space="0" w:color="auto"/>
                    <w:left w:val="none" w:sz="0" w:space="0" w:color="auto"/>
                    <w:bottom w:val="none" w:sz="0" w:space="0" w:color="auto"/>
                    <w:right w:val="none" w:sz="0" w:space="0" w:color="auto"/>
                  </w:divBdr>
                  <w:divsChild>
                    <w:div w:id="1215896997">
                      <w:marLeft w:val="0"/>
                      <w:marRight w:val="0"/>
                      <w:marTop w:val="0"/>
                      <w:marBottom w:val="0"/>
                      <w:divBdr>
                        <w:top w:val="none" w:sz="0" w:space="0" w:color="auto"/>
                        <w:left w:val="none" w:sz="0" w:space="0" w:color="auto"/>
                        <w:bottom w:val="none" w:sz="0" w:space="0" w:color="auto"/>
                        <w:right w:val="none" w:sz="0" w:space="0" w:color="auto"/>
                      </w:divBdr>
                      <w:divsChild>
                        <w:div w:id="4209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38402">
              <w:marLeft w:val="0"/>
              <w:marRight w:val="0"/>
              <w:marTop w:val="0"/>
              <w:marBottom w:val="0"/>
              <w:divBdr>
                <w:top w:val="none" w:sz="0" w:space="0" w:color="auto"/>
                <w:left w:val="none" w:sz="0" w:space="0" w:color="auto"/>
                <w:bottom w:val="none" w:sz="0" w:space="0" w:color="auto"/>
                <w:right w:val="none" w:sz="0" w:space="0" w:color="auto"/>
              </w:divBdr>
              <w:divsChild>
                <w:div w:id="2023969447">
                  <w:marLeft w:val="0"/>
                  <w:marRight w:val="0"/>
                  <w:marTop w:val="0"/>
                  <w:marBottom w:val="0"/>
                  <w:divBdr>
                    <w:top w:val="none" w:sz="0" w:space="0" w:color="auto"/>
                    <w:left w:val="none" w:sz="0" w:space="0" w:color="auto"/>
                    <w:bottom w:val="none" w:sz="0" w:space="0" w:color="auto"/>
                    <w:right w:val="none" w:sz="0" w:space="0" w:color="auto"/>
                  </w:divBdr>
                  <w:divsChild>
                    <w:div w:id="16846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06046">
          <w:marLeft w:val="0"/>
          <w:marRight w:val="0"/>
          <w:marTop w:val="0"/>
          <w:marBottom w:val="0"/>
          <w:divBdr>
            <w:top w:val="none" w:sz="0" w:space="0" w:color="auto"/>
            <w:left w:val="none" w:sz="0" w:space="0" w:color="auto"/>
            <w:bottom w:val="none" w:sz="0" w:space="0" w:color="auto"/>
            <w:right w:val="none" w:sz="0" w:space="0" w:color="auto"/>
          </w:divBdr>
          <w:divsChild>
            <w:div w:id="1003358070">
              <w:marLeft w:val="0"/>
              <w:marRight w:val="0"/>
              <w:marTop w:val="0"/>
              <w:marBottom w:val="0"/>
              <w:divBdr>
                <w:top w:val="none" w:sz="0" w:space="0" w:color="auto"/>
                <w:left w:val="none" w:sz="0" w:space="0" w:color="auto"/>
                <w:bottom w:val="none" w:sz="0" w:space="0" w:color="auto"/>
                <w:right w:val="none" w:sz="0" w:space="0" w:color="auto"/>
              </w:divBdr>
              <w:divsChild>
                <w:div w:id="52051070">
                  <w:marLeft w:val="0"/>
                  <w:marRight w:val="0"/>
                  <w:marTop w:val="0"/>
                  <w:marBottom w:val="0"/>
                  <w:divBdr>
                    <w:top w:val="none" w:sz="0" w:space="0" w:color="auto"/>
                    <w:left w:val="none" w:sz="0" w:space="0" w:color="auto"/>
                    <w:bottom w:val="none" w:sz="0" w:space="0" w:color="auto"/>
                    <w:right w:val="none" w:sz="0" w:space="0" w:color="auto"/>
                  </w:divBdr>
                  <w:divsChild>
                    <w:div w:id="2992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4924">
              <w:marLeft w:val="0"/>
              <w:marRight w:val="0"/>
              <w:marTop w:val="0"/>
              <w:marBottom w:val="0"/>
              <w:divBdr>
                <w:top w:val="none" w:sz="0" w:space="0" w:color="auto"/>
                <w:left w:val="none" w:sz="0" w:space="0" w:color="auto"/>
                <w:bottom w:val="none" w:sz="0" w:space="0" w:color="auto"/>
                <w:right w:val="none" w:sz="0" w:space="0" w:color="auto"/>
              </w:divBdr>
              <w:divsChild>
                <w:div w:id="9063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5752">
          <w:marLeft w:val="0"/>
          <w:marRight w:val="0"/>
          <w:marTop w:val="0"/>
          <w:marBottom w:val="0"/>
          <w:divBdr>
            <w:top w:val="none" w:sz="0" w:space="0" w:color="auto"/>
            <w:left w:val="none" w:sz="0" w:space="0" w:color="auto"/>
            <w:bottom w:val="none" w:sz="0" w:space="0" w:color="auto"/>
            <w:right w:val="none" w:sz="0" w:space="0" w:color="auto"/>
          </w:divBdr>
          <w:divsChild>
            <w:div w:id="163278761">
              <w:marLeft w:val="0"/>
              <w:marRight w:val="0"/>
              <w:marTop w:val="0"/>
              <w:marBottom w:val="0"/>
              <w:divBdr>
                <w:top w:val="none" w:sz="0" w:space="0" w:color="auto"/>
                <w:left w:val="none" w:sz="0" w:space="0" w:color="auto"/>
                <w:bottom w:val="none" w:sz="0" w:space="0" w:color="auto"/>
                <w:right w:val="none" w:sz="0" w:space="0" w:color="auto"/>
              </w:divBdr>
              <w:divsChild>
                <w:div w:id="12175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8962">
          <w:marLeft w:val="0"/>
          <w:marRight w:val="0"/>
          <w:marTop w:val="0"/>
          <w:marBottom w:val="0"/>
          <w:divBdr>
            <w:top w:val="none" w:sz="0" w:space="0" w:color="auto"/>
            <w:left w:val="none" w:sz="0" w:space="0" w:color="auto"/>
            <w:bottom w:val="none" w:sz="0" w:space="0" w:color="auto"/>
            <w:right w:val="none" w:sz="0" w:space="0" w:color="auto"/>
          </w:divBdr>
          <w:divsChild>
            <w:div w:id="1097560528">
              <w:marLeft w:val="0"/>
              <w:marRight w:val="0"/>
              <w:marTop w:val="0"/>
              <w:marBottom w:val="0"/>
              <w:divBdr>
                <w:top w:val="none" w:sz="0" w:space="0" w:color="auto"/>
                <w:left w:val="none" w:sz="0" w:space="0" w:color="auto"/>
                <w:bottom w:val="none" w:sz="0" w:space="0" w:color="auto"/>
                <w:right w:val="none" w:sz="0" w:space="0" w:color="auto"/>
              </w:divBdr>
              <w:divsChild>
                <w:div w:id="430517920">
                  <w:marLeft w:val="0"/>
                  <w:marRight w:val="0"/>
                  <w:marTop w:val="0"/>
                  <w:marBottom w:val="0"/>
                  <w:divBdr>
                    <w:top w:val="none" w:sz="0" w:space="0" w:color="auto"/>
                    <w:left w:val="none" w:sz="0" w:space="0" w:color="auto"/>
                    <w:bottom w:val="none" w:sz="0" w:space="0" w:color="auto"/>
                    <w:right w:val="none" w:sz="0" w:space="0" w:color="auto"/>
                  </w:divBdr>
                </w:div>
              </w:divsChild>
            </w:div>
            <w:div w:id="1523975369">
              <w:marLeft w:val="0"/>
              <w:marRight w:val="0"/>
              <w:marTop w:val="0"/>
              <w:marBottom w:val="0"/>
              <w:divBdr>
                <w:top w:val="none" w:sz="0" w:space="0" w:color="auto"/>
                <w:left w:val="none" w:sz="0" w:space="0" w:color="auto"/>
                <w:bottom w:val="none" w:sz="0" w:space="0" w:color="auto"/>
                <w:right w:val="none" w:sz="0" w:space="0" w:color="auto"/>
              </w:divBdr>
              <w:divsChild>
                <w:div w:id="27268264">
                  <w:marLeft w:val="0"/>
                  <w:marRight w:val="0"/>
                  <w:marTop w:val="0"/>
                  <w:marBottom w:val="0"/>
                  <w:divBdr>
                    <w:top w:val="none" w:sz="0" w:space="0" w:color="auto"/>
                    <w:left w:val="none" w:sz="0" w:space="0" w:color="auto"/>
                    <w:bottom w:val="none" w:sz="0" w:space="0" w:color="auto"/>
                    <w:right w:val="none" w:sz="0" w:space="0" w:color="auto"/>
                  </w:divBdr>
                  <w:divsChild>
                    <w:div w:id="380131888">
                      <w:marLeft w:val="0"/>
                      <w:marRight w:val="0"/>
                      <w:marTop w:val="0"/>
                      <w:marBottom w:val="0"/>
                      <w:divBdr>
                        <w:top w:val="none" w:sz="0" w:space="0" w:color="auto"/>
                        <w:left w:val="none" w:sz="0" w:space="0" w:color="auto"/>
                        <w:bottom w:val="none" w:sz="0" w:space="0" w:color="auto"/>
                        <w:right w:val="none" w:sz="0" w:space="0" w:color="auto"/>
                      </w:divBdr>
                    </w:div>
                  </w:divsChild>
                </w:div>
                <w:div w:id="212884772">
                  <w:marLeft w:val="0"/>
                  <w:marRight w:val="0"/>
                  <w:marTop w:val="0"/>
                  <w:marBottom w:val="0"/>
                  <w:divBdr>
                    <w:top w:val="none" w:sz="0" w:space="0" w:color="auto"/>
                    <w:left w:val="none" w:sz="0" w:space="0" w:color="auto"/>
                    <w:bottom w:val="none" w:sz="0" w:space="0" w:color="auto"/>
                    <w:right w:val="none" w:sz="0" w:space="0" w:color="auto"/>
                  </w:divBdr>
                  <w:divsChild>
                    <w:div w:id="1991321823">
                      <w:marLeft w:val="0"/>
                      <w:marRight w:val="0"/>
                      <w:marTop w:val="0"/>
                      <w:marBottom w:val="0"/>
                      <w:divBdr>
                        <w:top w:val="none" w:sz="0" w:space="0" w:color="auto"/>
                        <w:left w:val="none" w:sz="0" w:space="0" w:color="auto"/>
                        <w:bottom w:val="none" w:sz="0" w:space="0" w:color="auto"/>
                        <w:right w:val="none" w:sz="0" w:space="0" w:color="auto"/>
                      </w:divBdr>
                    </w:div>
                  </w:divsChild>
                </w:div>
                <w:div w:id="519471084">
                  <w:marLeft w:val="0"/>
                  <w:marRight w:val="0"/>
                  <w:marTop w:val="0"/>
                  <w:marBottom w:val="0"/>
                  <w:divBdr>
                    <w:top w:val="none" w:sz="0" w:space="0" w:color="auto"/>
                    <w:left w:val="none" w:sz="0" w:space="0" w:color="auto"/>
                    <w:bottom w:val="none" w:sz="0" w:space="0" w:color="auto"/>
                    <w:right w:val="none" w:sz="0" w:space="0" w:color="auto"/>
                  </w:divBdr>
                  <w:divsChild>
                    <w:div w:id="1001934077">
                      <w:marLeft w:val="0"/>
                      <w:marRight w:val="0"/>
                      <w:marTop w:val="0"/>
                      <w:marBottom w:val="0"/>
                      <w:divBdr>
                        <w:top w:val="none" w:sz="0" w:space="0" w:color="auto"/>
                        <w:left w:val="none" w:sz="0" w:space="0" w:color="auto"/>
                        <w:bottom w:val="none" w:sz="0" w:space="0" w:color="auto"/>
                        <w:right w:val="none" w:sz="0" w:space="0" w:color="auto"/>
                      </w:divBdr>
                    </w:div>
                  </w:divsChild>
                </w:div>
                <w:div w:id="575483266">
                  <w:marLeft w:val="0"/>
                  <w:marRight w:val="0"/>
                  <w:marTop w:val="0"/>
                  <w:marBottom w:val="0"/>
                  <w:divBdr>
                    <w:top w:val="none" w:sz="0" w:space="0" w:color="auto"/>
                    <w:left w:val="none" w:sz="0" w:space="0" w:color="auto"/>
                    <w:bottom w:val="none" w:sz="0" w:space="0" w:color="auto"/>
                    <w:right w:val="none" w:sz="0" w:space="0" w:color="auto"/>
                  </w:divBdr>
                  <w:divsChild>
                    <w:div w:id="1314675082">
                      <w:marLeft w:val="0"/>
                      <w:marRight w:val="0"/>
                      <w:marTop w:val="0"/>
                      <w:marBottom w:val="0"/>
                      <w:divBdr>
                        <w:top w:val="none" w:sz="0" w:space="0" w:color="auto"/>
                        <w:left w:val="none" w:sz="0" w:space="0" w:color="auto"/>
                        <w:bottom w:val="none" w:sz="0" w:space="0" w:color="auto"/>
                        <w:right w:val="none" w:sz="0" w:space="0" w:color="auto"/>
                      </w:divBdr>
                    </w:div>
                  </w:divsChild>
                </w:div>
                <w:div w:id="621034394">
                  <w:marLeft w:val="0"/>
                  <w:marRight w:val="0"/>
                  <w:marTop w:val="0"/>
                  <w:marBottom w:val="0"/>
                  <w:divBdr>
                    <w:top w:val="none" w:sz="0" w:space="0" w:color="auto"/>
                    <w:left w:val="none" w:sz="0" w:space="0" w:color="auto"/>
                    <w:bottom w:val="none" w:sz="0" w:space="0" w:color="auto"/>
                    <w:right w:val="none" w:sz="0" w:space="0" w:color="auto"/>
                  </w:divBdr>
                  <w:divsChild>
                    <w:div w:id="687021993">
                      <w:marLeft w:val="0"/>
                      <w:marRight w:val="0"/>
                      <w:marTop w:val="0"/>
                      <w:marBottom w:val="0"/>
                      <w:divBdr>
                        <w:top w:val="none" w:sz="0" w:space="0" w:color="auto"/>
                        <w:left w:val="none" w:sz="0" w:space="0" w:color="auto"/>
                        <w:bottom w:val="none" w:sz="0" w:space="0" w:color="auto"/>
                        <w:right w:val="none" w:sz="0" w:space="0" w:color="auto"/>
                      </w:divBdr>
                    </w:div>
                  </w:divsChild>
                </w:div>
                <w:div w:id="743184866">
                  <w:marLeft w:val="0"/>
                  <w:marRight w:val="0"/>
                  <w:marTop w:val="0"/>
                  <w:marBottom w:val="0"/>
                  <w:divBdr>
                    <w:top w:val="none" w:sz="0" w:space="0" w:color="auto"/>
                    <w:left w:val="none" w:sz="0" w:space="0" w:color="auto"/>
                    <w:bottom w:val="none" w:sz="0" w:space="0" w:color="auto"/>
                    <w:right w:val="none" w:sz="0" w:space="0" w:color="auto"/>
                  </w:divBdr>
                  <w:divsChild>
                    <w:div w:id="1544557694">
                      <w:marLeft w:val="0"/>
                      <w:marRight w:val="0"/>
                      <w:marTop w:val="0"/>
                      <w:marBottom w:val="0"/>
                      <w:divBdr>
                        <w:top w:val="none" w:sz="0" w:space="0" w:color="auto"/>
                        <w:left w:val="none" w:sz="0" w:space="0" w:color="auto"/>
                        <w:bottom w:val="none" w:sz="0" w:space="0" w:color="auto"/>
                        <w:right w:val="none" w:sz="0" w:space="0" w:color="auto"/>
                      </w:divBdr>
                    </w:div>
                  </w:divsChild>
                </w:div>
                <w:div w:id="810100471">
                  <w:marLeft w:val="0"/>
                  <w:marRight w:val="0"/>
                  <w:marTop w:val="0"/>
                  <w:marBottom w:val="0"/>
                  <w:divBdr>
                    <w:top w:val="none" w:sz="0" w:space="0" w:color="auto"/>
                    <w:left w:val="none" w:sz="0" w:space="0" w:color="auto"/>
                    <w:bottom w:val="none" w:sz="0" w:space="0" w:color="auto"/>
                    <w:right w:val="none" w:sz="0" w:space="0" w:color="auto"/>
                  </w:divBdr>
                  <w:divsChild>
                    <w:div w:id="772897905">
                      <w:marLeft w:val="0"/>
                      <w:marRight w:val="0"/>
                      <w:marTop w:val="0"/>
                      <w:marBottom w:val="0"/>
                      <w:divBdr>
                        <w:top w:val="none" w:sz="0" w:space="0" w:color="auto"/>
                        <w:left w:val="none" w:sz="0" w:space="0" w:color="auto"/>
                        <w:bottom w:val="none" w:sz="0" w:space="0" w:color="auto"/>
                        <w:right w:val="none" w:sz="0" w:space="0" w:color="auto"/>
                      </w:divBdr>
                    </w:div>
                  </w:divsChild>
                </w:div>
                <w:div w:id="966086815">
                  <w:marLeft w:val="0"/>
                  <w:marRight w:val="0"/>
                  <w:marTop w:val="0"/>
                  <w:marBottom w:val="0"/>
                  <w:divBdr>
                    <w:top w:val="none" w:sz="0" w:space="0" w:color="auto"/>
                    <w:left w:val="none" w:sz="0" w:space="0" w:color="auto"/>
                    <w:bottom w:val="none" w:sz="0" w:space="0" w:color="auto"/>
                    <w:right w:val="none" w:sz="0" w:space="0" w:color="auto"/>
                  </w:divBdr>
                  <w:divsChild>
                    <w:div w:id="2044935551">
                      <w:marLeft w:val="0"/>
                      <w:marRight w:val="0"/>
                      <w:marTop w:val="0"/>
                      <w:marBottom w:val="0"/>
                      <w:divBdr>
                        <w:top w:val="none" w:sz="0" w:space="0" w:color="auto"/>
                        <w:left w:val="none" w:sz="0" w:space="0" w:color="auto"/>
                        <w:bottom w:val="none" w:sz="0" w:space="0" w:color="auto"/>
                        <w:right w:val="none" w:sz="0" w:space="0" w:color="auto"/>
                      </w:divBdr>
                    </w:div>
                  </w:divsChild>
                </w:div>
                <w:div w:id="968166105">
                  <w:marLeft w:val="0"/>
                  <w:marRight w:val="0"/>
                  <w:marTop w:val="0"/>
                  <w:marBottom w:val="0"/>
                  <w:divBdr>
                    <w:top w:val="none" w:sz="0" w:space="0" w:color="auto"/>
                    <w:left w:val="none" w:sz="0" w:space="0" w:color="auto"/>
                    <w:bottom w:val="none" w:sz="0" w:space="0" w:color="auto"/>
                    <w:right w:val="none" w:sz="0" w:space="0" w:color="auto"/>
                  </w:divBdr>
                  <w:divsChild>
                    <w:div w:id="392316938">
                      <w:marLeft w:val="0"/>
                      <w:marRight w:val="0"/>
                      <w:marTop w:val="0"/>
                      <w:marBottom w:val="0"/>
                      <w:divBdr>
                        <w:top w:val="none" w:sz="0" w:space="0" w:color="auto"/>
                        <w:left w:val="none" w:sz="0" w:space="0" w:color="auto"/>
                        <w:bottom w:val="none" w:sz="0" w:space="0" w:color="auto"/>
                        <w:right w:val="none" w:sz="0" w:space="0" w:color="auto"/>
                      </w:divBdr>
                    </w:div>
                  </w:divsChild>
                </w:div>
                <w:div w:id="1277325684">
                  <w:marLeft w:val="0"/>
                  <w:marRight w:val="0"/>
                  <w:marTop w:val="0"/>
                  <w:marBottom w:val="0"/>
                  <w:divBdr>
                    <w:top w:val="none" w:sz="0" w:space="0" w:color="auto"/>
                    <w:left w:val="none" w:sz="0" w:space="0" w:color="auto"/>
                    <w:bottom w:val="none" w:sz="0" w:space="0" w:color="auto"/>
                    <w:right w:val="none" w:sz="0" w:space="0" w:color="auto"/>
                  </w:divBdr>
                  <w:divsChild>
                    <w:div w:id="829758645">
                      <w:marLeft w:val="0"/>
                      <w:marRight w:val="0"/>
                      <w:marTop w:val="0"/>
                      <w:marBottom w:val="0"/>
                      <w:divBdr>
                        <w:top w:val="none" w:sz="0" w:space="0" w:color="auto"/>
                        <w:left w:val="none" w:sz="0" w:space="0" w:color="auto"/>
                        <w:bottom w:val="none" w:sz="0" w:space="0" w:color="auto"/>
                        <w:right w:val="none" w:sz="0" w:space="0" w:color="auto"/>
                      </w:divBdr>
                    </w:div>
                  </w:divsChild>
                </w:div>
                <w:div w:id="1364748231">
                  <w:marLeft w:val="0"/>
                  <w:marRight w:val="0"/>
                  <w:marTop w:val="0"/>
                  <w:marBottom w:val="0"/>
                  <w:divBdr>
                    <w:top w:val="none" w:sz="0" w:space="0" w:color="auto"/>
                    <w:left w:val="none" w:sz="0" w:space="0" w:color="auto"/>
                    <w:bottom w:val="none" w:sz="0" w:space="0" w:color="auto"/>
                    <w:right w:val="none" w:sz="0" w:space="0" w:color="auto"/>
                  </w:divBdr>
                  <w:divsChild>
                    <w:div w:id="320546764">
                      <w:marLeft w:val="0"/>
                      <w:marRight w:val="0"/>
                      <w:marTop w:val="0"/>
                      <w:marBottom w:val="0"/>
                      <w:divBdr>
                        <w:top w:val="none" w:sz="0" w:space="0" w:color="auto"/>
                        <w:left w:val="none" w:sz="0" w:space="0" w:color="auto"/>
                        <w:bottom w:val="none" w:sz="0" w:space="0" w:color="auto"/>
                        <w:right w:val="none" w:sz="0" w:space="0" w:color="auto"/>
                      </w:divBdr>
                    </w:div>
                    <w:div w:id="1253972932">
                      <w:marLeft w:val="0"/>
                      <w:marRight w:val="0"/>
                      <w:marTop w:val="0"/>
                      <w:marBottom w:val="0"/>
                      <w:divBdr>
                        <w:top w:val="none" w:sz="0" w:space="0" w:color="auto"/>
                        <w:left w:val="none" w:sz="0" w:space="0" w:color="auto"/>
                        <w:bottom w:val="none" w:sz="0" w:space="0" w:color="auto"/>
                        <w:right w:val="none" w:sz="0" w:space="0" w:color="auto"/>
                      </w:divBdr>
                    </w:div>
                  </w:divsChild>
                </w:div>
                <w:div w:id="1367415490">
                  <w:marLeft w:val="0"/>
                  <w:marRight w:val="0"/>
                  <w:marTop w:val="0"/>
                  <w:marBottom w:val="0"/>
                  <w:divBdr>
                    <w:top w:val="none" w:sz="0" w:space="0" w:color="auto"/>
                    <w:left w:val="none" w:sz="0" w:space="0" w:color="auto"/>
                    <w:bottom w:val="none" w:sz="0" w:space="0" w:color="auto"/>
                    <w:right w:val="none" w:sz="0" w:space="0" w:color="auto"/>
                  </w:divBdr>
                  <w:divsChild>
                    <w:div w:id="1097554445">
                      <w:marLeft w:val="0"/>
                      <w:marRight w:val="0"/>
                      <w:marTop w:val="0"/>
                      <w:marBottom w:val="0"/>
                      <w:divBdr>
                        <w:top w:val="none" w:sz="0" w:space="0" w:color="auto"/>
                        <w:left w:val="none" w:sz="0" w:space="0" w:color="auto"/>
                        <w:bottom w:val="none" w:sz="0" w:space="0" w:color="auto"/>
                        <w:right w:val="none" w:sz="0" w:space="0" w:color="auto"/>
                      </w:divBdr>
                    </w:div>
                  </w:divsChild>
                </w:div>
                <w:div w:id="1417093028">
                  <w:marLeft w:val="0"/>
                  <w:marRight w:val="0"/>
                  <w:marTop w:val="0"/>
                  <w:marBottom w:val="0"/>
                  <w:divBdr>
                    <w:top w:val="none" w:sz="0" w:space="0" w:color="auto"/>
                    <w:left w:val="none" w:sz="0" w:space="0" w:color="auto"/>
                    <w:bottom w:val="none" w:sz="0" w:space="0" w:color="auto"/>
                    <w:right w:val="none" w:sz="0" w:space="0" w:color="auto"/>
                  </w:divBdr>
                  <w:divsChild>
                    <w:div w:id="1828932942">
                      <w:marLeft w:val="0"/>
                      <w:marRight w:val="0"/>
                      <w:marTop w:val="0"/>
                      <w:marBottom w:val="0"/>
                      <w:divBdr>
                        <w:top w:val="none" w:sz="0" w:space="0" w:color="auto"/>
                        <w:left w:val="none" w:sz="0" w:space="0" w:color="auto"/>
                        <w:bottom w:val="none" w:sz="0" w:space="0" w:color="auto"/>
                        <w:right w:val="none" w:sz="0" w:space="0" w:color="auto"/>
                      </w:divBdr>
                    </w:div>
                  </w:divsChild>
                </w:div>
                <w:div w:id="1585644214">
                  <w:marLeft w:val="0"/>
                  <w:marRight w:val="0"/>
                  <w:marTop w:val="0"/>
                  <w:marBottom w:val="0"/>
                  <w:divBdr>
                    <w:top w:val="none" w:sz="0" w:space="0" w:color="auto"/>
                    <w:left w:val="none" w:sz="0" w:space="0" w:color="auto"/>
                    <w:bottom w:val="none" w:sz="0" w:space="0" w:color="auto"/>
                    <w:right w:val="none" w:sz="0" w:space="0" w:color="auto"/>
                  </w:divBdr>
                  <w:divsChild>
                    <w:div w:id="31345345">
                      <w:marLeft w:val="0"/>
                      <w:marRight w:val="0"/>
                      <w:marTop w:val="0"/>
                      <w:marBottom w:val="0"/>
                      <w:divBdr>
                        <w:top w:val="none" w:sz="0" w:space="0" w:color="auto"/>
                        <w:left w:val="none" w:sz="0" w:space="0" w:color="auto"/>
                        <w:bottom w:val="none" w:sz="0" w:space="0" w:color="auto"/>
                        <w:right w:val="none" w:sz="0" w:space="0" w:color="auto"/>
                      </w:divBdr>
                    </w:div>
                  </w:divsChild>
                </w:div>
                <w:div w:id="1736321402">
                  <w:marLeft w:val="0"/>
                  <w:marRight w:val="0"/>
                  <w:marTop w:val="0"/>
                  <w:marBottom w:val="0"/>
                  <w:divBdr>
                    <w:top w:val="none" w:sz="0" w:space="0" w:color="auto"/>
                    <w:left w:val="none" w:sz="0" w:space="0" w:color="auto"/>
                    <w:bottom w:val="none" w:sz="0" w:space="0" w:color="auto"/>
                    <w:right w:val="none" w:sz="0" w:space="0" w:color="auto"/>
                  </w:divBdr>
                  <w:divsChild>
                    <w:div w:id="1923680563">
                      <w:marLeft w:val="0"/>
                      <w:marRight w:val="0"/>
                      <w:marTop w:val="0"/>
                      <w:marBottom w:val="0"/>
                      <w:divBdr>
                        <w:top w:val="none" w:sz="0" w:space="0" w:color="auto"/>
                        <w:left w:val="none" w:sz="0" w:space="0" w:color="auto"/>
                        <w:bottom w:val="none" w:sz="0" w:space="0" w:color="auto"/>
                        <w:right w:val="none" w:sz="0" w:space="0" w:color="auto"/>
                      </w:divBdr>
                    </w:div>
                  </w:divsChild>
                </w:div>
                <w:div w:id="1738359696">
                  <w:marLeft w:val="0"/>
                  <w:marRight w:val="0"/>
                  <w:marTop w:val="0"/>
                  <w:marBottom w:val="0"/>
                  <w:divBdr>
                    <w:top w:val="none" w:sz="0" w:space="0" w:color="auto"/>
                    <w:left w:val="none" w:sz="0" w:space="0" w:color="auto"/>
                    <w:bottom w:val="none" w:sz="0" w:space="0" w:color="auto"/>
                    <w:right w:val="none" w:sz="0" w:space="0" w:color="auto"/>
                  </w:divBdr>
                  <w:divsChild>
                    <w:div w:id="1596593636">
                      <w:marLeft w:val="0"/>
                      <w:marRight w:val="0"/>
                      <w:marTop w:val="0"/>
                      <w:marBottom w:val="0"/>
                      <w:divBdr>
                        <w:top w:val="none" w:sz="0" w:space="0" w:color="auto"/>
                        <w:left w:val="none" w:sz="0" w:space="0" w:color="auto"/>
                        <w:bottom w:val="none" w:sz="0" w:space="0" w:color="auto"/>
                        <w:right w:val="none" w:sz="0" w:space="0" w:color="auto"/>
                      </w:divBdr>
                    </w:div>
                  </w:divsChild>
                </w:div>
                <w:div w:id="1832911665">
                  <w:marLeft w:val="0"/>
                  <w:marRight w:val="0"/>
                  <w:marTop w:val="0"/>
                  <w:marBottom w:val="0"/>
                  <w:divBdr>
                    <w:top w:val="none" w:sz="0" w:space="0" w:color="auto"/>
                    <w:left w:val="none" w:sz="0" w:space="0" w:color="auto"/>
                    <w:bottom w:val="none" w:sz="0" w:space="0" w:color="auto"/>
                    <w:right w:val="none" w:sz="0" w:space="0" w:color="auto"/>
                  </w:divBdr>
                  <w:divsChild>
                    <w:div w:id="155002645">
                      <w:marLeft w:val="0"/>
                      <w:marRight w:val="0"/>
                      <w:marTop w:val="0"/>
                      <w:marBottom w:val="0"/>
                      <w:divBdr>
                        <w:top w:val="none" w:sz="0" w:space="0" w:color="auto"/>
                        <w:left w:val="none" w:sz="0" w:space="0" w:color="auto"/>
                        <w:bottom w:val="none" w:sz="0" w:space="0" w:color="auto"/>
                        <w:right w:val="none" w:sz="0" w:space="0" w:color="auto"/>
                      </w:divBdr>
                    </w:div>
                  </w:divsChild>
                </w:div>
                <w:div w:id="1848981430">
                  <w:marLeft w:val="0"/>
                  <w:marRight w:val="0"/>
                  <w:marTop w:val="0"/>
                  <w:marBottom w:val="0"/>
                  <w:divBdr>
                    <w:top w:val="none" w:sz="0" w:space="0" w:color="auto"/>
                    <w:left w:val="none" w:sz="0" w:space="0" w:color="auto"/>
                    <w:bottom w:val="none" w:sz="0" w:space="0" w:color="auto"/>
                    <w:right w:val="none" w:sz="0" w:space="0" w:color="auto"/>
                  </w:divBdr>
                  <w:divsChild>
                    <w:div w:id="2023579284">
                      <w:marLeft w:val="0"/>
                      <w:marRight w:val="0"/>
                      <w:marTop w:val="0"/>
                      <w:marBottom w:val="0"/>
                      <w:divBdr>
                        <w:top w:val="none" w:sz="0" w:space="0" w:color="auto"/>
                        <w:left w:val="none" w:sz="0" w:space="0" w:color="auto"/>
                        <w:bottom w:val="none" w:sz="0" w:space="0" w:color="auto"/>
                        <w:right w:val="none" w:sz="0" w:space="0" w:color="auto"/>
                      </w:divBdr>
                    </w:div>
                  </w:divsChild>
                </w:div>
                <w:div w:id="2035107695">
                  <w:marLeft w:val="0"/>
                  <w:marRight w:val="0"/>
                  <w:marTop w:val="0"/>
                  <w:marBottom w:val="0"/>
                  <w:divBdr>
                    <w:top w:val="none" w:sz="0" w:space="0" w:color="auto"/>
                    <w:left w:val="none" w:sz="0" w:space="0" w:color="auto"/>
                    <w:bottom w:val="none" w:sz="0" w:space="0" w:color="auto"/>
                    <w:right w:val="none" w:sz="0" w:space="0" w:color="auto"/>
                  </w:divBdr>
                  <w:divsChild>
                    <w:div w:id="1913467400">
                      <w:marLeft w:val="0"/>
                      <w:marRight w:val="0"/>
                      <w:marTop w:val="0"/>
                      <w:marBottom w:val="0"/>
                      <w:divBdr>
                        <w:top w:val="none" w:sz="0" w:space="0" w:color="auto"/>
                        <w:left w:val="none" w:sz="0" w:space="0" w:color="auto"/>
                        <w:bottom w:val="none" w:sz="0" w:space="0" w:color="auto"/>
                        <w:right w:val="none" w:sz="0" w:space="0" w:color="auto"/>
                      </w:divBdr>
                    </w:div>
                  </w:divsChild>
                </w:div>
                <w:div w:id="2049258328">
                  <w:marLeft w:val="0"/>
                  <w:marRight w:val="0"/>
                  <w:marTop w:val="0"/>
                  <w:marBottom w:val="0"/>
                  <w:divBdr>
                    <w:top w:val="none" w:sz="0" w:space="0" w:color="auto"/>
                    <w:left w:val="none" w:sz="0" w:space="0" w:color="auto"/>
                    <w:bottom w:val="none" w:sz="0" w:space="0" w:color="auto"/>
                    <w:right w:val="none" w:sz="0" w:space="0" w:color="auto"/>
                  </w:divBdr>
                  <w:divsChild>
                    <w:div w:id="29426795">
                      <w:marLeft w:val="0"/>
                      <w:marRight w:val="0"/>
                      <w:marTop w:val="0"/>
                      <w:marBottom w:val="0"/>
                      <w:divBdr>
                        <w:top w:val="none" w:sz="0" w:space="0" w:color="auto"/>
                        <w:left w:val="none" w:sz="0" w:space="0" w:color="auto"/>
                        <w:bottom w:val="none" w:sz="0" w:space="0" w:color="auto"/>
                        <w:right w:val="none" w:sz="0" w:space="0" w:color="auto"/>
                      </w:divBdr>
                    </w:div>
                  </w:divsChild>
                </w:div>
                <w:div w:id="2126074746">
                  <w:marLeft w:val="0"/>
                  <w:marRight w:val="0"/>
                  <w:marTop w:val="0"/>
                  <w:marBottom w:val="0"/>
                  <w:divBdr>
                    <w:top w:val="none" w:sz="0" w:space="0" w:color="auto"/>
                    <w:left w:val="none" w:sz="0" w:space="0" w:color="auto"/>
                    <w:bottom w:val="none" w:sz="0" w:space="0" w:color="auto"/>
                    <w:right w:val="none" w:sz="0" w:space="0" w:color="auto"/>
                  </w:divBdr>
                  <w:divsChild>
                    <w:div w:id="4135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1754">
          <w:marLeft w:val="0"/>
          <w:marRight w:val="0"/>
          <w:marTop w:val="0"/>
          <w:marBottom w:val="0"/>
          <w:divBdr>
            <w:top w:val="none" w:sz="0" w:space="0" w:color="auto"/>
            <w:left w:val="none" w:sz="0" w:space="0" w:color="auto"/>
            <w:bottom w:val="none" w:sz="0" w:space="0" w:color="auto"/>
            <w:right w:val="none" w:sz="0" w:space="0" w:color="auto"/>
          </w:divBdr>
          <w:divsChild>
            <w:div w:id="1333331994">
              <w:marLeft w:val="0"/>
              <w:marRight w:val="0"/>
              <w:marTop w:val="0"/>
              <w:marBottom w:val="0"/>
              <w:divBdr>
                <w:top w:val="none" w:sz="0" w:space="0" w:color="auto"/>
                <w:left w:val="none" w:sz="0" w:space="0" w:color="auto"/>
                <w:bottom w:val="none" w:sz="0" w:space="0" w:color="auto"/>
                <w:right w:val="none" w:sz="0" w:space="0" w:color="auto"/>
              </w:divBdr>
              <w:divsChild>
                <w:div w:id="623385891">
                  <w:marLeft w:val="0"/>
                  <w:marRight w:val="0"/>
                  <w:marTop w:val="0"/>
                  <w:marBottom w:val="0"/>
                  <w:divBdr>
                    <w:top w:val="none" w:sz="0" w:space="0" w:color="auto"/>
                    <w:left w:val="none" w:sz="0" w:space="0" w:color="auto"/>
                    <w:bottom w:val="none" w:sz="0" w:space="0" w:color="auto"/>
                    <w:right w:val="none" w:sz="0" w:space="0" w:color="auto"/>
                  </w:divBdr>
                </w:div>
              </w:divsChild>
            </w:div>
            <w:div w:id="1809855442">
              <w:marLeft w:val="0"/>
              <w:marRight w:val="0"/>
              <w:marTop w:val="0"/>
              <w:marBottom w:val="0"/>
              <w:divBdr>
                <w:top w:val="none" w:sz="0" w:space="0" w:color="auto"/>
                <w:left w:val="none" w:sz="0" w:space="0" w:color="auto"/>
                <w:bottom w:val="none" w:sz="0" w:space="0" w:color="auto"/>
                <w:right w:val="none" w:sz="0" w:space="0" w:color="auto"/>
              </w:divBdr>
              <w:divsChild>
                <w:div w:id="1317689987">
                  <w:marLeft w:val="0"/>
                  <w:marRight w:val="0"/>
                  <w:marTop w:val="0"/>
                  <w:marBottom w:val="0"/>
                  <w:divBdr>
                    <w:top w:val="none" w:sz="0" w:space="0" w:color="auto"/>
                    <w:left w:val="none" w:sz="0" w:space="0" w:color="auto"/>
                    <w:bottom w:val="none" w:sz="0" w:space="0" w:color="auto"/>
                    <w:right w:val="none" w:sz="0" w:space="0" w:color="auto"/>
                  </w:divBdr>
                  <w:divsChild>
                    <w:div w:id="2044478594">
                      <w:marLeft w:val="0"/>
                      <w:marRight w:val="0"/>
                      <w:marTop w:val="0"/>
                      <w:marBottom w:val="0"/>
                      <w:divBdr>
                        <w:top w:val="none" w:sz="0" w:space="0" w:color="auto"/>
                        <w:left w:val="none" w:sz="0" w:space="0" w:color="auto"/>
                        <w:bottom w:val="none" w:sz="0" w:space="0" w:color="auto"/>
                        <w:right w:val="none" w:sz="0" w:space="0" w:color="auto"/>
                      </w:divBdr>
                      <w:divsChild>
                        <w:div w:id="3534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2977">
                  <w:marLeft w:val="0"/>
                  <w:marRight w:val="0"/>
                  <w:marTop w:val="0"/>
                  <w:marBottom w:val="0"/>
                  <w:divBdr>
                    <w:top w:val="none" w:sz="0" w:space="0" w:color="auto"/>
                    <w:left w:val="none" w:sz="0" w:space="0" w:color="auto"/>
                    <w:bottom w:val="none" w:sz="0" w:space="0" w:color="auto"/>
                    <w:right w:val="none" w:sz="0" w:space="0" w:color="auto"/>
                  </w:divBdr>
                  <w:divsChild>
                    <w:div w:id="1406563262">
                      <w:marLeft w:val="0"/>
                      <w:marRight w:val="0"/>
                      <w:marTop w:val="0"/>
                      <w:marBottom w:val="0"/>
                      <w:divBdr>
                        <w:top w:val="none" w:sz="0" w:space="0" w:color="auto"/>
                        <w:left w:val="none" w:sz="0" w:space="0" w:color="auto"/>
                        <w:bottom w:val="none" w:sz="0" w:space="0" w:color="auto"/>
                        <w:right w:val="none" w:sz="0" w:space="0" w:color="auto"/>
                      </w:divBdr>
                      <w:divsChild>
                        <w:div w:id="17807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939474">
          <w:marLeft w:val="0"/>
          <w:marRight w:val="0"/>
          <w:marTop w:val="0"/>
          <w:marBottom w:val="0"/>
          <w:divBdr>
            <w:top w:val="none" w:sz="0" w:space="0" w:color="auto"/>
            <w:left w:val="none" w:sz="0" w:space="0" w:color="auto"/>
            <w:bottom w:val="none" w:sz="0" w:space="0" w:color="auto"/>
            <w:right w:val="none" w:sz="0" w:space="0" w:color="auto"/>
          </w:divBdr>
          <w:divsChild>
            <w:div w:id="463625408">
              <w:marLeft w:val="0"/>
              <w:marRight w:val="0"/>
              <w:marTop w:val="0"/>
              <w:marBottom w:val="0"/>
              <w:divBdr>
                <w:top w:val="none" w:sz="0" w:space="0" w:color="auto"/>
                <w:left w:val="none" w:sz="0" w:space="0" w:color="auto"/>
                <w:bottom w:val="none" w:sz="0" w:space="0" w:color="auto"/>
                <w:right w:val="none" w:sz="0" w:space="0" w:color="auto"/>
              </w:divBdr>
              <w:divsChild>
                <w:div w:id="1216162149">
                  <w:marLeft w:val="0"/>
                  <w:marRight w:val="0"/>
                  <w:marTop w:val="0"/>
                  <w:marBottom w:val="0"/>
                  <w:divBdr>
                    <w:top w:val="none" w:sz="0" w:space="0" w:color="auto"/>
                    <w:left w:val="none" w:sz="0" w:space="0" w:color="auto"/>
                    <w:bottom w:val="none" w:sz="0" w:space="0" w:color="auto"/>
                    <w:right w:val="none" w:sz="0" w:space="0" w:color="auto"/>
                  </w:divBdr>
                </w:div>
              </w:divsChild>
            </w:div>
            <w:div w:id="2103335430">
              <w:marLeft w:val="0"/>
              <w:marRight w:val="0"/>
              <w:marTop w:val="0"/>
              <w:marBottom w:val="0"/>
              <w:divBdr>
                <w:top w:val="none" w:sz="0" w:space="0" w:color="auto"/>
                <w:left w:val="none" w:sz="0" w:space="0" w:color="auto"/>
                <w:bottom w:val="none" w:sz="0" w:space="0" w:color="auto"/>
                <w:right w:val="none" w:sz="0" w:space="0" w:color="auto"/>
              </w:divBdr>
              <w:divsChild>
                <w:div w:id="1238438559">
                  <w:marLeft w:val="0"/>
                  <w:marRight w:val="0"/>
                  <w:marTop w:val="0"/>
                  <w:marBottom w:val="0"/>
                  <w:divBdr>
                    <w:top w:val="none" w:sz="0" w:space="0" w:color="auto"/>
                    <w:left w:val="none" w:sz="0" w:space="0" w:color="auto"/>
                    <w:bottom w:val="none" w:sz="0" w:space="0" w:color="auto"/>
                    <w:right w:val="none" w:sz="0" w:space="0" w:color="auto"/>
                  </w:divBdr>
                  <w:divsChild>
                    <w:div w:id="946080457">
                      <w:marLeft w:val="0"/>
                      <w:marRight w:val="0"/>
                      <w:marTop w:val="0"/>
                      <w:marBottom w:val="0"/>
                      <w:divBdr>
                        <w:top w:val="none" w:sz="0" w:space="0" w:color="auto"/>
                        <w:left w:val="none" w:sz="0" w:space="0" w:color="auto"/>
                        <w:bottom w:val="none" w:sz="0" w:space="0" w:color="auto"/>
                        <w:right w:val="none" w:sz="0" w:space="0" w:color="auto"/>
                      </w:divBdr>
                      <w:divsChild>
                        <w:div w:id="4897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9511">
                  <w:marLeft w:val="0"/>
                  <w:marRight w:val="0"/>
                  <w:marTop w:val="0"/>
                  <w:marBottom w:val="0"/>
                  <w:divBdr>
                    <w:top w:val="none" w:sz="0" w:space="0" w:color="auto"/>
                    <w:left w:val="none" w:sz="0" w:space="0" w:color="auto"/>
                    <w:bottom w:val="none" w:sz="0" w:space="0" w:color="auto"/>
                    <w:right w:val="none" w:sz="0" w:space="0" w:color="auto"/>
                  </w:divBdr>
                  <w:divsChild>
                    <w:div w:id="137235259">
                      <w:marLeft w:val="0"/>
                      <w:marRight w:val="0"/>
                      <w:marTop w:val="0"/>
                      <w:marBottom w:val="0"/>
                      <w:divBdr>
                        <w:top w:val="none" w:sz="0" w:space="0" w:color="auto"/>
                        <w:left w:val="none" w:sz="0" w:space="0" w:color="auto"/>
                        <w:bottom w:val="none" w:sz="0" w:space="0" w:color="auto"/>
                        <w:right w:val="none" w:sz="0" w:space="0" w:color="auto"/>
                      </w:divBdr>
                      <w:divsChild>
                        <w:div w:id="16055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900797">
          <w:marLeft w:val="0"/>
          <w:marRight w:val="0"/>
          <w:marTop w:val="0"/>
          <w:marBottom w:val="0"/>
          <w:divBdr>
            <w:top w:val="none" w:sz="0" w:space="0" w:color="auto"/>
            <w:left w:val="none" w:sz="0" w:space="0" w:color="auto"/>
            <w:bottom w:val="none" w:sz="0" w:space="0" w:color="auto"/>
            <w:right w:val="none" w:sz="0" w:space="0" w:color="auto"/>
          </w:divBdr>
          <w:divsChild>
            <w:div w:id="8265830">
              <w:marLeft w:val="0"/>
              <w:marRight w:val="0"/>
              <w:marTop w:val="0"/>
              <w:marBottom w:val="0"/>
              <w:divBdr>
                <w:top w:val="none" w:sz="0" w:space="0" w:color="auto"/>
                <w:left w:val="none" w:sz="0" w:space="0" w:color="auto"/>
                <w:bottom w:val="none" w:sz="0" w:space="0" w:color="auto"/>
                <w:right w:val="none" w:sz="0" w:space="0" w:color="auto"/>
              </w:divBdr>
              <w:divsChild>
                <w:div w:id="884294150">
                  <w:marLeft w:val="0"/>
                  <w:marRight w:val="0"/>
                  <w:marTop w:val="0"/>
                  <w:marBottom w:val="0"/>
                  <w:divBdr>
                    <w:top w:val="none" w:sz="0" w:space="0" w:color="auto"/>
                    <w:left w:val="none" w:sz="0" w:space="0" w:color="auto"/>
                    <w:bottom w:val="none" w:sz="0" w:space="0" w:color="auto"/>
                    <w:right w:val="none" w:sz="0" w:space="0" w:color="auto"/>
                  </w:divBdr>
                </w:div>
              </w:divsChild>
            </w:div>
            <w:div w:id="1887527120">
              <w:marLeft w:val="0"/>
              <w:marRight w:val="0"/>
              <w:marTop w:val="0"/>
              <w:marBottom w:val="0"/>
              <w:divBdr>
                <w:top w:val="none" w:sz="0" w:space="0" w:color="auto"/>
                <w:left w:val="none" w:sz="0" w:space="0" w:color="auto"/>
                <w:bottom w:val="none" w:sz="0" w:space="0" w:color="auto"/>
                <w:right w:val="none" w:sz="0" w:space="0" w:color="auto"/>
              </w:divBdr>
              <w:divsChild>
                <w:div w:id="767233138">
                  <w:marLeft w:val="0"/>
                  <w:marRight w:val="0"/>
                  <w:marTop w:val="0"/>
                  <w:marBottom w:val="0"/>
                  <w:divBdr>
                    <w:top w:val="none" w:sz="0" w:space="0" w:color="auto"/>
                    <w:left w:val="none" w:sz="0" w:space="0" w:color="auto"/>
                    <w:bottom w:val="none" w:sz="0" w:space="0" w:color="auto"/>
                    <w:right w:val="none" w:sz="0" w:space="0" w:color="auto"/>
                  </w:divBdr>
                  <w:divsChild>
                    <w:div w:id="1859199253">
                      <w:marLeft w:val="0"/>
                      <w:marRight w:val="0"/>
                      <w:marTop w:val="0"/>
                      <w:marBottom w:val="0"/>
                      <w:divBdr>
                        <w:top w:val="none" w:sz="0" w:space="0" w:color="auto"/>
                        <w:left w:val="none" w:sz="0" w:space="0" w:color="auto"/>
                        <w:bottom w:val="none" w:sz="0" w:space="0" w:color="auto"/>
                        <w:right w:val="none" w:sz="0" w:space="0" w:color="auto"/>
                      </w:divBdr>
                      <w:divsChild>
                        <w:div w:id="12121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233729">
          <w:marLeft w:val="0"/>
          <w:marRight w:val="0"/>
          <w:marTop w:val="0"/>
          <w:marBottom w:val="0"/>
          <w:divBdr>
            <w:top w:val="none" w:sz="0" w:space="0" w:color="auto"/>
            <w:left w:val="none" w:sz="0" w:space="0" w:color="auto"/>
            <w:bottom w:val="none" w:sz="0" w:space="0" w:color="auto"/>
            <w:right w:val="none" w:sz="0" w:space="0" w:color="auto"/>
          </w:divBdr>
          <w:divsChild>
            <w:div w:id="838349577">
              <w:marLeft w:val="0"/>
              <w:marRight w:val="0"/>
              <w:marTop w:val="0"/>
              <w:marBottom w:val="0"/>
              <w:divBdr>
                <w:top w:val="none" w:sz="0" w:space="0" w:color="auto"/>
                <w:left w:val="none" w:sz="0" w:space="0" w:color="auto"/>
                <w:bottom w:val="none" w:sz="0" w:space="0" w:color="auto"/>
                <w:right w:val="none" w:sz="0" w:space="0" w:color="auto"/>
              </w:divBdr>
              <w:divsChild>
                <w:div w:id="1973825961">
                  <w:marLeft w:val="0"/>
                  <w:marRight w:val="0"/>
                  <w:marTop w:val="0"/>
                  <w:marBottom w:val="0"/>
                  <w:divBdr>
                    <w:top w:val="none" w:sz="0" w:space="0" w:color="auto"/>
                    <w:left w:val="none" w:sz="0" w:space="0" w:color="auto"/>
                    <w:bottom w:val="none" w:sz="0" w:space="0" w:color="auto"/>
                    <w:right w:val="none" w:sz="0" w:space="0" w:color="auto"/>
                  </w:divBdr>
                </w:div>
              </w:divsChild>
            </w:div>
            <w:div w:id="1233197918">
              <w:marLeft w:val="0"/>
              <w:marRight w:val="0"/>
              <w:marTop w:val="0"/>
              <w:marBottom w:val="0"/>
              <w:divBdr>
                <w:top w:val="none" w:sz="0" w:space="0" w:color="auto"/>
                <w:left w:val="none" w:sz="0" w:space="0" w:color="auto"/>
                <w:bottom w:val="none" w:sz="0" w:space="0" w:color="auto"/>
                <w:right w:val="none" w:sz="0" w:space="0" w:color="auto"/>
              </w:divBdr>
              <w:divsChild>
                <w:div w:id="795179896">
                  <w:marLeft w:val="0"/>
                  <w:marRight w:val="0"/>
                  <w:marTop w:val="0"/>
                  <w:marBottom w:val="0"/>
                  <w:divBdr>
                    <w:top w:val="none" w:sz="0" w:space="0" w:color="auto"/>
                    <w:left w:val="none" w:sz="0" w:space="0" w:color="auto"/>
                    <w:bottom w:val="none" w:sz="0" w:space="0" w:color="auto"/>
                    <w:right w:val="none" w:sz="0" w:space="0" w:color="auto"/>
                  </w:divBdr>
                  <w:divsChild>
                    <w:div w:id="1715037776">
                      <w:marLeft w:val="0"/>
                      <w:marRight w:val="0"/>
                      <w:marTop w:val="0"/>
                      <w:marBottom w:val="0"/>
                      <w:divBdr>
                        <w:top w:val="none" w:sz="0" w:space="0" w:color="auto"/>
                        <w:left w:val="none" w:sz="0" w:space="0" w:color="auto"/>
                        <w:bottom w:val="none" w:sz="0" w:space="0" w:color="auto"/>
                        <w:right w:val="none" w:sz="0" w:space="0" w:color="auto"/>
                      </w:divBdr>
                      <w:divsChild>
                        <w:div w:id="12636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763">
                  <w:marLeft w:val="0"/>
                  <w:marRight w:val="0"/>
                  <w:marTop w:val="0"/>
                  <w:marBottom w:val="0"/>
                  <w:divBdr>
                    <w:top w:val="none" w:sz="0" w:space="0" w:color="auto"/>
                    <w:left w:val="none" w:sz="0" w:space="0" w:color="auto"/>
                    <w:bottom w:val="none" w:sz="0" w:space="0" w:color="auto"/>
                    <w:right w:val="none" w:sz="0" w:space="0" w:color="auto"/>
                  </w:divBdr>
                  <w:divsChild>
                    <w:div w:id="340204584">
                      <w:marLeft w:val="0"/>
                      <w:marRight w:val="0"/>
                      <w:marTop w:val="0"/>
                      <w:marBottom w:val="0"/>
                      <w:divBdr>
                        <w:top w:val="none" w:sz="0" w:space="0" w:color="auto"/>
                        <w:left w:val="none" w:sz="0" w:space="0" w:color="auto"/>
                        <w:bottom w:val="none" w:sz="0" w:space="0" w:color="auto"/>
                        <w:right w:val="none" w:sz="0" w:space="0" w:color="auto"/>
                      </w:divBdr>
                      <w:divsChild>
                        <w:div w:id="1639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832">
                  <w:marLeft w:val="0"/>
                  <w:marRight w:val="0"/>
                  <w:marTop w:val="0"/>
                  <w:marBottom w:val="0"/>
                  <w:divBdr>
                    <w:top w:val="none" w:sz="0" w:space="0" w:color="auto"/>
                    <w:left w:val="none" w:sz="0" w:space="0" w:color="auto"/>
                    <w:bottom w:val="none" w:sz="0" w:space="0" w:color="auto"/>
                    <w:right w:val="none" w:sz="0" w:space="0" w:color="auto"/>
                  </w:divBdr>
                  <w:divsChild>
                    <w:div w:id="1601907613">
                      <w:marLeft w:val="0"/>
                      <w:marRight w:val="0"/>
                      <w:marTop w:val="0"/>
                      <w:marBottom w:val="0"/>
                      <w:divBdr>
                        <w:top w:val="none" w:sz="0" w:space="0" w:color="auto"/>
                        <w:left w:val="none" w:sz="0" w:space="0" w:color="auto"/>
                        <w:bottom w:val="none" w:sz="0" w:space="0" w:color="auto"/>
                        <w:right w:val="none" w:sz="0" w:space="0" w:color="auto"/>
                      </w:divBdr>
                      <w:divsChild>
                        <w:div w:id="403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6072">
          <w:marLeft w:val="0"/>
          <w:marRight w:val="0"/>
          <w:marTop w:val="0"/>
          <w:marBottom w:val="0"/>
          <w:divBdr>
            <w:top w:val="none" w:sz="0" w:space="0" w:color="auto"/>
            <w:left w:val="none" w:sz="0" w:space="0" w:color="auto"/>
            <w:bottom w:val="none" w:sz="0" w:space="0" w:color="auto"/>
            <w:right w:val="none" w:sz="0" w:space="0" w:color="auto"/>
          </w:divBdr>
          <w:divsChild>
            <w:div w:id="347684127">
              <w:marLeft w:val="0"/>
              <w:marRight w:val="0"/>
              <w:marTop w:val="0"/>
              <w:marBottom w:val="0"/>
              <w:divBdr>
                <w:top w:val="none" w:sz="0" w:space="0" w:color="auto"/>
                <w:left w:val="none" w:sz="0" w:space="0" w:color="auto"/>
                <w:bottom w:val="none" w:sz="0" w:space="0" w:color="auto"/>
                <w:right w:val="none" w:sz="0" w:space="0" w:color="auto"/>
              </w:divBdr>
              <w:divsChild>
                <w:div w:id="1576669002">
                  <w:marLeft w:val="0"/>
                  <w:marRight w:val="0"/>
                  <w:marTop w:val="0"/>
                  <w:marBottom w:val="0"/>
                  <w:divBdr>
                    <w:top w:val="none" w:sz="0" w:space="0" w:color="auto"/>
                    <w:left w:val="none" w:sz="0" w:space="0" w:color="auto"/>
                    <w:bottom w:val="none" w:sz="0" w:space="0" w:color="auto"/>
                    <w:right w:val="none" w:sz="0" w:space="0" w:color="auto"/>
                  </w:divBdr>
                </w:div>
              </w:divsChild>
            </w:div>
            <w:div w:id="692415251">
              <w:marLeft w:val="0"/>
              <w:marRight w:val="0"/>
              <w:marTop w:val="0"/>
              <w:marBottom w:val="0"/>
              <w:divBdr>
                <w:top w:val="none" w:sz="0" w:space="0" w:color="auto"/>
                <w:left w:val="none" w:sz="0" w:space="0" w:color="auto"/>
                <w:bottom w:val="none" w:sz="0" w:space="0" w:color="auto"/>
                <w:right w:val="none" w:sz="0" w:space="0" w:color="auto"/>
              </w:divBdr>
              <w:divsChild>
                <w:div w:id="1901866055">
                  <w:marLeft w:val="0"/>
                  <w:marRight w:val="0"/>
                  <w:marTop w:val="0"/>
                  <w:marBottom w:val="0"/>
                  <w:divBdr>
                    <w:top w:val="none" w:sz="0" w:space="0" w:color="auto"/>
                    <w:left w:val="none" w:sz="0" w:space="0" w:color="auto"/>
                    <w:bottom w:val="none" w:sz="0" w:space="0" w:color="auto"/>
                    <w:right w:val="none" w:sz="0" w:space="0" w:color="auto"/>
                  </w:divBdr>
                </w:div>
              </w:divsChild>
            </w:div>
            <w:div w:id="1058670114">
              <w:marLeft w:val="0"/>
              <w:marRight w:val="0"/>
              <w:marTop w:val="0"/>
              <w:marBottom w:val="0"/>
              <w:divBdr>
                <w:top w:val="none" w:sz="0" w:space="0" w:color="auto"/>
                <w:left w:val="none" w:sz="0" w:space="0" w:color="auto"/>
                <w:bottom w:val="none" w:sz="0" w:space="0" w:color="auto"/>
                <w:right w:val="none" w:sz="0" w:space="0" w:color="auto"/>
              </w:divBdr>
              <w:divsChild>
                <w:div w:id="413668842">
                  <w:marLeft w:val="0"/>
                  <w:marRight w:val="0"/>
                  <w:marTop w:val="0"/>
                  <w:marBottom w:val="0"/>
                  <w:divBdr>
                    <w:top w:val="none" w:sz="0" w:space="0" w:color="auto"/>
                    <w:left w:val="none" w:sz="0" w:space="0" w:color="auto"/>
                    <w:bottom w:val="none" w:sz="0" w:space="0" w:color="auto"/>
                    <w:right w:val="none" w:sz="0" w:space="0" w:color="auto"/>
                  </w:divBdr>
                  <w:divsChild>
                    <w:div w:id="324433849">
                      <w:marLeft w:val="0"/>
                      <w:marRight w:val="0"/>
                      <w:marTop w:val="0"/>
                      <w:marBottom w:val="0"/>
                      <w:divBdr>
                        <w:top w:val="none" w:sz="0" w:space="0" w:color="auto"/>
                        <w:left w:val="none" w:sz="0" w:space="0" w:color="auto"/>
                        <w:bottom w:val="none" w:sz="0" w:space="0" w:color="auto"/>
                        <w:right w:val="none" w:sz="0" w:space="0" w:color="auto"/>
                      </w:divBdr>
                      <w:divsChild>
                        <w:div w:id="19605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667">
                  <w:marLeft w:val="0"/>
                  <w:marRight w:val="0"/>
                  <w:marTop w:val="0"/>
                  <w:marBottom w:val="0"/>
                  <w:divBdr>
                    <w:top w:val="none" w:sz="0" w:space="0" w:color="auto"/>
                    <w:left w:val="none" w:sz="0" w:space="0" w:color="auto"/>
                    <w:bottom w:val="none" w:sz="0" w:space="0" w:color="auto"/>
                    <w:right w:val="none" w:sz="0" w:space="0" w:color="auto"/>
                  </w:divBdr>
                  <w:divsChild>
                    <w:div w:id="1954439747">
                      <w:marLeft w:val="0"/>
                      <w:marRight w:val="0"/>
                      <w:marTop w:val="0"/>
                      <w:marBottom w:val="0"/>
                      <w:divBdr>
                        <w:top w:val="none" w:sz="0" w:space="0" w:color="auto"/>
                        <w:left w:val="none" w:sz="0" w:space="0" w:color="auto"/>
                        <w:bottom w:val="none" w:sz="0" w:space="0" w:color="auto"/>
                        <w:right w:val="none" w:sz="0" w:space="0" w:color="auto"/>
                      </w:divBdr>
                      <w:divsChild>
                        <w:div w:id="6323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7538">
                  <w:marLeft w:val="0"/>
                  <w:marRight w:val="0"/>
                  <w:marTop w:val="0"/>
                  <w:marBottom w:val="0"/>
                  <w:divBdr>
                    <w:top w:val="none" w:sz="0" w:space="0" w:color="auto"/>
                    <w:left w:val="none" w:sz="0" w:space="0" w:color="auto"/>
                    <w:bottom w:val="none" w:sz="0" w:space="0" w:color="auto"/>
                    <w:right w:val="none" w:sz="0" w:space="0" w:color="auto"/>
                  </w:divBdr>
                  <w:divsChild>
                    <w:div w:id="325717683">
                      <w:marLeft w:val="0"/>
                      <w:marRight w:val="0"/>
                      <w:marTop w:val="0"/>
                      <w:marBottom w:val="0"/>
                      <w:divBdr>
                        <w:top w:val="none" w:sz="0" w:space="0" w:color="auto"/>
                        <w:left w:val="none" w:sz="0" w:space="0" w:color="auto"/>
                        <w:bottom w:val="none" w:sz="0" w:space="0" w:color="auto"/>
                        <w:right w:val="none" w:sz="0" w:space="0" w:color="auto"/>
                      </w:divBdr>
                      <w:divsChild>
                        <w:div w:id="319702368">
                          <w:marLeft w:val="0"/>
                          <w:marRight w:val="0"/>
                          <w:marTop w:val="0"/>
                          <w:marBottom w:val="0"/>
                          <w:divBdr>
                            <w:top w:val="none" w:sz="0" w:space="0" w:color="auto"/>
                            <w:left w:val="none" w:sz="0" w:space="0" w:color="auto"/>
                            <w:bottom w:val="none" w:sz="0" w:space="0" w:color="auto"/>
                            <w:right w:val="none" w:sz="0" w:space="0" w:color="auto"/>
                          </w:divBdr>
                        </w:div>
                      </w:divsChild>
                    </w:div>
                    <w:div w:id="454910827">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0"/>
                          <w:divBdr>
                            <w:top w:val="none" w:sz="0" w:space="0" w:color="auto"/>
                            <w:left w:val="none" w:sz="0" w:space="0" w:color="auto"/>
                            <w:bottom w:val="none" w:sz="0" w:space="0" w:color="auto"/>
                            <w:right w:val="none" w:sz="0" w:space="0" w:color="auto"/>
                          </w:divBdr>
                        </w:div>
                      </w:divsChild>
                    </w:div>
                    <w:div w:id="589235456">
                      <w:marLeft w:val="0"/>
                      <w:marRight w:val="0"/>
                      <w:marTop w:val="0"/>
                      <w:marBottom w:val="0"/>
                      <w:divBdr>
                        <w:top w:val="none" w:sz="0" w:space="0" w:color="auto"/>
                        <w:left w:val="none" w:sz="0" w:space="0" w:color="auto"/>
                        <w:bottom w:val="none" w:sz="0" w:space="0" w:color="auto"/>
                        <w:right w:val="none" w:sz="0" w:space="0" w:color="auto"/>
                      </w:divBdr>
                      <w:divsChild>
                        <w:div w:id="1950896184">
                          <w:marLeft w:val="0"/>
                          <w:marRight w:val="0"/>
                          <w:marTop w:val="0"/>
                          <w:marBottom w:val="0"/>
                          <w:divBdr>
                            <w:top w:val="none" w:sz="0" w:space="0" w:color="auto"/>
                            <w:left w:val="none" w:sz="0" w:space="0" w:color="auto"/>
                            <w:bottom w:val="none" w:sz="0" w:space="0" w:color="auto"/>
                            <w:right w:val="none" w:sz="0" w:space="0" w:color="auto"/>
                          </w:divBdr>
                        </w:div>
                      </w:divsChild>
                    </w:div>
                    <w:div w:id="1317764027">
                      <w:marLeft w:val="0"/>
                      <w:marRight w:val="0"/>
                      <w:marTop w:val="0"/>
                      <w:marBottom w:val="0"/>
                      <w:divBdr>
                        <w:top w:val="none" w:sz="0" w:space="0" w:color="auto"/>
                        <w:left w:val="none" w:sz="0" w:space="0" w:color="auto"/>
                        <w:bottom w:val="none" w:sz="0" w:space="0" w:color="auto"/>
                        <w:right w:val="none" w:sz="0" w:space="0" w:color="auto"/>
                      </w:divBdr>
                      <w:divsChild>
                        <w:div w:id="192521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5281">
                  <w:marLeft w:val="0"/>
                  <w:marRight w:val="0"/>
                  <w:marTop w:val="0"/>
                  <w:marBottom w:val="0"/>
                  <w:divBdr>
                    <w:top w:val="none" w:sz="0" w:space="0" w:color="auto"/>
                    <w:left w:val="none" w:sz="0" w:space="0" w:color="auto"/>
                    <w:bottom w:val="none" w:sz="0" w:space="0" w:color="auto"/>
                    <w:right w:val="none" w:sz="0" w:space="0" w:color="auto"/>
                  </w:divBdr>
                  <w:divsChild>
                    <w:div w:id="1439788736">
                      <w:marLeft w:val="0"/>
                      <w:marRight w:val="0"/>
                      <w:marTop w:val="0"/>
                      <w:marBottom w:val="0"/>
                      <w:divBdr>
                        <w:top w:val="none" w:sz="0" w:space="0" w:color="auto"/>
                        <w:left w:val="none" w:sz="0" w:space="0" w:color="auto"/>
                        <w:bottom w:val="none" w:sz="0" w:space="0" w:color="auto"/>
                        <w:right w:val="none" w:sz="0" w:space="0" w:color="auto"/>
                      </w:divBdr>
                      <w:divsChild>
                        <w:div w:id="13961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58702">
          <w:marLeft w:val="0"/>
          <w:marRight w:val="0"/>
          <w:marTop w:val="0"/>
          <w:marBottom w:val="0"/>
          <w:divBdr>
            <w:top w:val="none" w:sz="0" w:space="0" w:color="auto"/>
            <w:left w:val="none" w:sz="0" w:space="0" w:color="auto"/>
            <w:bottom w:val="none" w:sz="0" w:space="0" w:color="auto"/>
            <w:right w:val="none" w:sz="0" w:space="0" w:color="auto"/>
          </w:divBdr>
          <w:divsChild>
            <w:div w:id="758212415">
              <w:marLeft w:val="0"/>
              <w:marRight w:val="0"/>
              <w:marTop w:val="0"/>
              <w:marBottom w:val="0"/>
              <w:divBdr>
                <w:top w:val="none" w:sz="0" w:space="0" w:color="auto"/>
                <w:left w:val="none" w:sz="0" w:space="0" w:color="auto"/>
                <w:bottom w:val="none" w:sz="0" w:space="0" w:color="auto"/>
                <w:right w:val="none" w:sz="0" w:space="0" w:color="auto"/>
              </w:divBdr>
              <w:divsChild>
                <w:div w:id="474565542">
                  <w:marLeft w:val="0"/>
                  <w:marRight w:val="0"/>
                  <w:marTop w:val="0"/>
                  <w:marBottom w:val="0"/>
                  <w:divBdr>
                    <w:top w:val="none" w:sz="0" w:space="0" w:color="auto"/>
                    <w:left w:val="none" w:sz="0" w:space="0" w:color="auto"/>
                    <w:bottom w:val="none" w:sz="0" w:space="0" w:color="auto"/>
                    <w:right w:val="none" w:sz="0" w:space="0" w:color="auto"/>
                  </w:divBdr>
                  <w:divsChild>
                    <w:div w:id="1834491787">
                      <w:marLeft w:val="0"/>
                      <w:marRight w:val="0"/>
                      <w:marTop w:val="0"/>
                      <w:marBottom w:val="0"/>
                      <w:divBdr>
                        <w:top w:val="none" w:sz="0" w:space="0" w:color="auto"/>
                        <w:left w:val="none" w:sz="0" w:space="0" w:color="auto"/>
                        <w:bottom w:val="none" w:sz="0" w:space="0" w:color="auto"/>
                        <w:right w:val="none" w:sz="0" w:space="0" w:color="auto"/>
                      </w:divBdr>
                      <w:divsChild>
                        <w:div w:id="1666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6823">
                  <w:marLeft w:val="0"/>
                  <w:marRight w:val="0"/>
                  <w:marTop w:val="0"/>
                  <w:marBottom w:val="0"/>
                  <w:divBdr>
                    <w:top w:val="none" w:sz="0" w:space="0" w:color="auto"/>
                    <w:left w:val="none" w:sz="0" w:space="0" w:color="auto"/>
                    <w:bottom w:val="none" w:sz="0" w:space="0" w:color="auto"/>
                    <w:right w:val="none" w:sz="0" w:space="0" w:color="auto"/>
                  </w:divBdr>
                  <w:divsChild>
                    <w:div w:id="177086718">
                      <w:marLeft w:val="0"/>
                      <w:marRight w:val="0"/>
                      <w:marTop w:val="0"/>
                      <w:marBottom w:val="0"/>
                      <w:divBdr>
                        <w:top w:val="none" w:sz="0" w:space="0" w:color="auto"/>
                        <w:left w:val="none" w:sz="0" w:space="0" w:color="auto"/>
                        <w:bottom w:val="none" w:sz="0" w:space="0" w:color="auto"/>
                        <w:right w:val="none" w:sz="0" w:space="0" w:color="auto"/>
                      </w:divBdr>
                      <w:divsChild>
                        <w:div w:id="12037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8358">
              <w:marLeft w:val="0"/>
              <w:marRight w:val="0"/>
              <w:marTop w:val="0"/>
              <w:marBottom w:val="0"/>
              <w:divBdr>
                <w:top w:val="none" w:sz="0" w:space="0" w:color="auto"/>
                <w:left w:val="none" w:sz="0" w:space="0" w:color="auto"/>
                <w:bottom w:val="none" w:sz="0" w:space="0" w:color="auto"/>
                <w:right w:val="none" w:sz="0" w:space="0" w:color="auto"/>
              </w:divBdr>
              <w:divsChild>
                <w:div w:id="363674193">
                  <w:marLeft w:val="0"/>
                  <w:marRight w:val="0"/>
                  <w:marTop w:val="0"/>
                  <w:marBottom w:val="0"/>
                  <w:divBdr>
                    <w:top w:val="none" w:sz="0" w:space="0" w:color="auto"/>
                    <w:left w:val="none" w:sz="0" w:space="0" w:color="auto"/>
                    <w:bottom w:val="none" w:sz="0" w:space="0" w:color="auto"/>
                    <w:right w:val="none" w:sz="0" w:space="0" w:color="auto"/>
                  </w:divBdr>
                </w:div>
              </w:divsChild>
            </w:div>
            <w:div w:id="1829248825">
              <w:marLeft w:val="0"/>
              <w:marRight w:val="0"/>
              <w:marTop w:val="0"/>
              <w:marBottom w:val="0"/>
              <w:divBdr>
                <w:top w:val="none" w:sz="0" w:space="0" w:color="auto"/>
                <w:left w:val="none" w:sz="0" w:space="0" w:color="auto"/>
                <w:bottom w:val="none" w:sz="0" w:space="0" w:color="auto"/>
                <w:right w:val="none" w:sz="0" w:space="0" w:color="auto"/>
              </w:divBdr>
              <w:divsChild>
                <w:div w:id="2146314466">
                  <w:marLeft w:val="0"/>
                  <w:marRight w:val="0"/>
                  <w:marTop w:val="0"/>
                  <w:marBottom w:val="0"/>
                  <w:divBdr>
                    <w:top w:val="none" w:sz="0" w:space="0" w:color="auto"/>
                    <w:left w:val="none" w:sz="0" w:space="0" w:color="auto"/>
                    <w:bottom w:val="none" w:sz="0" w:space="0" w:color="auto"/>
                    <w:right w:val="none" w:sz="0" w:space="0" w:color="auto"/>
                  </w:divBdr>
                </w:div>
              </w:divsChild>
            </w:div>
            <w:div w:id="1987975727">
              <w:marLeft w:val="0"/>
              <w:marRight w:val="0"/>
              <w:marTop w:val="0"/>
              <w:marBottom w:val="0"/>
              <w:divBdr>
                <w:top w:val="none" w:sz="0" w:space="0" w:color="auto"/>
                <w:left w:val="none" w:sz="0" w:space="0" w:color="auto"/>
                <w:bottom w:val="none" w:sz="0" w:space="0" w:color="auto"/>
                <w:right w:val="none" w:sz="0" w:space="0" w:color="auto"/>
              </w:divBdr>
              <w:divsChild>
                <w:div w:id="1440032630">
                  <w:marLeft w:val="0"/>
                  <w:marRight w:val="0"/>
                  <w:marTop w:val="0"/>
                  <w:marBottom w:val="0"/>
                  <w:divBdr>
                    <w:top w:val="none" w:sz="0" w:space="0" w:color="auto"/>
                    <w:left w:val="none" w:sz="0" w:space="0" w:color="auto"/>
                    <w:bottom w:val="none" w:sz="0" w:space="0" w:color="auto"/>
                    <w:right w:val="none" w:sz="0" w:space="0" w:color="auto"/>
                  </w:divBdr>
                  <w:divsChild>
                    <w:div w:id="591354518">
                      <w:marLeft w:val="0"/>
                      <w:marRight w:val="0"/>
                      <w:marTop w:val="0"/>
                      <w:marBottom w:val="0"/>
                      <w:divBdr>
                        <w:top w:val="none" w:sz="0" w:space="0" w:color="auto"/>
                        <w:left w:val="none" w:sz="0" w:space="0" w:color="auto"/>
                        <w:bottom w:val="none" w:sz="0" w:space="0" w:color="auto"/>
                        <w:right w:val="none" w:sz="0" w:space="0" w:color="auto"/>
                      </w:divBdr>
                      <w:divsChild>
                        <w:div w:id="14133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666407">
          <w:marLeft w:val="0"/>
          <w:marRight w:val="0"/>
          <w:marTop w:val="0"/>
          <w:marBottom w:val="0"/>
          <w:divBdr>
            <w:top w:val="none" w:sz="0" w:space="0" w:color="auto"/>
            <w:left w:val="none" w:sz="0" w:space="0" w:color="auto"/>
            <w:bottom w:val="none" w:sz="0" w:space="0" w:color="auto"/>
            <w:right w:val="none" w:sz="0" w:space="0" w:color="auto"/>
          </w:divBdr>
          <w:divsChild>
            <w:div w:id="176695552">
              <w:marLeft w:val="0"/>
              <w:marRight w:val="0"/>
              <w:marTop w:val="0"/>
              <w:marBottom w:val="0"/>
              <w:divBdr>
                <w:top w:val="none" w:sz="0" w:space="0" w:color="auto"/>
                <w:left w:val="none" w:sz="0" w:space="0" w:color="auto"/>
                <w:bottom w:val="none" w:sz="0" w:space="0" w:color="auto"/>
                <w:right w:val="none" w:sz="0" w:space="0" w:color="auto"/>
              </w:divBdr>
              <w:divsChild>
                <w:div w:id="13923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729">
          <w:marLeft w:val="0"/>
          <w:marRight w:val="0"/>
          <w:marTop w:val="0"/>
          <w:marBottom w:val="0"/>
          <w:divBdr>
            <w:top w:val="none" w:sz="0" w:space="0" w:color="auto"/>
            <w:left w:val="none" w:sz="0" w:space="0" w:color="auto"/>
            <w:bottom w:val="none" w:sz="0" w:space="0" w:color="auto"/>
            <w:right w:val="none" w:sz="0" w:space="0" w:color="auto"/>
          </w:divBdr>
          <w:divsChild>
            <w:div w:id="301741556">
              <w:marLeft w:val="0"/>
              <w:marRight w:val="0"/>
              <w:marTop w:val="0"/>
              <w:marBottom w:val="0"/>
              <w:divBdr>
                <w:top w:val="none" w:sz="0" w:space="0" w:color="auto"/>
                <w:left w:val="none" w:sz="0" w:space="0" w:color="auto"/>
                <w:bottom w:val="none" w:sz="0" w:space="0" w:color="auto"/>
                <w:right w:val="none" w:sz="0" w:space="0" w:color="auto"/>
              </w:divBdr>
              <w:divsChild>
                <w:div w:id="554004118">
                  <w:marLeft w:val="0"/>
                  <w:marRight w:val="0"/>
                  <w:marTop w:val="0"/>
                  <w:marBottom w:val="0"/>
                  <w:divBdr>
                    <w:top w:val="none" w:sz="0" w:space="0" w:color="auto"/>
                    <w:left w:val="none" w:sz="0" w:space="0" w:color="auto"/>
                    <w:bottom w:val="none" w:sz="0" w:space="0" w:color="auto"/>
                    <w:right w:val="none" w:sz="0" w:space="0" w:color="auto"/>
                  </w:divBdr>
                </w:div>
              </w:divsChild>
            </w:div>
            <w:div w:id="1944191207">
              <w:marLeft w:val="0"/>
              <w:marRight w:val="0"/>
              <w:marTop w:val="0"/>
              <w:marBottom w:val="0"/>
              <w:divBdr>
                <w:top w:val="none" w:sz="0" w:space="0" w:color="auto"/>
                <w:left w:val="none" w:sz="0" w:space="0" w:color="auto"/>
                <w:bottom w:val="none" w:sz="0" w:space="0" w:color="auto"/>
                <w:right w:val="none" w:sz="0" w:space="0" w:color="auto"/>
              </w:divBdr>
              <w:divsChild>
                <w:div w:id="490293267">
                  <w:marLeft w:val="0"/>
                  <w:marRight w:val="0"/>
                  <w:marTop w:val="0"/>
                  <w:marBottom w:val="0"/>
                  <w:divBdr>
                    <w:top w:val="none" w:sz="0" w:space="0" w:color="auto"/>
                    <w:left w:val="none" w:sz="0" w:space="0" w:color="auto"/>
                    <w:bottom w:val="none" w:sz="0" w:space="0" w:color="auto"/>
                    <w:right w:val="none" w:sz="0" w:space="0" w:color="auto"/>
                  </w:divBdr>
                  <w:divsChild>
                    <w:div w:id="1463111266">
                      <w:marLeft w:val="0"/>
                      <w:marRight w:val="0"/>
                      <w:marTop w:val="0"/>
                      <w:marBottom w:val="0"/>
                      <w:divBdr>
                        <w:top w:val="none" w:sz="0" w:space="0" w:color="auto"/>
                        <w:left w:val="none" w:sz="0" w:space="0" w:color="auto"/>
                        <w:bottom w:val="none" w:sz="0" w:space="0" w:color="auto"/>
                        <w:right w:val="none" w:sz="0" w:space="0" w:color="auto"/>
                      </w:divBdr>
                      <w:divsChild>
                        <w:div w:id="3842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7301">
                  <w:marLeft w:val="0"/>
                  <w:marRight w:val="0"/>
                  <w:marTop w:val="0"/>
                  <w:marBottom w:val="0"/>
                  <w:divBdr>
                    <w:top w:val="none" w:sz="0" w:space="0" w:color="auto"/>
                    <w:left w:val="none" w:sz="0" w:space="0" w:color="auto"/>
                    <w:bottom w:val="none" w:sz="0" w:space="0" w:color="auto"/>
                    <w:right w:val="none" w:sz="0" w:space="0" w:color="auto"/>
                  </w:divBdr>
                  <w:divsChild>
                    <w:div w:id="1434665259">
                      <w:marLeft w:val="0"/>
                      <w:marRight w:val="0"/>
                      <w:marTop w:val="0"/>
                      <w:marBottom w:val="0"/>
                      <w:divBdr>
                        <w:top w:val="none" w:sz="0" w:space="0" w:color="auto"/>
                        <w:left w:val="none" w:sz="0" w:space="0" w:color="auto"/>
                        <w:bottom w:val="none" w:sz="0" w:space="0" w:color="auto"/>
                        <w:right w:val="none" w:sz="0" w:space="0" w:color="auto"/>
                      </w:divBdr>
                      <w:divsChild>
                        <w:div w:id="13439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1558">
                  <w:marLeft w:val="0"/>
                  <w:marRight w:val="0"/>
                  <w:marTop w:val="0"/>
                  <w:marBottom w:val="0"/>
                  <w:divBdr>
                    <w:top w:val="none" w:sz="0" w:space="0" w:color="auto"/>
                    <w:left w:val="none" w:sz="0" w:space="0" w:color="auto"/>
                    <w:bottom w:val="none" w:sz="0" w:space="0" w:color="auto"/>
                    <w:right w:val="none" w:sz="0" w:space="0" w:color="auto"/>
                  </w:divBdr>
                  <w:divsChild>
                    <w:div w:id="1699502608">
                      <w:marLeft w:val="0"/>
                      <w:marRight w:val="0"/>
                      <w:marTop w:val="0"/>
                      <w:marBottom w:val="0"/>
                      <w:divBdr>
                        <w:top w:val="none" w:sz="0" w:space="0" w:color="auto"/>
                        <w:left w:val="none" w:sz="0" w:space="0" w:color="auto"/>
                        <w:bottom w:val="none" w:sz="0" w:space="0" w:color="auto"/>
                        <w:right w:val="none" w:sz="0" w:space="0" w:color="auto"/>
                      </w:divBdr>
                      <w:divsChild>
                        <w:div w:id="4514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8500">
                  <w:marLeft w:val="0"/>
                  <w:marRight w:val="0"/>
                  <w:marTop w:val="0"/>
                  <w:marBottom w:val="0"/>
                  <w:divBdr>
                    <w:top w:val="none" w:sz="0" w:space="0" w:color="auto"/>
                    <w:left w:val="none" w:sz="0" w:space="0" w:color="auto"/>
                    <w:bottom w:val="none" w:sz="0" w:space="0" w:color="auto"/>
                    <w:right w:val="none" w:sz="0" w:space="0" w:color="auto"/>
                  </w:divBdr>
                  <w:divsChild>
                    <w:div w:id="464856552">
                      <w:marLeft w:val="0"/>
                      <w:marRight w:val="0"/>
                      <w:marTop w:val="0"/>
                      <w:marBottom w:val="0"/>
                      <w:divBdr>
                        <w:top w:val="none" w:sz="0" w:space="0" w:color="auto"/>
                        <w:left w:val="none" w:sz="0" w:space="0" w:color="auto"/>
                        <w:bottom w:val="none" w:sz="0" w:space="0" w:color="auto"/>
                        <w:right w:val="none" w:sz="0" w:space="0" w:color="auto"/>
                      </w:divBdr>
                      <w:divsChild>
                        <w:div w:id="8426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7220">
                  <w:marLeft w:val="0"/>
                  <w:marRight w:val="0"/>
                  <w:marTop w:val="0"/>
                  <w:marBottom w:val="0"/>
                  <w:divBdr>
                    <w:top w:val="none" w:sz="0" w:space="0" w:color="auto"/>
                    <w:left w:val="none" w:sz="0" w:space="0" w:color="auto"/>
                    <w:bottom w:val="none" w:sz="0" w:space="0" w:color="auto"/>
                    <w:right w:val="none" w:sz="0" w:space="0" w:color="auto"/>
                  </w:divBdr>
                  <w:divsChild>
                    <w:div w:id="1639215534">
                      <w:marLeft w:val="0"/>
                      <w:marRight w:val="0"/>
                      <w:marTop w:val="0"/>
                      <w:marBottom w:val="0"/>
                      <w:divBdr>
                        <w:top w:val="none" w:sz="0" w:space="0" w:color="auto"/>
                        <w:left w:val="none" w:sz="0" w:space="0" w:color="auto"/>
                        <w:bottom w:val="none" w:sz="0" w:space="0" w:color="auto"/>
                        <w:right w:val="none" w:sz="0" w:space="0" w:color="auto"/>
                      </w:divBdr>
                      <w:divsChild>
                        <w:div w:id="6445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38477">
          <w:marLeft w:val="0"/>
          <w:marRight w:val="0"/>
          <w:marTop w:val="0"/>
          <w:marBottom w:val="0"/>
          <w:divBdr>
            <w:top w:val="none" w:sz="0" w:space="0" w:color="auto"/>
            <w:left w:val="none" w:sz="0" w:space="0" w:color="auto"/>
            <w:bottom w:val="none" w:sz="0" w:space="0" w:color="auto"/>
            <w:right w:val="none" w:sz="0" w:space="0" w:color="auto"/>
          </w:divBdr>
          <w:divsChild>
            <w:div w:id="122306429">
              <w:marLeft w:val="0"/>
              <w:marRight w:val="0"/>
              <w:marTop w:val="0"/>
              <w:marBottom w:val="0"/>
              <w:divBdr>
                <w:top w:val="none" w:sz="0" w:space="0" w:color="auto"/>
                <w:left w:val="none" w:sz="0" w:space="0" w:color="auto"/>
                <w:bottom w:val="none" w:sz="0" w:space="0" w:color="auto"/>
                <w:right w:val="none" w:sz="0" w:space="0" w:color="auto"/>
              </w:divBdr>
              <w:divsChild>
                <w:div w:id="535581098">
                  <w:marLeft w:val="0"/>
                  <w:marRight w:val="0"/>
                  <w:marTop w:val="0"/>
                  <w:marBottom w:val="0"/>
                  <w:divBdr>
                    <w:top w:val="none" w:sz="0" w:space="0" w:color="auto"/>
                    <w:left w:val="none" w:sz="0" w:space="0" w:color="auto"/>
                    <w:bottom w:val="none" w:sz="0" w:space="0" w:color="auto"/>
                    <w:right w:val="none" w:sz="0" w:space="0" w:color="auto"/>
                  </w:divBdr>
                </w:div>
              </w:divsChild>
            </w:div>
            <w:div w:id="168718333">
              <w:marLeft w:val="0"/>
              <w:marRight w:val="0"/>
              <w:marTop w:val="0"/>
              <w:marBottom w:val="0"/>
              <w:divBdr>
                <w:top w:val="none" w:sz="0" w:space="0" w:color="auto"/>
                <w:left w:val="none" w:sz="0" w:space="0" w:color="auto"/>
                <w:bottom w:val="none" w:sz="0" w:space="0" w:color="auto"/>
                <w:right w:val="none" w:sz="0" w:space="0" w:color="auto"/>
              </w:divBdr>
              <w:divsChild>
                <w:div w:id="1610048239">
                  <w:marLeft w:val="0"/>
                  <w:marRight w:val="0"/>
                  <w:marTop w:val="0"/>
                  <w:marBottom w:val="0"/>
                  <w:divBdr>
                    <w:top w:val="none" w:sz="0" w:space="0" w:color="auto"/>
                    <w:left w:val="none" w:sz="0" w:space="0" w:color="auto"/>
                    <w:bottom w:val="none" w:sz="0" w:space="0" w:color="auto"/>
                    <w:right w:val="none" w:sz="0" w:space="0" w:color="auto"/>
                  </w:divBdr>
                </w:div>
              </w:divsChild>
            </w:div>
            <w:div w:id="171533152">
              <w:marLeft w:val="0"/>
              <w:marRight w:val="0"/>
              <w:marTop w:val="0"/>
              <w:marBottom w:val="0"/>
              <w:divBdr>
                <w:top w:val="none" w:sz="0" w:space="0" w:color="auto"/>
                <w:left w:val="none" w:sz="0" w:space="0" w:color="auto"/>
                <w:bottom w:val="none" w:sz="0" w:space="0" w:color="auto"/>
                <w:right w:val="none" w:sz="0" w:space="0" w:color="auto"/>
              </w:divBdr>
              <w:divsChild>
                <w:div w:id="627972348">
                  <w:marLeft w:val="0"/>
                  <w:marRight w:val="0"/>
                  <w:marTop w:val="0"/>
                  <w:marBottom w:val="0"/>
                  <w:divBdr>
                    <w:top w:val="none" w:sz="0" w:space="0" w:color="auto"/>
                    <w:left w:val="none" w:sz="0" w:space="0" w:color="auto"/>
                    <w:bottom w:val="none" w:sz="0" w:space="0" w:color="auto"/>
                    <w:right w:val="none" w:sz="0" w:space="0" w:color="auto"/>
                  </w:divBdr>
                </w:div>
              </w:divsChild>
            </w:div>
            <w:div w:id="268468125">
              <w:marLeft w:val="0"/>
              <w:marRight w:val="0"/>
              <w:marTop w:val="0"/>
              <w:marBottom w:val="0"/>
              <w:divBdr>
                <w:top w:val="none" w:sz="0" w:space="0" w:color="auto"/>
                <w:left w:val="none" w:sz="0" w:space="0" w:color="auto"/>
                <w:bottom w:val="none" w:sz="0" w:space="0" w:color="auto"/>
                <w:right w:val="none" w:sz="0" w:space="0" w:color="auto"/>
              </w:divBdr>
              <w:divsChild>
                <w:div w:id="689844378">
                  <w:marLeft w:val="0"/>
                  <w:marRight w:val="0"/>
                  <w:marTop w:val="0"/>
                  <w:marBottom w:val="0"/>
                  <w:divBdr>
                    <w:top w:val="none" w:sz="0" w:space="0" w:color="auto"/>
                    <w:left w:val="none" w:sz="0" w:space="0" w:color="auto"/>
                    <w:bottom w:val="none" w:sz="0" w:space="0" w:color="auto"/>
                    <w:right w:val="none" w:sz="0" w:space="0" w:color="auto"/>
                  </w:divBdr>
                </w:div>
              </w:divsChild>
            </w:div>
            <w:div w:id="331639213">
              <w:marLeft w:val="0"/>
              <w:marRight w:val="0"/>
              <w:marTop w:val="0"/>
              <w:marBottom w:val="0"/>
              <w:divBdr>
                <w:top w:val="none" w:sz="0" w:space="0" w:color="auto"/>
                <w:left w:val="none" w:sz="0" w:space="0" w:color="auto"/>
                <w:bottom w:val="none" w:sz="0" w:space="0" w:color="auto"/>
                <w:right w:val="none" w:sz="0" w:space="0" w:color="auto"/>
              </w:divBdr>
              <w:divsChild>
                <w:div w:id="2009939926">
                  <w:marLeft w:val="0"/>
                  <w:marRight w:val="0"/>
                  <w:marTop w:val="0"/>
                  <w:marBottom w:val="0"/>
                  <w:divBdr>
                    <w:top w:val="none" w:sz="0" w:space="0" w:color="auto"/>
                    <w:left w:val="none" w:sz="0" w:space="0" w:color="auto"/>
                    <w:bottom w:val="none" w:sz="0" w:space="0" w:color="auto"/>
                    <w:right w:val="none" w:sz="0" w:space="0" w:color="auto"/>
                  </w:divBdr>
                </w:div>
              </w:divsChild>
            </w:div>
            <w:div w:id="527331805">
              <w:marLeft w:val="0"/>
              <w:marRight w:val="0"/>
              <w:marTop w:val="0"/>
              <w:marBottom w:val="0"/>
              <w:divBdr>
                <w:top w:val="none" w:sz="0" w:space="0" w:color="auto"/>
                <w:left w:val="none" w:sz="0" w:space="0" w:color="auto"/>
                <w:bottom w:val="none" w:sz="0" w:space="0" w:color="auto"/>
                <w:right w:val="none" w:sz="0" w:space="0" w:color="auto"/>
              </w:divBdr>
              <w:divsChild>
                <w:div w:id="2068795959">
                  <w:marLeft w:val="0"/>
                  <w:marRight w:val="0"/>
                  <w:marTop w:val="0"/>
                  <w:marBottom w:val="0"/>
                  <w:divBdr>
                    <w:top w:val="none" w:sz="0" w:space="0" w:color="auto"/>
                    <w:left w:val="none" w:sz="0" w:space="0" w:color="auto"/>
                    <w:bottom w:val="none" w:sz="0" w:space="0" w:color="auto"/>
                    <w:right w:val="none" w:sz="0" w:space="0" w:color="auto"/>
                  </w:divBdr>
                </w:div>
              </w:divsChild>
            </w:div>
            <w:div w:id="597105033">
              <w:marLeft w:val="0"/>
              <w:marRight w:val="0"/>
              <w:marTop w:val="0"/>
              <w:marBottom w:val="0"/>
              <w:divBdr>
                <w:top w:val="none" w:sz="0" w:space="0" w:color="auto"/>
                <w:left w:val="none" w:sz="0" w:space="0" w:color="auto"/>
                <w:bottom w:val="none" w:sz="0" w:space="0" w:color="auto"/>
                <w:right w:val="none" w:sz="0" w:space="0" w:color="auto"/>
              </w:divBdr>
              <w:divsChild>
                <w:div w:id="847675305">
                  <w:marLeft w:val="0"/>
                  <w:marRight w:val="0"/>
                  <w:marTop w:val="0"/>
                  <w:marBottom w:val="0"/>
                  <w:divBdr>
                    <w:top w:val="none" w:sz="0" w:space="0" w:color="auto"/>
                    <w:left w:val="none" w:sz="0" w:space="0" w:color="auto"/>
                    <w:bottom w:val="none" w:sz="0" w:space="0" w:color="auto"/>
                    <w:right w:val="none" w:sz="0" w:space="0" w:color="auto"/>
                  </w:divBdr>
                </w:div>
              </w:divsChild>
            </w:div>
            <w:div w:id="653098787">
              <w:marLeft w:val="0"/>
              <w:marRight w:val="0"/>
              <w:marTop w:val="0"/>
              <w:marBottom w:val="0"/>
              <w:divBdr>
                <w:top w:val="none" w:sz="0" w:space="0" w:color="auto"/>
                <w:left w:val="none" w:sz="0" w:space="0" w:color="auto"/>
                <w:bottom w:val="none" w:sz="0" w:space="0" w:color="auto"/>
                <w:right w:val="none" w:sz="0" w:space="0" w:color="auto"/>
              </w:divBdr>
              <w:divsChild>
                <w:div w:id="1401559156">
                  <w:marLeft w:val="0"/>
                  <w:marRight w:val="0"/>
                  <w:marTop w:val="0"/>
                  <w:marBottom w:val="0"/>
                  <w:divBdr>
                    <w:top w:val="none" w:sz="0" w:space="0" w:color="auto"/>
                    <w:left w:val="none" w:sz="0" w:space="0" w:color="auto"/>
                    <w:bottom w:val="none" w:sz="0" w:space="0" w:color="auto"/>
                    <w:right w:val="none" w:sz="0" w:space="0" w:color="auto"/>
                  </w:divBdr>
                </w:div>
              </w:divsChild>
            </w:div>
            <w:div w:id="659775705">
              <w:marLeft w:val="0"/>
              <w:marRight w:val="0"/>
              <w:marTop w:val="0"/>
              <w:marBottom w:val="0"/>
              <w:divBdr>
                <w:top w:val="none" w:sz="0" w:space="0" w:color="auto"/>
                <w:left w:val="none" w:sz="0" w:space="0" w:color="auto"/>
                <w:bottom w:val="none" w:sz="0" w:space="0" w:color="auto"/>
                <w:right w:val="none" w:sz="0" w:space="0" w:color="auto"/>
              </w:divBdr>
              <w:divsChild>
                <w:div w:id="1120421403">
                  <w:marLeft w:val="0"/>
                  <w:marRight w:val="0"/>
                  <w:marTop w:val="0"/>
                  <w:marBottom w:val="0"/>
                  <w:divBdr>
                    <w:top w:val="none" w:sz="0" w:space="0" w:color="auto"/>
                    <w:left w:val="none" w:sz="0" w:space="0" w:color="auto"/>
                    <w:bottom w:val="none" w:sz="0" w:space="0" w:color="auto"/>
                    <w:right w:val="none" w:sz="0" w:space="0" w:color="auto"/>
                  </w:divBdr>
                </w:div>
              </w:divsChild>
            </w:div>
            <w:div w:id="953366762">
              <w:marLeft w:val="0"/>
              <w:marRight w:val="0"/>
              <w:marTop w:val="0"/>
              <w:marBottom w:val="0"/>
              <w:divBdr>
                <w:top w:val="none" w:sz="0" w:space="0" w:color="auto"/>
                <w:left w:val="none" w:sz="0" w:space="0" w:color="auto"/>
                <w:bottom w:val="none" w:sz="0" w:space="0" w:color="auto"/>
                <w:right w:val="none" w:sz="0" w:space="0" w:color="auto"/>
              </w:divBdr>
              <w:divsChild>
                <w:div w:id="2045910593">
                  <w:marLeft w:val="0"/>
                  <w:marRight w:val="0"/>
                  <w:marTop w:val="0"/>
                  <w:marBottom w:val="0"/>
                  <w:divBdr>
                    <w:top w:val="none" w:sz="0" w:space="0" w:color="auto"/>
                    <w:left w:val="none" w:sz="0" w:space="0" w:color="auto"/>
                    <w:bottom w:val="none" w:sz="0" w:space="0" w:color="auto"/>
                    <w:right w:val="none" w:sz="0" w:space="0" w:color="auto"/>
                  </w:divBdr>
                </w:div>
              </w:divsChild>
            </w:div>
            <w:div w:id="1014962556">
              <w:marLeft w:val="0"/>
              <w:marRight w:val="0"/>
              <w:marTop w:val="0"/>
              <w:marBottom w:val="0"/>
              <w:divBdr>
                <w:top w:val="none" w:sz="0" w:space="0" w:color="auto"/>
                <w:left w:val="none" w:sz="0" w:space="0" w:color="auto"/>
                <w:bottom w:val="none" w:sz="0" w:space="0" w:color="auto"/>
                <w:right w:val="none" w:sz="0" w:space="0" w:color="auto"/>
              </w:divBdr>
              <w:divsChild>
                <w:div w:id="204367994">
                  <w:marLeft w:val="0"/>
                  <w:marRight w:val="0"/>
                  <w:marTop w:val="0"/>
                  <w:marBottom w:val="0"/>
                  <w:divBdr>
                    <w:top w:val="none" w:sz="0" w:space="0" w:color="auto"/>
                    <w:left w:val="none" w:sz="0" w:space="0" w:color="auto"/>
                    <w:bottom w:val="none" w:sz="0" w:space="0" w:color="auto"/>
                    <w:right w:val="none" w:sz="0" w:space="0" w:color="auto"/>
                  </w:divBdr>
                </w:div>
              </w:divsChild>
            </w:div>
            <w:div w:id="1137725406">
              <w:marLeft w:val="0"/>
              <w:marRight w:val="0"/>
              <w:marTop w:val="0"/>
              <w:marBottom w:val="0"/>
              <w:divBdr>
                <w:top w:val="none" w:sz="0" w:space="0" w:color="auto"/>
                <w:left w:val="none" w:sz="0" w:space="0" w:color="auto"/>
                <w:bottom w:val="none" w:sz="0" w:space="0" w:color="auto"/>
                <w:right w:val="none" w:sz="0" w:space="0" w:color="auto"/>
              </w:divBdr>
              <w:divsChild>
                <w:div w:id="1341591425">
                  <w:marLeft w:val="0"/>
                  <w:marRight w:val="0"/>
                  <w:marTop w:val="0"/>
                  <w:marBottom w:val="0"/>
                  <w:divBdr>
                    <w:top w:val="none" w:sz="0" w:space="0" w:color="auto"/>
                    <w:left w:val="none" w:sz="0" w:space="0" w:color="auto"/>
                    <w:bottom w:val="none" w:sz="0" w:space="0" w:color="auto"/>
                    <w:right w:val="none" w:sz="0" w:space="0" w:color="auto"/>
                  </w:divBdr>
                </w:div>
              </w:divsChild>
            </w:div>
            <w:div w:id="1631325930">
              <w:marLeft w:val="0"/>
              <w:marRight w:val="0"/>
              <w:marTop w:val="0"/>
              <w:marBottom w:val="0"/>
              <w:divBdr>
                <w:top w:val="none" w:sz="0" w:space="0" w:color="auto"/>
                <w:left w:val="none" w:sz="0" w:space="0" w:color="auto"/>
                <w:bottom w:val="none" w:sz="0" w:space="0" w:color="auto"/>
                <w:right w:val="none" w:sz="0" w:space="0" w:color="auto"/>
              </w:divBdr>
              <w:divsChild>
                <w:div w:id="420680903">
                  <w:marLeft w:val="0"/>
                  <w:marRight w:val="0"/>
                  <w:marTop w:val="0"/>
                  <w:marBottom w:val="0"/>
                  <w:divBdr>
                    <w:top w:val="none" w:sz="0" w:space="0" w:color="auto"/>
                    <w:left w:val="none" w:sz="0" w:space="0" w:color="auto"/>
                    <w:bottom w:val="none" w:sz="0" w:space="0" w:color="auto"/>
                    <w:right w:val="none" w:sz="0" w:space="0" w:color="auto"/>
                  </w:divBdr>
                </w:div>
                <w:div w:id="579217680">
                  <w:marLeft w:val="0"/>
                  <w:marRight w:val="0"/>
                  <w:marTop w:val="0"/>
                  <w:marBottom w:val="0"/>
                  <w:divBdr>
                    <w:top w:val="none" w:sz="0" w:space="0" w:color="auto"/>
                    <w:left w:val="none" w:sz="0" w:space="0" w:color="auto"/>
                    <w:bottom w:val="none" w:sz="0" w:space="0" w:color="auto"/>
                    <w:right w:val="none" w:sz="0" w:space="0" w:color="auto"/>
                  </w:divBdr>
                </w:div>
              </w:divsChild>
            </w:div>
            <w:div w:id="1767576060">
              <w:marLeft w:val="0"/>
              <w:marRight w:val="0"/>
              <w:marTop w:val="0"/>
              <w:marBottom w:val="0"/>
              <w:divBdr>
                <w:top w:val="none" w:sz="0" w:space="0" w:color="auto"/>
                <w:left w:val="none" w:sz="0" w:space="0" w:color="auto"/>
                <w:bottom w:val="none" w:sz="0" w:space="0" w:color="auto"/>
                <w:right w:val="none" w:sz="0" w:space="0" w:color="auto"/>
              </w:divBdr>
              <w:divsChild>
                <w:div w:id="115293114">
                  <w:marLeft w:val="0"/>
                  <w:marRight w:val="0"/>
                  <w:marTop w:val="0"/>
                  <w:marBottom w:val="0"/>
                  <w:divBdr>
                    <w:top w:val="none" w:sz="0" w:space="0" w:color="auto"/>
                    <w:left w:val="none" w:sz="0" w:space="0" w:color="auto"/>
                    <w:bottom w:val="none" w:sz="0" w:space="0" w:color="auto"/>
                    <w:right w:val="none" w:sz="0" w:space="0" w:color="auto"/>
                  </w:divBdr>
                </w:div>
              </w:divsChild>
            </w:div>
            <w:div w:id="1801024161">
              <w:marLeft w:val="0"/>
              <w:marRight w:val="0"/>
              <w:marTop w:val="0"/>
              <w:marBottom w:val="0"/>
              <w:divBdr>
                <w:top w:val="none" w:sz="0" w:space="0" w:color="auto"/>
                <w:left w:val="none" w:sz="0" w:space="0" w:color="auto"/>
                <w:bottom w:val="none" w:sz="0" w:space="0" w:color="auto"/>
                <w:right w:val="none" w:sz="0" w:space="0" w:color="auto"/>
              </w:divBdr>
              <w:divsChild>
                <w:div w:id="290937725">
                  <w:marLeft w:val="0"/>
                  <w:marRight w:val="0"/>
                  <w:marTop w:val="0"/>
                  <w:marBottom w:val="0"/>
                  <w:divBdr>
                    <w:top w:val="none" w:sz="0" w:space="0" w:color="auto"/>
                    <w:left w:val="none" w:sz="0" w:space="0" w:color="auto"/>
                    <w:bottom w:val="none" w:sz="0" w:space="0" w:color="auto"/>
                    <w:right w:val="none" w:sz="0" w:space="0" w:color="auto"/>
                  </w:divBdr>
                </w:div>
                <w:div w:id="1491748422">
                  <w:marLeft w:val="0"/>
                  <w:marRight w:val="0"/>
                  <w:marTop w:val="0"/>
                  <w:marBottom w:val="0"/>
                  <w:divBdr>
                    <w:top w:val="none" w:sz="0" w:space="0" w:color="auto"/>
                    <w:left w:val="none" w:sz="0" w:space="0" w:color="auto"/>
                    <w:bottom w:val="none" w:sz="0" w:space="0" w:color="auto"/>
                    <w:right w:val="none" w:sz="0" w:space="0" w:color="auto"/>
                  </w:divBdr>
                </w:div>
              </w:divsChild>
            </w:div>
            <w:div w:id="1926108629">
              <w:marLeft w:val="0"/>
              <w:marRight w:val="0"/>
              <w:marTop w:val="0"/>
              <w:marBottom w:val="0"/>
              <w:divBdr>
                <w:top w:val="none" w:sz="0" w:space="0" w:color="auto"/>
                <w:left w:val="none" w:sz="0" w:space="0" w:color="auto"/>
                <w:bottom w:val="none" w:sz="0" w:space="0" w:color="auto"/>
                <w:right w:val="none" w:sz="0" w:space="0" w:color="auto"/>
              </w:divBdr>
              <w:divsChild>
                <w:div w:id="2018071801">
                  <w:marLeft w:val="0"/>
                  <w:marRight w:val="0"/>
                  <w:marTop w:val="0"/>
                  <w:marBottom w:val="0"/>
                  <w:divBdr>
                    <w:top w:val="none" w:sz="0" w:space="0" w:color="auto"/>
                    <w:left w:val="none" w:sz="0" w:space="0" w:color="auto"/>
                    <w:bottom w:val="none" w:sz="0" w:space="0" w:color="auto"/>
                    <w:right w:val="none" w:sz="0" w:space="0" w:color="auto"/>
                  </w:divBdr>
                </w:div>
              </w:divsChild>
            </w:div>
            <w:div w:id="1977492486">
              <w:marLeft w:val="0"/>
              <w:marRight w:val="0"/>
              <w:marTop w:val="0"/>
              <w:marBottom w:val="0"/>
              <w:divBdr>
                <w:top w:val="none" w:sz="0" w:space="0" w:color="auto"/>
                <w:left w:val="none" w:sz="0" w:space="0" w:color="auto"/>
                <w:bottom w:val="none" w:sz="0" w:space="0" w:color="auto"/>
                <w:right w:val="none" w:sz="0" w:space="0" w:color="auto"/>
              </w:divBdr>
              <w:divsChild>
                <w:div w:id="1928464598">
                  <w:marLeft w:val="0"/>
                  <w:marRight w:val="0"/>
                  <w:marTop w:val="0"/>
                  <w:marBottom w:val="0"/>
                  <w:divBdr>
                    <w:top w:val="none" w:sz="0" w:space="0" w:color="auto"/>
                    <w:left w:val="none" w:sz="0" w:space="0" w:color="auto"/>
                    <w:bottom w:val="none" w:sz="0" w:space="0" w:color="auto"/>
                    <w:right w:val="none" w:sz="0" w:space="0" w:color="auto"/>
                  </w:divBdr>
                </w:div>
              </w:divsChild>
            </w:div>
            <w:div w:id="2054498889">
              <w:marLeft w:val="0"/>
              <w:marRight w:val="0"/>
              <w:marTop w:val="0"/>
              <w:marBottom w:val="0"/>
              <w:divBdr>
                <w:top w:val="none" w:sz="0" w:space="0" w:color="auto"/>
                <w:left w:val="none" w:sz="0" w:space="0" w:color="auto"/>
                <w:bottom w:val="none" w:sz="0" w:space="0" w:color="auto"/>
                <w:right w:val="none" w:sz="0" w:space="0" w:color="auto"/>
              </w:divBdr>
              <w:divsChild>
                <w:div w:id="379061999">
                  <w:marLeft w:val="0"/>
                  <w:marRight w:val="0"/>
                  <w:marTop w:val="0"/>
                  <w:marBottom w:val="0"/>
                  <w:divBdr>
                    <w:top w:val="none" w:sz="0" w:space="0" w:color="auto"/>
                    <w:left w:val="none" w:sz="0" w:space="0" w:color="auto"/>
                    <w:bottom w:val="none" w:sz="0" w:space="0" w:color="auto"/>
                    <w:right w:val="none" w:sz="0" w:space="0" w:color="auto"/>
                  </w:divBdr>
                </w:div>
              </w:divsChild>
            </w:div>
            <w:div w:id="2069063077">
              <w:marLeft w:val="0"/>
              <w:marRight w:val="0"/>
              <w:marTop w:val="0"/>
              <w:marBottom w:val="0"/>
              <w:divBdr>
                <w:top w:val="none" w:sz="0" w:space="0" w:color="auto"/>
                <w:left w:val="none" w:sz="0" w:space="0" w:color="auto"/>
                <w:bottom w:val="none" w:sz="0" w:space="0" w:color="auto"/>
                <w:right w:val="none" w:sz="0" w:space="0" w:color="auto"/>
              </w:divBdr>
              <w:divsChild>
                <w:div w:id="803038198">
                  <w:marLeft w:val="0"/>
                  <w:marRight w:val="0"/>
                  <w:marTop w:val="0"/>
                  <w:marBottom w:val="0"/>
                  <w:divBdr>
                    <w:top w:val="none" w:sz="0" w:space="0" w:color="auto"/>
                    <w:left w:val="none" w:sz="0" w:space="0" w:color="auto"/>
                    <w:bottom w:val="none" w:sz="0" w:space="0" w:color="auto"/>
                    <w:right w:val="none" w:sz="0" w:space="0" w:color="auto"/>
                  </w:divBdr>
                </w:div>
              </w:divsChild>
            </w:div>
            <w:div w:id="2081555723">
              <w:marLeft w:val="0"/>
              <w:marRight w:val="0"/>
              <w:marTop w:val="0"/>
              <w:marBottom w:val="0"/>
              <w:divBdr>
                <w:top w:val="none" w:sz="0" w:space="0" w:color="auto"/>
                <w:left w:val="none" w:sz="0" w:space="0" w:color="auto"/>
                <w:bottom w:val="none" w:sz="0" w:space="0" w:color="auto"/>
                <w:right w:val="none" w:sz="0" w:space="0" w:color="auto"/>
              </w:divBdr>
              <w:divsChild>
                <w:div w:id="2135100266">
                  <w:marLeft w:val="0"/>
                  <w:marRight w:val="0"/>
                  <w:marTop w:val="0"/>
                  <w:marBottom w:val="0"/>
                  <w:divBdr>
                    <w:top w:val="none" w:sz="0" w:space="0" w:color="auto"/>
                    <w:left w:val="none" w:sz="0" w:space="0" w:color="auto"/>
                    <w:bottom w:val="none" w:sz="0" w:space="0" w:color="auto"/>
                    <w:right w:val="none" w:sz="0" w:space="0" w:color="auto"/>
                  </w:divBdr>
                </w:div>
              </w:divsChild>
            </w:div>
            <w:div w:id="2123375201">
              <w:marLeft w:val="0"/>
              <w:marRight w:val="0"/>
              <w:marTop w:val="0"/>
              <w:marBottom w:val="0"/>
              <w:divBdr>
                <w:top w:val="none" w:sz="0" w:space="0" w:color="auto"/>
                <w:left w:val="none" w:sz="0" w:space="0" w:color="auto"/>
                <w:bottom w:val="none" w:sz="0" w:space="0" w:color="auto"/>
                <w:right w:val="none" w:sz="0" w:space="0" w:color="auto"/>
              </w:divBdr>
              <w:divsChild>
                <w:div w:id="10681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36058">
          <w:marLeft w:val="0"/>
          <w:marRight w:val="0"/>
          <w:marTop w:val="0"/>
          <w:marBottom w:val="0"/>
          <w:divBdr>
            <w:top w:val="none" w:sz="0" w:space="0" w:color="auto"/>
            <w:left w:val="none" w:sz="0" w:space="0" w:color="auto"/>
            <w:bottom w:val="none" w:sz="0" w:space="0" w:color="auto"/>
            <w:right w:val="none" w:sz="0" w:space="0" w:color="auto"/>
          </w:divBdr>
          <w:divsChild>
            <w:div w:id="297538217">
              <w:marLeft w:val="0"/>
              <w:marRight w:val="0"/>
              <w:marTop w:val="0"/>
              <w:marBottom w:val="0"/>
              <w:divBdr>
                <w:top w:val="none" w:sz="0" w:space="0" w:color="auto"/>
                <w:left w:val="none" w:sz="0" w:space="0" w:color="auto"/>
                <w:bottom w:val="none" w:sz="0" w:space="0" w:color="auto"/>
                <w:right w:val="none" w:sz="0" w:space="0" w:color="auto"/>
              </w:divBdr>
              <w:divsChild>
                <w:div w:id="549849306">
                  <w:marLeft w:val="0"/>
                  <w:marRight w:val="0"/>
                  <w:marTop w:val="0"/>
                  <w:marBottom w:val="0"/>
                  <w:divBdr>
                    <w:top w:val="none" w:sz="0" w:space="0" w:color="auto"/>
                    <w:left w:val="none" w:sz="0" w:space="0" w:color="auto"/>
                    <w:bottom w:val="none" w:sz="0" w:space="0" w:color="auto"/>
                    <w:right w:val="none" w:sz="0" w:space="0" w:color="auto"/>
                  </w:divBdr>
                </w:div>
              </w:divsChild>
            </w:div>
            <w:div w:id="821583452">
              <w:marLeft w:val="0"/>
              <w:marRight w:val="0"/>
              <w:marTop w:val="0"/>
              <w:marBottom w:val="0"/>
              <w:divBdr>
                <w:top w:val="none" w:sz="0" w:space="0" w:color="auto"/>
                <w:left w:val="none" w:sz="0" w:space="0" w:color="auto"/>
                <w:bottom w:val="none" w:sz="0" w:space="0" w:color="auto"/>
                <w:right w:val="none" w:sz="0" w:space="0" w:color="auto"/>
              </w:divBdr>
              <w:divsChild>
                <w:div w:id="274487964">
                  <w:marLeft w:val="0"/>
                  <w:marRight w:val="0"/>
                  <w:marTop w:val="0"/>
                  <w:marBottom w:val="0"/>
                  <w:divBdr>
                    <w:top w:val="none" w:sz="0" w:space="0" w:color="auto"/>
                    <w:left w:val="none" w:sz="0" w:space="0" w:color="auto"/>
                    <w:bottom w:val="none" w:sz="0" w:space="0" w:color="auto"/>
                    <w:right w:val="none" w:sz="0" w:space="0" w:color="auto"/>
                  </w:divBdr>
                  <w:divsChild>
                    <w:div w:id="56784568">
                      <w:marLeft w:val="0"/>
                      <w:marRight w:val="0"/>
                      <w:marTop w:val="0"/>
                      <w:marBottom w:val="0"/>
                      <w:divBdr>
                        <w:top w:val="none" w:sz="0" w:space="0" w:color="auto"/>
                        <w:left w:val="none" w:sz="0" w:space="0" w:color="auto"/>
                        <w:bottom w:val="none" w:sz="0" w:space="0" w:color="auto"/>
                        <w:right w:val="none" w:sz="0" w:space="0" w:color="auto"/>
                      </w:divBdr>
                    </w:div>
                  </w:divsChild>
                </w:div>
                <w:div w:id="512649110">
                  <w:marLeft w:val="0"/>
                  <w:marRight w:val="0"/>
                  <w:marTop w:val="0"/>
                  <w:marBottom w:val="0"/>
                  <w:divBdr>
                    <w:top w:val="none" w:sz="0" w:space="0" w:color="auto"/>
                    <w:left w:val="none" w:sz="0" w:space="0" w:color="auto"/>
                    <w:bottom w:val="none" w:sz="0" w:space="0" w:color="auto"/>
                    <w:right w:val="none" w:sz="0" w:space="0" w:color="auto"/>
                  </w:divBdr>
                  <w:divsChild>
                    <w:div w:id="1289166797">
                      <w:marLeft w:val="0"/>
                      <w:marRight w:val="0"/>
                      <w:marTop w:val="0"/>
                      <w:marBottom w:val="0"/>
                      <w:divBdr>
                        <w:top w:val="none" w:sz="0" w:space="0" w:color="auto"/>
                        <w:left w:val="none" w:sz="0" w:space="0" w:color="auto"/>
                        <w:bottom w:val="none" w:sz="0" w:space="0" w:color="auto"/>
                        <w:right w:val="none" w:sz="0" w:space="0" w:color="auto"/>
                      </w:divBdr>
                    </w:div>
                  </w:divsChild>
                </w:div>
                <w:div w:id="680283220">
                  <w:marLeft w:val="0"/>
                  <w:marRight w:val="0"/>
                  <w:marTop w:val="0"/>
                  <w:marBottom w:val="0"/>
                  <w:divBdr>
                    <w:top w:val="none" w:sz="0" w:space="0" w:color="auto"/>
                    <w:left w:val="none" w:sz="0" w:space="0" w:color="auto"/>
                    <w:bottom w:val="none" w:sz="0" w:space="0" w:color="auto"/>
                    <w:right w:val="none" w:sz="0" w:space="0" w:color="auto"/>
                  </w:divBdr>
                  <w:divsChild>
                    <w:div w:id="1807043070">
                      <w:marLeft w:val="0"/>
                      <w:marRight w:val="0"/>
                      <w:marTop w:val="0"/>
                      <w:marBottom w:val="0"/>
                      <w:divBdr>
                        <w:top w:val="none" w:sz="0" w:space="0" w:color="auto"/>
                        <w:left w:val="none" w:sz="0" w:space="0" w:color="auto"/>
                        <w:bottom w:val="none" w:sz="0" w:space="0" w:color="auto"/>
                        <w:right w:val="none" w:sz="0" w:space="0" w:color="auto"/>
                      </w:divBdr>
                    </w:div>
                  </w:divsChild>
                </w:div>
                <w:div w:id="962267479">
                  <w:marLeft w:val="0"/>
                  <w:marRight w:val="0"/>
                  <w:marTop w:val="0"/>
                  <w:marBottom w:val="0"/>
                  <w:divBdr>
                    <w:top w:val="none" w:sz="0" w:space="0" w:color="auto"/>
                    <w:left w:val="none" w:sz="0" w:space="0" w:color="auto"/>
                    <w:bottom w:val="none" w:sz="0" w:space="0" w:color="auto"/>
                    <w:right w:val="none" w:sz="0" w:space="0" w:color="auto"/>
                  </w:divBdr>
                  <w:divsChild>
                    <w:div w:id="400644694">
                      <w:marLeft w:val="0"/>
                      <w:marRight w:val="0"/>
                      <w:marTop w:val="0"/>
                      <w:marBottom w:val="0"/>
                      <w:divBdr>
                        <w:top w:val="none" w:sz="0" w:space="0" w:color="auto"/>
                        <w:left w:val="none" w:sz="0" w:space="0" w:color="auto"/>
                        <w:bottom w:val="none" w:sz="0" w:space="0" w:color="auto"/>
                        <w:right w:val="none" w:sz="0" w:space="0" w:color="auto"/>
                      </w:divBdr>
                    </w:div>
                  </w:divsChild>
                </w:div>
                <w:div w:id="1394429344">
                  <w:marLeft w:val="0"/>
                  <w:marRight w:val="0"/>
                  <w:marTop w:val="0"/>
                  <w:marBottom w:val="0"/>
                  <w:divBdr>
                    <w:top w:val="none" w:sz="0" w:space="0" w:color="auto"/>
                    <w:left w:val="none" w:sz="0" w:space="0" w:color="auto"/>
                    <w:bottom w:val="none" w:sz="0" w:space="0" w:color="auto"/>
                    <w:right w:val="none" w:sz="0" w:space="0" w:color="auto"/>
                  </w:divBdr>
                  <w:divsChild>
                    <w:div w:id="282395086">
                      <w:marLeft w:val="0"/>
                      <w:marRight w:val="0"/>
                      <w:marTop w:val="0"/>
                      <w:marBottom w:val="0"/>
                      <w:divBdr>
                        <w:top w:val="none" w:sz="0" w:space="0" w:color="auto"/>
                        <w:left w:val="none" w:sz="0" w:space="0" w:color="auto"/>
                        <w:bottom w:val="none" w:sz="0" w:space="0" w:color="auto"/>
                        <w:right w:val="none" w:sz="0" w:space="0" w:color="auto"/>
                      </w:divBdr>
                    </w:div>
                  </w:divsChild>
                </w:div>
                <w:div w:id="1439711677">
                  <w:marLeft w:val="0"/>
                  <w:marRight w:val="0"/>
                  <w:marTop w:val="0"/>
                  <w:marBottom w:val="0"/>
                  <w:divBdr>
                    <w:top w:val="none" w:sz="0" w:space="0" w:color="auto"/>
                    <w:left w:val="none" w:sz="0" w:space="0" w:color="auto"/>
                    <w:bottom w:val="none" w:sz="0" w:space="0" w:color="auto"/>
                    <w:right w:val="none" w:sz="0" w:space="0" w:color="auto"/>
                  </w:divBdr>
                  <w:divsChild>
                    <w:div w:id="947737848">
                      <w:marLeft w:val="0"/>
                      <w:marRight w:val="0"/>
                      <w:marTop w:val="0"/>
                      <w:marBottom w:val="0"/>
                      <w:divBdr>
                        <w:top w:val="none" w:sz="0" w:space="0" w:color="auto"/>
                        <w:left w:val="none" w:sz="0" w:space="0" w:color="auto"/>
                        <w:bottom w:val="none" w:sz="0" w:space="0" w:color="auto"/>
                        <w:right w:val="none" w:sz="0" w:space="0" w:color="auto"/>
                      </w:divBdr>
                    </w:div>
                  </w:divsChild>
                </w:div>
                <w:div w:id="1635480035">
                  <w:marLeft w:val="0"/>
                  <w:marRight w:val="0"/>
                  <w:marTop w:val="0"/>
                  <w:marBottom w:val="0"/>
                  <w:divBdr>
                    <w:top w:val="none" w:sz="0" w:space="0" w:color="auto"/>
                    <w:left w:val="none" w:sz="0" w:space="0" w:color="auto"/>
                    <w:bottom w:val="none" w:sz="0" w:space="0" w:color="auto"/>
                    <w:right w:val="none" w:sz="0" w:space="0" w:color="auto"/>
                  </w:divBdr>
                  <w:divsChild>
                    <w:div w:id="4095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841788">
          <w:marLeft w:val="0"/>
          <w:marRight w:val="0"/>
          <w:marTop w:val="0"/>
          <w:marBottom w:val="0"/>
          <w:divBdr>
            <w:top w:val="none" w:sz="0" w:space="0" w:color="auto"/>
            <w:left w:val="none" w:sz="0" w:space="0" w:color="auto"/>
            <w:bottom w:val="none" w:sz="0" w:space="0" w:color="auto"/>
            <w:right w:val="none" w:sz="0" w:space="0" w:color="auto"/>
          </w:divBdr>
          <w:divsChild>
            <w:div w:id="225342821">
              <w:marLeft w:val="0"/>
              <w:marRight w:val="0"/>
              <w:marTop w:val="0"/>
              <w:marBottom w:val="0"/>
              <w:divBdr>
                <w:top w:val="none" w:sz="0" w:space="0" w:color="auto"/>
                <w:left w:val="none" w:sz="0" w:space="0" w:color="auto"/>
                <w:bottom w:val="none" w:sz="0" w:space="0" w:color="auto"/>
                <w:right w:val="none" w:sz="0" w:space="0" w:color="auto"/>
              </w:divBdr>
              <w:divsChild>
                <w:div w:id="26758103">
                  <w:marLeft w:val="0"/>
                  <w:marRight w:val="0"/>
                  <w:marTop w:val="0"/>
                  <w:marBottom w:val="0"/>
                  <w:divBdr>
                    <w:top w:val="none" w:sz="0" w:space="0" w:color="auto"/>
                    <w:left w:val="none" w:sz="0" w:space="0" w:color="auto"/>
                    <w:bottom w:val="none" w:sz="0" w:space="0" w:color="auto"/>
                    <w:right w:val="none" w:sz="0" w:space="0" w:color="auto"/>
                  </w:divBdr>
                  <w:divsChild>
                    <w:div w:id="1317413780">
                      <w:marLeft w:val="0"/>
                      <w:marRight w:val="0"/>
                      <w:marTop w:val="0"/>
                      <w:marBottom w:val="0"/>
                      <w:divBdr>
                        <w:top w:val="none" w:sz="0" w:space="0" w:color="auto"/>
                        <w:left w:val="none" w:sz="0" w:space="0" w:color="auto"/>
                        <w:bottom w:val="none" w:sz="0" w:space="0" w:color="auto"/>
                        <w:right w:val="none" w:sz="0" w:space="0" w:color="auto"/>
                      </w:divBdr>
                      <w:divsChild>
                        <w:div w:id="20984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4333">
                  <w:marLeft w:val="0"/>
                  <w:marRight w:val="0"/>
                  <w:marTop w:val="0"/>
                  <w:marBottom w:val="0"/>
                  <w:divBdr>
                    <w:top w:val="none" w:sz="0" w:space="0" w:color="auto"/>
                    <w:left w:val="none" w:sz="0" w:space="0" w:color="auto"/>
                    <w:bottom w:val="none" w:sz="0" w:space="0" w:color="auto"/>
                    <w:right w:val="none" w:sz="0" w:space="0" w:color="auto"/>
                  </w:divBdr>
                  <w:divsChild>
                    <w:div w:id="1614049246">
                      <w:marLeft w:val="0"/>
                      <w:marRight w:val="0"/>
                      <w:marTop w:val="0"/>
                      <w:marBottom w:val="0"/>
                      <w:divBdr>
                        <w:top w:val="none" w:sz="0" w:space="0" w:color="auto"/>
                        <w:left w:val="none" w:sz="0" w:space="0" w:color="auto"/>
                        <w:bottom w:val="none" w:sz="0" w:space="0" w:color="auto"/>
                        <w:right w:val="none" w:sz="0" w:space="0" w:color="auto"/>
                      </w:divBdr>
                      <w:divsChild>
                        <w:div w:id="8346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953">
                  <w:marLeft w:val="0"/>
                  <w:marRight w:val="0"/>
                  <w:marTop w:val="0"/>
                  <w:marBottom w:val="0"/>
                  <w:divBdr>
                    <w:top w:val="none" w:sz="0" w:space="0" w:color="auto"/>
                    <w:left w:val="none" w:sz="0" w:space="0" w:color="auto"/>
                    <w:bottom w:val="none" w:sz="0" w:space="0" w:color="auto"/>
                    <w:right w:val="none" w:sz="0" w:space="0" w:color="auto"/>
                  </w:divBdr>
                  <w:divsChild>
                    <w:div w:id="127745731">
                      <w:marLeft w:val="0"/>
                      <w:marRight w:val="0"/>
                      <w:marTop w:val="0"/>
                      <w:marBottom w:val="0"/>
                      <w:divBdr>
                        <w:top w:val="none" w:sz="0" w:space="0" w:color="auto"/>
                        <w:left w:val="none" w:sz="0" w:space="0" w:color="auto"/>
                        <w:bottom w:val="none" w:sz="0" w:space="0" w:color="auto"/>
                        <w:right w:val="none" w:sz="0" w:space="0" w:color="auto"/>
                      </w:divBdr>
                      <w:divsChild>
                        <w:div w:id="15943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88289">
              <w:marLeft w:val="0"/>
              <w:marRight w:val="0"/>
              <w:marTop w:val="0"/>
              <w:marBottom w:val="0"/>
              <w:divBdr>
                <w:top w:val="none" w:sz="0" w:space="0" w:color="auto"/>
                <w:left w:val="none" w:sz="0" w:space="0" w:color="auto"/>
                <w:bottom w:val="none" w:sz="0" w:space="0" w:color="auto"/>
                <w:right w:val="none" w:sz="0" w:space="0" w:color="auto"/>
              </w:divBdr>
              <w:divsChild>
                <w:div w:id="1399089875">
                  <w:marLeft w:val="0"/>
                  <w:marRight w:val="0"/>
                  <w:marTop w:val="0"/>
                  <w:marBottom w:val="0"/>
                  <w:divBdr>
                    <w:top w:val="none" w:sz="0" w:space="0" w:color="auto"/>
                    <w:left w:val="none" w:sz="0" w:space="0" w:color="auto"/>
                    <w:bottom w:val="none" w:sz="0" w:space="0" w:color="auto"/>
                    <w:right w:val="none" w:sz="0" w:space="0" w:color="auto"/>
                  </w:divBdr>
                </w:div>
              </w:divsChild>
            </w:div>
            <w:div w:id="1119302009">
              <w:marLeft w:val="0"/>
              <w:marRight w:val="0"/>
              <w:marTop w:val="0"/>
              <w:marBottom w:val="0"/>
              <w:divBdr>
                <w:top w:val="none" w:sz="0" w:space="0" w:color="auto"/>
                <w:left w:val="none" w:sz="0" w:space="0" w:color="auto"/>
                <w:bottom w:val="none" w:sz="0" w:space="0" w:color="auto"/>
                <w:right w:val="none" w:sz="0" w:space="0" w:color="auto"/>
              </w:divBdr>
              <w:divsChild>
                <w:div w:id="180753012">
                  <w:marLeft w:val="0"/>
                  <w:marRight w:val="0"/>
                  <w:marTop w:val="0"/>
                  <w:marBottom w:val="0"/>
                  <w:divBdr>
                    <w:top w:val="none" w:sz="0" w:space="0" w:color="auto"/>
                    <w:left w:val="none" w:sz="0" w:space="0" w:color="auto"/>
                    <w:bottom w:val="none" w:sz="0" w:space="0" w:color="auto"/>
                    <w:right w:val="none" w:sz="0" w:space="0" w:color="auto"/>
                  </w:divBdr>
                  <w:divsChild>
                    <w:div w:id="1414357102">
                      <w:marLeft w:val="0"/>
                      <w:marRight w:val="0"/>
                      <w:marTop w:val="0"/>
                      <w:marBottom w:val="0"/>
                      <w:divBdr>
                        <w:top w:val="none" w:sz="0" w:space="0" w:color="auto"/>
                        <w:left w:val="none" w:sz="0" w:space="0" w:color="auto"/>
                        <w:bottom w:val="none" w:sz="0" w:space="0" w:color="auto"/>
                        <w:right w:val="none" w:sz="0" w:space="0" w:color="auto"/>
                      </w:divBdr>
                      <w:divsChild>
                        <w:div w:id="18002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8302">
                  <w:marLeft w:val="0"/>
                  <w:marRight w:val="0"/>
                  <w:marTop w:val="0"/>
                  <w:marBottom w:val="0"/>
                  <w:divBdr>
                    <w:top w:val="none" w:sz="0" w:space="0" w:color="auto"/>
                    <w:left w:val="none" w:sz="0" w:space="0" w:color="auto"/>
                    <w:bottom w:val="none" w:sz="0" w:space="0" w:color="auto"/>
                    <w:right w:val="none" w:sz="0" w:space="0" w:color="auto"/>
                  </w:divBdr>
                  <w:divsChild>
                    <w:div w:id="2135519308">
                      <w:marLeft w:val="0"/>
                      <w:marRight w:val="0"/>
                      <w:marTop w:val="0"/>
                      <w:marBottom w:val="0"/>
                      <w:divBdr>
                        <w:top w:val="none" w:sz="0" w:space="0" w:color="auto"/>
                        <w:left w:val="none" w:sz="0" w:space="0" w:color="auto"/>
                        <w:bottom w:val="none" w:sz="0" w:space="0" w:color="auto"/>
                        <w:right w:val="none" w:sz="0" w:space="0" w:color="auto"/>
                      </w:divBdr>
                      <w:divsChild>
                        <w:div w:id="799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978577">
          <w:marLeft w:val="0"/>
          <w:marRight w:val="0"/>
          <w:marTop w:val="0"/>
          <w:marBottom w:val="0"/>
          <w:divBdr>
            <w:top w:val="none" w:sz="0" w:space="0" w:color="auto"/>
            <w:left w:val="none" w:sz="0" w:space="0" w:color="auto"/>
            <w:bottom w:val="none" w:sz="0" w:space="0" w:color="auto"/>
            <w:right w:val="none" w:sz="0" w:space="0" w:color="auto"/>
          </w:divBdr>
          <w:divsChild>
            <w:div w:id="197359775">
              <w:marLeft w:val="0"/>
              <w:marRight w:val="0"/>
              <w:marTop w:val="0"/>
              <w:marBottom w:val="0"/>
              <w:divBdr>
                <w:top w:val="none" w:sz="0" w:space="0" w:color="auto"/>
                <w:left w:val="none" w:sz="0" w:space="0" w:color="auto"/>
                <w:bottom w:val="none" w:sz="0" w:space="0" w:color="auto"/>
                <w:right w:val="none" w:sz="0" w:space="0" w:color="auto"/>
              </w:divBdr>
              <w:divsChild>
                <w:div w:id="10500340">
                  <w:marLeft w:val="0"/>
                  <w:marRight w:val="0"/>
                  <w:marTop w:val="0"/>
                  <w:marBottom w:val="0"/>
                  <w:divBdr>
                    <w:top w:val="none" w:sz="0" w:space="0" w:color="auto"/>
                    <w:left w:val="none" w:sz="0" w:space="0" w:color="auto"/>
                    <w:bottom w:val="none" w:sz="0" w:space="0" w:color="auto"/>
                    <w:right w:val="none" w:sz="0" w:space="0" w:color="auto"/>
                  </w:divBdr>
                </w:div>
              </w:divsChild>
            </w:div>
            <w:div w:id="932595383">
              <w:marLeft w:val="0"/>
              <w:marRight w:val="0"/>
              <w:marTop w:val="0"/>
              <w:marBottom w:val="0"/>
              <w:divBdr>
                <w:top w:val="none" w:sz="0" w:space="0" w:color="auto"/>
                <w:left w:val="none" w:sz="0" w:space="0" w:color="auto"/>
                <w:bottom w:val="none" w:sz="0" w:space="0" w:color="auto"/>
                <w:right w:val="none" w:sz="0" w:space="0" w:color="auto"/>
              </w:divBdr>
              <w:divsChild>
                <w:div w:id="3097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2468">
          <w:marLeft w:val="0"/>
          <w:marRight w:val="0"/>
          <w:marTop w:val="0"/>
          <w:marBottom w:val="0"/>
          <w:divBdr>
            <w:top w:val="none" w:sz="0" w:space="0" w:color="auto"/>
            <w:left w:val="none" w:sz="0" w:space="0" w:color="auto"/>
            <w:bottom w:val="none" w:sz="0" w:space="0" w:color="auto"/>
            <w:right w:val="none" w:sz="0" w:space="0" w:color="auto"/>
          </w:divBdr>
          <w:divsChild>
            <w:div w:id="48500487">
              <w:marLeft w:val="0"/>
              <w:marRight w:val="0"/>
              <w:marTop w:val="0"/>
              <w:marBottom w:val="0"/>
              <w:divBdr>
                <w:top w:val="none" w:sz="0" w:space="0" w:color="auto"/>
                <w:left w:val="none" w:sz="0" w:space="0" w:color="auto"/>
                <w:bottom w:val="none" w:sz="0" w:space="0" w:color="auto"/>
                <w:right w:val="none" w:sz="0" w:space="0" w:color="auto"/>
              </w:divBdr>
              <w:divsChild>
                <w:div w:id="184367522">
                  <w:marLeft w:val="0"/>
                  <w:marRight w:val="0"/>
                  <w:marTop w:val="0"/>
                  <w:marBottom w:val="0"/>
                  <w:divBdr>
                    <w:top w:val="none" w:sz="0" w:space="0" w:color="auto"/>
                    <w:left w:val="none" w:sz="0" w:space="0" w:color="auto"/>
                    <w:bottom w:val="none" w:sz="0" w:space="0" w:color="auto"/>
                    <w:right w:val="none" w:sz="0" w:space="0" w:color="auto"/>
                  </w:divBdr>
                  <w:divsChild>
                    <w:div w:id="550001260">
                      <w:marLeft w:val="0"/>
                      <w:marRight w:val="0"/>
                      <w:marTop w:val="0"/>
                      <w:marBottom w:val="0"/>
                      <w:divBdr>
                        <w:top w:val="none" w:sz="0" w:space="0" w:color="auto"/>
                        <w:left w:val="none" w:sz="0" w:space="0" w:color="auto"/>
                        <w:bottom w:val="none" w:sz="0" w:space="0" w:color="auto"/>
                        <w:right w:val="none" w:sz="0" w:space="0" w:color="auto"/>
                      </w:divBdr>
                      <w:divsChild>
                        <w:div w:id="18593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19561">
                  <w:marLeft w:val="0"/>
                  <w:marRight w:val="0"/>
                  <w:marTop w:val="0"/>
                  <w:marBottom w:val="0"/>
                  <w:divBdr>
                    <w:top w:val="none" w:sz="0" w:space="0" w:color="auto"/>
                    <w:left w:val="none" w:sz="0" w:space="0" w:color="auto"/>
                    <w:bottom w:val="none" w:sz="0" w:space="0" w:color="auto"/>
                    <w:right w:val="none" w:sz="0" w:space="0" w:color="auto"/>
                  </w:divBdr>
                  <w:divsChild>
                    <w:div w:id="1890264131">
                      <w:marLeft w:val="0"/>
                      <w:marRight w:val="0"/>
                      <w:marTop w:val="0"/>
                      <w:marBottom w:val="0"/>
                      <w:divBdr>
                        <w:top w:val="none" w:sz="0" w:space="0" w:color="auto"/>
                        <w:left w:val="none" w:sz="0" w:space="0" w:color="auto"/>
                        <w:bottom w:val="none" w:sz="0" w:space="0" w:color="auto"/>
                        <w:right w:val="none" w:sz="0" w:space="0" w:color="auto"/>
                      </w:divBdr>
                      <w:divsChild>
                        <w:div w:id="4655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5168">
                  <w:marLeft w:val="0"/>
                  <w:marRight w:val="0"/>
                  <w:marTop w:val="0"/>
                  <w:marBottom w:val="0"/>
                  <w:divBdr>
                    <w:top w:val="none" w:sz="0" w:space="0" w:color="auto"/>
                    <w:left w:val="none" w:sz="0" w:space="0" w:color="auto"/>
                    <w:bottom w:val="none" w:sz="0" w:space="0" w:color="auto"/>
                    <w:right w:val="none" w:sz="0" w:space="0" w:color="auto"/>
                  </w:divBdr>
                  <w:divsChild>
                    <w:div w:id="625813405">
                      <w:marLeft w:val="0"/>
                      <w:marRight w:val="0"/>
                      <w:marTop w:val="0"/>
                      <w:marBottom w:val="0"/>
                      <w:divBdr>
                        <w:top w:val="none" w:sz="0" w:space="0" w:color="auto"/>
                        <w:left w:val="none" w:sz="0" w:space="0" w:color="auto"/>
                        <w:bottom w:val="none" w:sz="0" w:space="0" w:color="auto"/>
                        <w:right w:val="none" w:sz="0" w:space="0" w:color="auto"/>
                      </w:divBdr>
                      <w:divsChild>
                        <w:div w:id="15861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4898">
                  <w:marLeft w:val="0"/>
                  <w:marRight w:val="0"/>
                  <w:marTop w:val="0"/>
                  <w:marBottom w:val="0"/>
                  <w:divBdr>
                    <w:top w:val="none" w:sz="0" w:space="0" w:color="auto"/>
                    <w:left w:val="none" w:sz="0" w:space="0" w:color="auto"/>
                    <w:bottom w:val="none" w:sz="0" w:space="0" w:color="auto"/>
                    <w:right w:val="none" w:sz="0" w:space="0" w:color="auto"/>
                  </w:divBdr>
                  <w:divsChild>
                    <w:div w:id="650059570">
                      <w:marLeft w:val="0"/>
                      <w:marRight w:val="0"/>
                      <w:marTop w:val="0"/>
                      <w:marBottom w:val="0"/>
                      <w:divBdr>
                        <w:top w:val="none" w:sz="0" w:space="0" w:color="auto"/>
                        <w:left w:val="none" w:sz="0" w:space="0" w:color="auto"/>
                        <w:bottom w:val="none" w:sz="0" w:space="0" w:color="auto"/>
                        <w:right w:val="none" w:sz="0" w:space="0" w:color="auto"/>
                      </w:divBdr>
                      <w:divsChild>
                        <w:div w:id="7153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4631">
              <w:marLeft w:val="0"/>
              <w:marRight w:val="0"/>
              <w:marTop w:val="0"/>
              <w:marBottom w:val="0"/>
              <w:divBdr>
                <w:top w:val="none" w:sz="0" w:space="0" w:color="auto"/>
                <w:left w:val="none" w:sz="0" w:space="0" w:color="auto"/>
                <w:bottom w:val="none" w:sz="0" w:space="0" w:color="auto"/>
                <w:right w:val="none" w:sz="0" w:space="0" w:color="auto"/>
              </w:divBdr>
              <w:divsChild>
                <w:div w:id="1278636384">
                  <w:marLeft w:val="0"/>
                  <w:marRight w:val="0"/>
                  <w:marTop w:val="0"/>
                  <w:marBottom w:val="0"/>
                  <w:divBdr>
                    <w:top w:val="none" w:sz="0" w:space="0" w:color="auto"/>
                    <w:left w:val="none" w:sz="0" w:space="0" w:color="auto"/>
                    <w:bottom w:val="none" w:sz="0" w:space="0" w:color="auto"/>
                    <w:right w:val="none" w:sz="0" w:space="0" w:color="auto"/>
                  </w:divBdr>
                  <w:divsChild>
                    <w:div w:id="393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1285">
              <w:marLeft w:val="0"/>
              <w:marRight w:val="0"/>
              <w:marTop w:val="0"/>
              <w:marBottom w:val="0"/>
              <w:divBdr>
                <w:top w:val="none" w:sz="0" w:space="0" w:color="auto"/>
                <w:left w:val="none" w:sz="0" w:space="0" w:color="auto"/>
                <w:bottom w:val="none" w:sz="0" w:space="0" w:color="auto"/>
                <w:right w:val="none" w:sz="0" w:space="0" w:color="auto"/>
              </w:divBdr>
              <w:divsChild>
                <w:div w:id="1573350832">
                  <w:marLeft w:val="0"/>
                  <w:marRight w:val="0"/>
                  <w:marTop w:val="0"/>
                  <w:marBottom w:val="0"/>
                  <w:divBdr>
                    <w:top w:val="none" w:sz="0" w:space="0" w:color="auto"/>
                    <w:left w:val="none" w:sz="0" w:space="0" w:color="auto"/>
                    <w:bottom w:val="none" w:sz="0" w:space="0" w:color="auto"/>
                    <w:right w:val="none" w:sz="0" w:space="0" w:color="auto"/>
                  </w:divBdr>
                </w:div>
              </w:divsChild>
            </w:div>
            <w:div w:id="882715511">
              <w:marLeft w:val="0"/>
              <w:marRight w:val="0"/>
              <w:marTop w:val="0"/>
              <w:marBottom w:val="0"/>
              <w:divBdr>
                <w:top w:val="none" w:sz="0" w:space="0" w:color="auto"/>
                <w:left w:val="none" w:sz="0" w:space="0" w:color="auto"/>
                <w:bottom w:val="none" w:sz="0" w:space="0" w:color="auto"/>
                <w:right w:val="none" w:sz="0" w:space="0" w:color="auto"/>
              </w:divBdr>
              <w:divsChild>
                <w:div w:id="1877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9062">
          <w:marLeft w:val="0"/>
          <w:marRight w:val="0"/>
          <w:marTop w:val="0"/>
          <w:marBottom w:val="0"/>
          <w:divBdr>
            <w:top w:val="none" w:sz="0" w:space="0" w:color="auto"/>
            <w:left w:val="none" w:sz="0" w:space="0" w:color="auto"/>
            <w:bottom w:val="none" w:sz="0" w:space="0" w:color="auto"/>
            <w:right w:val="none" w:sz="0" w:space="0" w:color="auto"/>
          </w:divBdr>
          <w:divsChild>
            <w:div w:id="442500266">
              <w:marLeft w:val="0"/>
              <w:marRight w:val="0"/>
              <w:marTop w:val="0"/>
              <w:marBottom w:val="0"/>
              <w:divBdr>
                <w:top w:val="none" w:sz="0" w:space="0" w:color="auto"/>
                <w:left w:val="none" w:sz="0" w:space="0" w:color="auto"/>
                <w:bottom w:val="none" w:sz="0" w:space="0" w:color="auto"/>
                <w:right w:val="none" w:sz="0" w:space="0" w:color="auto"/>
              </w:divBdr>
              <w:divsChild>
                <w:div w:id="662974434">
                  <w:marLeft w:val="0"/>
                  <w:marRight w:val="0"/>
                  <w:marTop w:val="0"/>
                  <w:marBottom w:val="0"/>
                  <w:divBdr>
                    <w:top w:val="none" w:sz="0" w:space="0" w:color="auto"/>
                    <w:left w:val="none" w:sz="0" w:space="0" w:color="auto"/>
                    <w:bottom w:val="none" w:sz="0" w:space="0" w:color="auto"/>
                    <w:right w:val="none" w:sz="0" w:space="0" w:color="auto"/>
                  </w:divBdr>
                </w:div>
              </w:divsChild>
            </w:div>
            <w:div w:id="941717624">
              <w:marLeft w:val="0"/>
              <w:marRight w:val="0"/>
              <w:marTop w:val="0"/>
              <w:marBottom w:val="0"/>
              <w:divBdr>
                <w:top w:val="none" w:sz="0" w:space="0" w:color="auto"/>
                <w:left w:val="none" w:sz="0" w:space="0" w:color="auto"/>
                <w:bottom w:val="none" w:sz="0" w:space="0" w:color="auto"/>
                <w:right w:val="none" w:sz="0" w:space="0" w:color="auto"/>
              </w:divBdr>
              <w:divsChild>
                <w:div w:id="1618678250">
                  <w:marLeft w:val="0"/>
                  <w:marRight w:val="0"/>
                  <w:marTop w:val="0"/>
                  <w:marBottom w:val="0"/>
                  <w:divBdr>
                    <w:top w:val="none" w:sz="0" w:space="0" w:color="auto"/>
                    <w:left w:val="none" w:sz="0" w:space="0" w:color="auto"/>
                    <w:bottom w:val="none" w:sz="0" w:space="0" w:color="auto"/>
                    <w:right w:val="none" w:sz="0" w:space="0" w:color="auto"/>
                  </w:divBdr>
                  <w:divsChild>
                    <w:div w:id="6591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4919">
              <w:marLeft w:val="0"/>
              <w:marRight w:val="0"/>
              <w:marTop w:val="0"/>
              <w:marBottom w:val="0"/>
              <w:divBdr>
                <w:top w:val="none" w:sz="0" w:space="0" w:color="auto"/>
                <w:left w:val="none" w:sz="0" w:space="0" w:color="auto"/>
                <w:bottom w:val="none" w:sz="0" w:space="0" w:color="auto"/>
                <w:right w:val="none" w:sz="0" w:space="0" w:color="auto"/>
              </w:divBdr>
              <w:divsChild>
                <w:div w:id="727194535">
                  <w:marLeft w:val="0"/>
                  <w:marRight w:val="0"/>
                  <w:marTop w:val="0"/>
                  <w:marBottom w:val="0"/>
                  <w:divBdr>
                    <w:top w:val="none" w:sz="0" w:space="0" w:color="auto"/>
                    <w:left w:val="none" w:sz="0" w:space="0" w:color="auto"/>
                    <w:bottom w:val="none" w:sz="0" w:space="0" w:color="auto"/>
                    <w:right w:val="none" w:sz="0" w:space="0" w:color="auto"/>
                  </w:divBdr>
                  <w:divsChild>
                    <w:div w:id="1746537300">
                      <w:marLeft w:val="0"/>
                      <w:marRight w:val="0"/>
                      <w:marTop w:val="0"/>
                      <w:marBottom w:val="0"/>
                      <w:divBdr>
                        <w:top w:val="none" w:sz="0" w:space="0" w:color="auto"/>
                        <w:left w:val="none" w:sz="0" w:space="0" w:color="auto"/>
                        <w:bottom w:val="none" w:sz="0" w:space="0" w:color="auto"/>
                        <w:right w:val="none" w:sz="0" w:space="0" w:color="auto"/>
                      </w:divBdr>
                      <w:divsChild>
                        <w:div w:id="13515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2695">
                  <w:marLeft w:val="0"/>
                  <w:marRight w:val="0"/>
                  <w:marTop w:val="0"/>
                  <w:marBottom w:val="0"/>
                  <w:divBdr>
                    <w:top w:val="none" w:sz="0" w:space="0" w:color="auto"/>
                    <w:left w:val="none" w:sz="0" w:space="0" w:color="auto"/>
                    <w:bottom w:val="none" w:sz="0" w:space="0" w:color="auto"/>
                    <w:right w:val="none" w:sz="0" w:space="0" w:color="auto"/>
                  </w:divBdr>
                  <w:divsChild>
                    <w:div w:id="650140777">
                      <w:marLeft w:val="0"/>
                      <w:marRight w:val="0"/>
                      <w:marTop w:val="0"/>
                      <w:marBottom w:val="0"/>
                      <w:divBdr>
                        <w:top w:val="none" w:sz="0" w:space="0" w:color="auto"/>
                        <w:left w:val="none" w:sz="0" w:space="0" w:color="auto"/>
                        <w:bottom w:val="none" w:sz="0" w:space="0" w:color="auto"/>
                        <w:right w:val="none" w:sz="0" w:space="0" w:color="auto"/>
                      </w:divBdr>
                      <w:divsChild>
                        <w:div w:id="11069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15282">
          <w:marLeft w:val="0"/>
          <w:marRight w:val="0"/>
          <w:marTop w:val="0"/>
          <w:marBottom w:val="0"/>
          <w:divBdr>
            <w:top w:val="none" w:sz="0" w:space="0" w:color="auto"/>
            <w:left w:val="none" w:sz="0" w:space="0" w:color="auto"/>
            <w:bottom w:val="none" w:sz="0" w:space="0" w:color="auto"/>
            <w:right w:val="none" w:sz="0" w:space="0" w:color="auto"/>
          </w:divBdr>
          <w:divsChild>
            <w:div w:id="954409650">
              <w:marLeft w:val="0"/>
              <w:marRight w:val="0"/>
              <w:marTop w:val="0"/>
              <w:marBottom w:val="0"/>
              <w:divBdr>
                <w:top w:val="none" w:sz="0" w:space="0" w:color="auto"/>
                <w:left w:val="none" w:sz="0" w:space="0" w:color="auto"/>
                <w:bottom w:val="none" w:sz="0" w:space="0" w:color="auto"/>
                <w:right w:val="none" w:sz="0" w:space="0" w:color="auto"/>
              </w:divBdr>
              <w:divsChild>
                <w:div w:id="1698506456">
                  <w:marLeft w:val="0"/>
                  <w:marRight w:val="0"/>
                  <w:marTop w:val="0"/>
                  <w:marBottom w:val="0"/>
                  <w:divBdr>
                    <w:top w:val="none" w:sz="0" w:space="0" w:color="auto"/>
                    <w:left w:val="none" w:sz="0" w:space="0" w:color="auto"/>
                    <w:bottom w:val="none" w:sz="0" w:space="0" w:color="auto"/>
                    <w:right w:val="none" w:sz="0" w:space="0" w:color="auto"/>
                  </w:divBdr>
                  <w:divsChild>
                    <w:div w:id="9789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5427">
              <w:marLeft w:val="0"/>
              <w:marRight w:val="0"/>
              <w:marTop w:val="0"/>
              <w:marBottom w:val="0"/>
              <w:divBdr>
                <w:top w:val="none" w:sz="0" w:space="0" w:color="auto"/>
                <w:left w:val="none" w:sz="0" w:space="0" w:color="auto"/>
                <w:bottom w:val="none" w:sz="0" w:space="0" w:color="auto"/>
                <w:right w:val="none" w:sz="0" w:space="0" w:color="auto"/>
              </w:divBdr>
              <w:divsChild>
                <w:div w:id="148910432">
                  <w:marLeft w:val="0"/>
                  <w:marRight w:val="0"/>
                  <w:marTop w:val="0"/>
                  <w:marBottom w:val="0"/>
                  <w:divBdr>
                    <w:top w:val="none" w:sz="0" w:space="0" w:color="auto"/>
                    <w:left w:val="none" w:sz="0" w:space="0" w:color="auto"/>
                    <w:bottom w:val="none" w:sz="0" w:space="0" w:color="auto"/>
                    <w:right w:val="none" w:sz="0" w:space="0" w:color="auto"/>
                  </w:divBdr>
                </w:div>
                <w:div w:id="1351835461">
                  <w:marLeft w:val="0"/>
                  <w:marRight w:val="0"/>
                  <w:marTop w:val="0"/>
                  <w:marBottom w:val="0"/>
                  <w:divBdr>
                    <w:top w:val="none" w:sz="0" w:space="0" w:color="auto"/>
                    <w:left w:val="none" w:sz="0" w:space="0" w:color="auto"/>
                    <w:bottom w:val="none" w:sz="0" w:space="0" w:color="auto"/>
                    <w:right w:val="none" w:sz="0" w:space="0" w:color="auto"/>
                  </w:divBdr>
                </w:div>
                <w:div w:id="1627734740">
                  <w:marLeft w:val="0"/>
                  <w:marRight w:val="0"/>
                  <w:marTop w:val="0"/>
                  <w:marBottom w:val="0"/>
                  <w:divBdr>
                    <w:top w:val="none" w:sz="0" w:space="0" w:color="auto"/>
                    <w:left w:val="none" w:sz="0" w:space="0" w:color="auto"/>
                    <w:bottom w:val="none" w:sz="0" w:space="0" w:color="auto"/>
                    <w:right w:val="none" w:sz="0" w:space="0" w:color="auto"/>
                  </w:divBdr>
                </w:div>
              </w:divsChild>
            </w:div>
            <w:div w:id="1522741164">
              <w:marLeft w:val="0"/>
              <w:marRight w:val="0"/>
              <w:marTop w:val="0"/>
              <w:marBottom w:val="0"/>
              <w:divBdr>
                <w:top w:val="none" w:sz="0" w:space="0" w:color="auto"/>
                <w:left w:val="none" w:sz="0" w:space="0" w:color="auto"/>
                <w:bottom w:val="none" w:sz="0" w:space="0" w:color="auto"/>
                <w:right w:val="none" w:sz="0" w:space="0" w:color="auto"/>
              </w:divBdr>
              <w:divsChild>
                <w:div w:id="5647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9296">
          <w:marLeft w:val="0"/>
          <w:marRight w:val="0"/>
          <w:marTop w:val="0"/>
          <w:marBottom w:val="0"/>
          <w:divBdr>
            <w:top w:val="none" w:sz="0" w:space="0" w:color="auto"/>
            <w:left w:val="none" w:sz="0" w:space="0" w:color="auto"/>
            <w:bottom w:val="none" w:sz="0" w:space="0" w:color="auto"/>
            <w:right w:val="none" w:sz="0" w:space="0" w:color="auto"/>
          </w:divBdr>
          <w:divsChild>
            <w:div w:id="1106345165">
              <w:marLeft w:val="0"/>
              <w:marRight w:val="0"/>
              <w:marTop w:val="0"/>
              <w:marBottom w:val="0"/>
              <w:divBdr>
                <w:top w:val="none" w:sz="0" w:space="0" w:color="auto"/>
                <w:left w:val="none" w:sz="0" w:space="0" w:color="auto"/>
                <w:bottom w:val="none" w:sz="0" w:space="0" w:color="auto"/>
                <w:right w:val="none" w:sz="0" w:space="0" w:color="auto"/>
              </w:divBdr>
              <w:divsChild>
                <w:div w:id="620767830">
                  <w:marLeft w:val="0"/>
                  <w:marRight w:val="0"/>
                  <w:marTop w:val="0"/>
                  <w:marBottom w:val="0"/>
                  <w:divBdr>
                    <w:top w:val="none" w:sz="0" w:space="0" w:color="auto"/>
                    <w:left w:val="none" w:sz="0" w:space="0" w:color="auto"/>
                    <w:bottom w:val="none" w:sz="0" w:space="0" w:color="auto"/>
                    <w:right w:val="none" w:sz="0" w:space="0" w:color="auto"/>
                  </w:divBdr>
                </w:div>
              </w:divsChild>
            </w:div>
            <w:div w:id="2063871477">
              <w:marLeft w:val="0"/>
              <w:marRight w:val="0"/>
              <w:marTop w:val="0"/>
              <w:marBottom w:val="0"/>
              <w:divBdr>
                <w:top w:val="none" w:sz="0" w:space="0" w:color="auto"/>
                <w:left w:val="none" w:sz="0" w:space="0" w:color="auto"/>
                <w:bottom w:val="none" w:sz="0" w:space="0" w:color="auto"/>
                <w:right w:val="none" w:sz="0" w:space="0" w:color="auto"/>
              </w:divBdr>
              <w:divsChild>
                <w:div w:id="1493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3787">
          <w:marLeft w:val="0"/>
          <w:marRight w:val="0"/>
          <w:marTop w:val="0"/>
          <w:marBottom w:val="0"/>
          <w:divBdr>
            <w:top w:val="none" w:sz="0" w:space="0" w:color="auto"/>
            <w:left w:val="none" w:sz="0" w:space="0" w:color="auto"/>
            <w:bottom w:val="none" w:sz="0" w:space="0" w:color="auto"/>
            <w:right w:val="none" w:sz="0" w:space="0" w:color="auto"/>
          </w:divBdr>
          <w:divsChild>
            <w:div w:id="152376513">
              <w:marLeft w:val="0"/>
              <w:marRight w:val="0"/>
              <w:marTop w:val="0"/>
              <w:marBottom w:val="0"/>
              <w:divBdr>
                <w:top w:val="none" w:sz="0" w:space="0" w:color="auto"/>
                <w:left w:val="none" w:sz="0" w:space="0" w:color="auto"/>
                <w:bottom w:val="none" w:sz="0" w:space="0" w:color="auto"/>
                <w:right w:val="none" w:sz="0" w:space="0" w:color="auto"/>
              </w:divBdr>
              <w:divsChild>
                <w:div w:id="43605943">
                  <w:marLeft w:val="0"/>
                  <w:marRight w:val="0"/>
                  <w:marTop w:val="0"/>
                  <w:marBottom w:val="0"/>
                  <w:divBdr>
                    <w:top w:val="none" w:sz="0" w:space="0" w:color="auto"/>
                    <w:left w:val="none" w:sz="0" w:space="0" w:color="auto"/>
                    <w:bottom w:val="none" w:sz="0" w:space="0" w:color="auto"/>
                    <w:right w:val="none" w:sz="0" w:space="0" w:color="auto"/>
                  </w:divBdr>
                  <w:divsChild>
                    <w:div w:id="670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7924">
              <w:marLeft w:val="0"/>
              <w:marRight w:val="0"/>
              <w:marTop w:val="0"/>
              <w:marBottom w:val="0"/>
              <w:divBdr>
                <w:top w:val="none" w:sz="0" w:space="0" w:color="auto"/>
                <w:left w:val="none" w:sz="0" w:space="0" w:color="auto"/>
                <w:bottom w:val="none" w:sz="0" w:space="0" w:color="auto"/>
                <w:right w:val="none" w:sz="0" w:space="0" w:color="auto"/>
              </w:divBdr>
              <w:divsChild>
                <w:div w:id="834423096">
                  <w:marLeft w:val="0"/>
                  <w:marRight w:val="0"/>
                  <w:marTop w:val="0"/>
                  <w:marBottom w:val="0"/>
                  <w:divBdr>
                    <w:top w:val="none" w:sz="0" w:space="0" w:color="auto"/>
                    <w:left w:val="none" w:sz="0" w:space="0" w:color="auto"/>
                    <w:bottom w:val="none" w:sz="0" w:space="0" w:color="auto"/>
                    <w:right w:val="none" w:sz="0" w:space="0" w:color="auto"/>
                  </w:divBdr>
                </w:div>
              </w:divsChild>
            </w:div>
            <w:div w:id="426972440">
              <w:marLeft w:val="0"/>
              <w:marRight w:val="0"/>
              <w:marTop w:val="0"/>
              <w:marBottom w:val="0"/>
              <w:divBdr>
                <w:top w:val="none" w:sz="0" w:space="0" w:color="auto"/>
                <w:left w:val="none" w:sz="0" w:space="0" w:color="auto"/>
                <w:bottom w:val="none" w:sz="0" w:space="0" w:color="auto"/>
                <w:right w:val="none" w:sz="0" w:space="0" w:color="auto"/>
              </w:divBdr>
              <w:divsChild>
                <w:div w:id="356276901">
                  <w:marLeft w:val="0"/>
                  <w:marRight w:val="0"/>
                  <w:marTop w:val="0"/>
                  <w:marBottom w:val="0"/>
                  <w:divBdr>
                    <w:top w:val="none" w:sz="0" w:space="0" w:color="auto"/>
                    <w:left w:val="none" w:sz="0" w:space="0" w:color="auto"/>
                    <w:bottom w:val="none" w:sz="0" w:space="0" w:color="auto"/>
                    <w:right w:val="none" w:sz="0" w:space="0" w:color="auto"/>
                  </w:divBdr>
                  <w:divsChild>
                    <w:div w:id="26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5618">
              <w:marLeft w:val="0"/>
              <w:marRight w:val="0"/>
              <w:marTop w:val="0"/>
              <w:marBottom w:val="0"/>
              <w:divBdr>
                <w:top w:val="none" w:sz="0" w:space="0" w:color="auto"/>
                <w:left w:val="none" w:sz="0" w:space="0" w:color="auto"/>
                <w:bottom w:val="none" w:sz="0" w:space="0" w:color="auto"/>
                <w:right w:val="none" w:sz="0" w:space="0" w:color="auto"/>
              </w:divBdr>
              <w:divsChild>
                <w:div w:id="571039882">
                  <w:marLeft w:val="0"/>
                  <w:marRight w:val="0"/>
                  <w:marTop w:val="0"/>
                  <w:marBottom w:val="0"/>
                  <w:divBdr>
                    <w:top w:val="none" w:sz="0" w:space="0" w:color="auto"/>
                    <w:left w:val="none" w:sz="0" w:space="0" w:color="auto"/>
                    <w:bottom w:val="none" w:sz="0" w:space="0" w:color="auto"/>
                    <w:right w:val="none" w:sz="0" w:space="0" w:color="auto"/>
                  </w:divBdr>
                  <w:divsChild>
                    <w:div w:id="3282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1184">
              <w:marLeft w:val="0"/>
              <w:marRight w:val="0"/>
              <w:marTop w:val="0"/>
              <w:marBottom w:val="0"/>
              <w:divBdr>
                <w:top w:val="none" w:sz="0" w:space="0" w:color="auto"/>
                <w:left w:val="none" w:sz="0" w:space="0" w:color="auto"/>
                <w:bottom w:val="none" w:sz="0" w:space="0" w:color="auto"/>
                <w:right w:val="none" w:sz="0" w:space="0" w:color="auto"/>
              </w:divBdr>
              <w:divsChild>
                <w:div w:id="1096167663">
                  <w:marLeft w:val="0"/>
                  <w:marRight w:val="0"/>
                  <w:marTop w:val="0"/>
                  <w:marBottom w:val="0"/>
                  <w:divBdr>
                    <w:top w:val="none" w:sz="0" w:space="0" w:color="auto"/>
                    <w:left w:val="none" w:sz="0" w:space="0" w:color="auto"/>
                    <w:bottom w:val="none" w:sz="0" w:space="0" w:color="auto"/>
                    <w:right w:val="none" w:sz="0" w:space="0" w:color="auto"/>
                  </w:divBdr>
                </w:div>
              </w:divsChild>
            </w:div>
            <w:div w:id="1255745078">
              <w:marLeft w:val="0"/>
              <w:marRight w:val="0"/>
              <w:marTop w:val="0"/>
              <w:marBottom w:val="0"/>
              <w:divBdr>
                <w:top w:val="none" w:sz="0" w:space="0" w:color="auto"/>
                <w:left w:val="none" w:sz="0" w:space="0" w:color="auto"/>
                <w:bottom w:val="none" w:sz="0" w:space="0" w:color="auto"/>
                <w:right w:val="none" w:sz="0" w:space="0" w:color="auto"/>
              </w:divBdr>
              <w:divsChild>
                <w:div w:id="1478301461">
                  <w:marLeft w:val="0"/>
                  <w:marRight w:val="0"/>
                  <w:marTop w:val="0"/>
                  <w:marBottom w:val="0"/>
                  <w:divBdr>
                    <w:top w:val="none" w:sz="0" w:space="0" w:color="auto"/>
                    <w:left w:val="none" w:sz="0" w:space="0" w:color="auto"/>
                    <w:bottom w:val="none" w:sz="0" w:space="0" w:color="auto"/>
                    <w:right w:val="none" w:sz="0" w:space="0" w:color="auto"/>
                  </w:divBdr>
                  <w:divsChild>
                    <w:div w:id="629558893">
                      <w:marLeft w:val="0"/>
                      <w:marRight w:val="0"/>
                      <w:marTop w:val="0"/>
                      <w:marBottom w:val="0"/>
                      <w:divBdr>
                        <w:top w:val="none" w:sz="0" w:space="0" w:color="auto"/>
                        <w:left w:val="none" w:sz="0" w:space="0" w:color="auto"/>
                        <w:bottom w:val="none" w:sz="0" w:space="0" w:color="auto"/>
                        <w:right w:val="none" w:sz="0" w:space="0" w:color="auto"/>
                      </w:divBdr>
                      <w:divsChild>
                        <w:div w:id="3246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5304">
                  <w:marLeft w:val="0"/>
                  <w:marRight w:val="0"/>
                  <w:marTop w:val="0"/>
                  <w:marBottom w:val="0"/>
                  <w:divBdr>
                    <w:top w:val="none" w:sz="0" w:space="0" w:color="auto"/>
                    <w:left w:val="none" w:sz="0" w:space="0" w:color="auto"/>
                    <w:bottom w:val="none" w:sz="0" w:space="0" w:color="auto"/>
                    <w:right w:val="none" w:sz="0" w:space="0" w:color="auto"/>
                  </w:divBdr>
                  <w:divsChild>
                    <w:div w:id="1087847868">
                      <w:marLeft w:val="0"/>
                      <w:marRight w:val="0"/>
                      <w:marTop w:val="0"/>
                      <w:marBottom w:val="0"/>
                      <w:divBdr>
                        <w:top w:val="none" w:sz="0" w:space="0" w:color="auto"/>
                        <w:left w:val="none" w:sz="0" w:space="0" w:color="auto"/>
                        <w:bottom w:val="none" w:sz="0" w:space="0" w:color="auto"/>
                        <w:right w:val="none" w:sz="0" w:space="0" w:color="auto"/>
                      </w:divBdr>
                      <w:divsChild>
                        <w:div w:id="498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88034">
          <w:marLeft w:val="0"/>
          <w:marRight w:val="0"/>
          <w:marTop w:val="0"/>
          <w:marBottom w:val="0"/>
          <w:divBdr>
            <w:top w:val="none" w:sz="0" w:space="0" w:color="auto"/>
            <w:left w:val="none" w:sz="0" w:space="0" w:color="auto"/>
            <w:bottom w:val="none" w:sz="0" w:space="0" w:color="auto"/>
            <w:right w:val="none" w:sz="0" w:space="0" w:color="auto"/>
          </w:divBdr>
          <w:divsChild>
            <w:div w:id="612398105">
              <w:marLeft w:val="0"/>
              <w:marRight w:val="0"/>
              <w:marTop w:val="0"/>
              <w:marBottom w:val="0"/>
              <w:divBdr>
                <w:top w:val="none" w:sz="0" w:space="0" w:color="auto"/>
                <w:left w:val="none" w:sz="0" w:space="0" w:color="auto"/>
                <w:bottom w:val="none" w:sz="0" w:space="0" w:color="auto"/>
                <w:right w:val="none" w:sz="0" w:space="0" w:color="auto"/>
              </w:divBdr>
              <w:divsChild>
                <w:div w:id="187330685">
                  <w:marLeft w:val="0"/>
                  <w:marRight w:val="0"/>
                  <w:marTop w:val="0"/>
                  <w:marBottom w:val="0"/>
                  <w:divBdr>
                    <w:top w:val="none" w:sz="0" w:space="0" w:color="auto"/>
                    <w:left w:val="none" w:sz="0" w:space="0" w:color="auto"/>
                    <w:bottom w:val="none" w:sz="0" w:space="0" w:color="auto"/>
                    <w:right w:val="none" w:sz="0" w:space="0" w:color="auto"/>
                  </w:divBdr>
                  <w:divsChild>
                    <w:div w:id="30666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6222">
              <w:marLeft w:val="0"/>
              <w:marRight w:val="0"/>
              <w:marTop w:val="0"/>
              <w:marBottom w:val="0"/>
              <w:divBdr>
                <w:top w:val="none" w:sz="0" w:space="0" w:color="auto"/>
                <w:left w:val="none" w:sz="0" w:space="0" w:color="auto"/>
                <w:bottom w:val="none" w:sz="0" w:space="0" w:color="auto"/>
                <w:right w:val="none" w:sz="0" w:space="0" w:color="auto"/>
              </w:divBdr>
              <w:divsChild>
                <w:div w:id="8721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3961">
          <w:marLeft w:val="0"/>
          <w:marRight w:val="0"/>
          <w:marTop w:val="0"/>
          <w:marBottom w:val="0"/>
          <w:divBdr>
            <w:top w:val="none" w:sz="0" w:space="0" w:color="auto"/>
            <w:left w:val="none" w:sz="0" w:space="0" w:color="auto"/>
            <w:bottom w:val="none" w:sz="0" w:space="0" w:color="auto"/>
            <w:right w:val="none" w:sz="0" w:space="0" w:color="auto"/>
          </w:divBdr>
          <w:divsChild>
            <w:div w:id="505634652">
              <w:marLeft w:val="0"/>
              <w:marRight w:val="0"/>
              <w:marTop w:val="0"/>
              <w:marBottom w:val="0"/>
              <w:divBdr>
                <w:top w:val="none" w:sz="0" w:space="0" w:color="auto"/>
                <w:left w:val="none" w:sz="0" w:space="0" w:color="auto"/>
                <w:bottom w:val="none" w:sz="0" w:space="0" w:color="auto"/>
                <w:right w:val="none" w:sz="0" w:space="0" w:color="auto"/>
              </w:divBdr>
              <w:divsChild>
                <w:div w:id="511722411">
                  <w:marLeft w:val="0"/>
                  <w:marRight w:val="0"/>
                  <w:marTop w:val="0"/>
                  <w:marBottom w:val="0"/>
                  <w:divBdr>
                    <w:top w:val="none" w:sz="0" w:space="0" w:color="auto"/>
                    <w:left w:val="none" w:sz="0" w:space="0" w:color="auto"/>
                    <w:bottom w:val="none" w:sz="0" w:space="0" w:color="auto"/>
                    <w:right w:val="none" w:sz="0" w:space="0" w:color="auto"/>
                  </w:divBdr>
                </w:div>
              </w:divsChild>
            </w:div>
            <w:div w:id="567111921">
              <w:marLeft w:val="0"/>
              <w:marRight w:val="0"/>
              <w:marTop w:val="0"/>
              <w:marBottom w:val="0"/>
              <w:divBdr>
                <w:top w:val="none" w:sz="0" w:space="0" w:color="auto"/>
                <w:left w:val="none" w:sz="0" w:space="0" w:color="auto"/>
                <w:bottom w:val="none" w:sz="0" w:space="0" w:color="auto"/>
                <w:right w:val="none" w:sz="0" w:space="0" w:color="auto"/>
              </w:divBdr>
              <w:divsChild>
                <w:div w:id="2005738956">
                  <w:marLeft w:val="0"/>
                  <w:marRight w:val="0"/>
                  <w:marTop w:val="0"/>
                  <w:marBottom w:val="0"/>
                  <w:divBdr>
                    <w:top w:val="none" w:sz="0" w:space="0" w:color="auto"/>
                    <w:left w:val="none" w:sz="0" w:space="0" w:color="auto"/>
                    <w:bottom w:val="none" w:sz="0" w:space="0" w:color="auto"/>
                    <w:right w:val="none" w:sz="0" w:space="0" w:color="auto"/>
                  </w:divBdr>
                </w:div>
              </w:divsChild>
            </w:div>
            <w:div w:id="891845780">
              <w:marLeft w:val="0"/>
              <w:marRight w:val="0"/>
              <w:marTop w:val="0"/>
              <w:marBottom w:val="0"/>
              <w:divBdr>
                <w:top w:val="none" w:sz="0" w:space="0" w:color="auto"/>
                <w:left w:val="none" w:sz="0" w:space="0" w:color="auto"/>
                <w:bottom w:val="none" w:sz="0" w:space="0" w:color="auto"/>
                <w:right w:val="none" w:sz="0" w:space="0" w:color="auto"/>
              </w:divBdr>
              <w:divsChild>
                <w:div w:id="774785280">
                  <w:marLeft w:val="0"/>
                  <w:marRight w:val="0"/>
                  <w:marTop w:val="0"/>
                  <w:marBottom w:val="0"/>
                  <w:divBdr>
                    <w:top w:val="none" w:sz="0" w:space="0" w:color="auto"/>
                    <w:left w:val="none" w:sz="0" w:space="0" w:color="auto"/>
                    <w:bottom w:val="none" w:sz="0" w:space="0" w:color="auto"/>
                    <w:right w:val="none" w:sz="0" w:space="0" w:color="auto"/>
                  </w:divBdr>
                </w:div>
              </w:divsChild>
            </w:div>
            <w:div w:id="1112164745">
              <w:marLeft w:val="0"/>
              <w:marRight w:val="0"/>
              <w:marTop w:val="0"/>
              <w:marBottom w:val="0"/>
              <w:divBdr>
                <w:top w:val="none" w:sz="0" w:space="0" w:color="auto"/>
                <w:left w:val="none" w:sz="0" w:space="0" w:color="auto"/>
                <w:bottom w:val="none" w:sz="0" w:space="0" w:color="auto"/>
                <w:right w:val="none" w:sz="0" w:space="0" w:color="auto"/>
              </w:divBdr>
              <w:divsChild>
                <w:div w:id="1876044271">
                  <w:marLeft w:val="0"/>
                  <w:marRight w:val="0"/>
                  <w:marTop w:val="0"/>
                  <w:marBottom w:val="0"/>
                  <w:divBdr>
                    <w:top w:val="none" w:sz="0" w:space="0" w:color="auto"/>
                    <w:left w:val="none" w:sz="0" w:space="0" w:color="auto"/>
                    <w:bottom w:val="none" w:sz="0" w:space="0" w:color="auto"/>
                    <w:right w:val="none" w:sz="0" w:space="0" w:color="auto"/>
                  </w:divBdr>
                </w:div>
              </w:divsChild>
            </w:div>
            <w:div w:id="1170176859">
              <w:marLeft w:val="0"/>
              <w:marRight w:val="0"/>
              <w:marTop w:val="0"/>
              <w:marBottom w:val="0"/>
              <w:divBdr>
                <w:top w:val="none" w:sz="0" w:space="0" w:color="auto"/>
                <w:left w:val="none" w:sz="0" w:space="0" w:color="auto"/>
                <w:bottom w:val="none" w:sz="0" w:space="0" w:color="auto"/>
                <w:right w:val="none" w:sz="0" w:space="0" w:color="auto"/>
              </w:divBdr>
              <w:divsChild>
                <w:div w:id="1772049245">
                  <w:marLeft w:val="0"/>
                  <w:marRight w:val="0"/>
                  <w:marTop w:val="0"/>
                  <w:marBottom w:val="0"/>
                  <w:divBdr>
                    <w:top w:val="none" w:sz="0" w:space="0" w:color="auto"/>
                    <w:left w:val="none" w:sz="0" w:space="0" w:color="auto"/>
                    <w:bottom w:val="none" w:sz="0" w:space="0" w:color="auto"/>
                    <w:right w:val="none" w:sz="0" w:space="0" w:color="auto"/>
                  </w:divBdr>
                </w:div>
              </w:divsChild>
            </w:div>
            <w:div w:id="1452356446">
              <w:marLeft w:val="0"/>
              <w:marRight w:val="0"/>
              <w:marTop w:val="0"/>
              <w:marBottom w:val="0"/>
              <w:divBdr>
                <w:top w:val="none" w:sz="0" w:space="0" w:color="auto"/>
                <w:left w:val="none" w:sz="0" w:space="0" w:color="auto"/>
                <w:bottom w:val="none" w:sz="0" w:space="0" w:color="auto"/>
                <w:right w:val="none" w:sz="0" w:space="0" w:color="auto"/>
              </w:divBdr>
              <w:divsChild>
                <w:div w:id="763064760">
                  <w:marLeft w:val="0"/>
                  <w:marRight w:val="0"/>
                  <w:marTop w:val="0"/>
                  <w:marBottom w:val="0"/>
                  <w:divBdr>
                    <w:top w:val="none" w:sz="0" w:space="0" w:color="auto"/>
                    <w:left w:val="none" w:sz="0" w:space="0" w:color="auto"/>
                    <w:bottom w:val="none" w:sz="0" w:space="0" w:color="auto"/>
                    <w:right w:val="none" w:sz="0" w:space="0" w:color="auto"/>
                  </w:divBdr>
                </w:div>
              </w:divsChild>
            </w:div>
            <w:div w:id="2100371799">
              <w:marLeft w:val="0"/>
              <w:marRight w:val="0"/>
              <w:marTop w:val="0"/>
              <w:marBottom w:val="0"/>
              <w:divBdr>
                <w:top w:val="none" w:sz="0" w:space="0" w:color="auto"/>
                <w:left w:val="none" w:sz="0" w:space="0" w:color="auto"/>
                <w:bottom w:val="none" w:sz="0" w:space="0" w:color="auto"/>
                <w:right w:val="none" w:sz="0" w:space="0" w:color="auto"/>
              </w:divBdr>
              <w:divsChild>
                <w:div w:id="7619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13454">
      <w:bodyDiv w:val="1"/>
      <w:marLeft w:val="0"/>
      <w:marRight w:val="0"/>
      <w:marTop w:val="0"/>
      <w:marBottom w:val="0"/>
      <w:divBdr>
        <w:top w:val="none" w:sz="0" w:space="0" w:color="auto"/>
        <w:left w:val="none" w:sz="0" w:space="0" w:color="auto"/>
        <w:bottom w:val="none" w:sz="0" w:space="0" w:color="auto"/>
        <w:right w:val="none" w:sz="0" w:space="0" w:color="auto"/>
      </w:divBdr>
      <w:divsChild>
        <w:div w:id="312368550">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sChild>
                <w:div w:id="6018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50080-240F-1340-9085-9BED5C2F5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22945</Words>
  <Characters>130788</Characters>
  <Application>Microsoft Macintosh Word</Application>
  <DocSecurity>4</DocSecurity>
  <Lines>1089</Lines>
  <Paragraphs>306</Paragraphs>
  <ScaleCrop>false</ScaleCrop>
  <Company>Excellerated Thinking, LLC</Company>
  <LinksUpToDate>false</LinksUpToDate>
  <CharactersWithSpaces>153427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Cordes</dc:creator>
  <cp:keywords/>
  <dc:description/>
  <cp:lastModifiedBy>Cordes, Stefan (NIH/NHLBI) [E]</cp:lastModifiedBy>
  <cp:revision>2</cp:revision>
  <cp:lastPrinted>2016-02-16T17:27:00Z</cp:lastPrinted>
  <dcterms:created xsi:type="dcterms:W3CDTF">2016-03-03T22:40:00Z</dcterms:created>
  <dcterms:modified xsi:type="dcterms:W3CDTF">2016-03-03T22:40:00Z</dcterms:modified>
</cp:coreProperties>
</file>